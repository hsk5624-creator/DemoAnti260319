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F0977" w14:textId="77777777" w:rsidR="00323896" w:rsidRPr="00323896" w:rsidRDefault="00323896" w:rsidP="00323896">
      <w:pPr>
        <w:rPr>
          <w:vanish/>
        </w:rPr>
      </w:pPr>
    </w:p>
    <w:tbl>
      <w:tblPr>
        <w:tblpPr w:leftFromText="142" w:rightFromText="142" w:vertAnchor="page" w:horzAnchor="margin" w:tblpY="6245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8"/>
        <w:gridCol w:w="1679"/>
        <w:gridCol w:w="1372"/>
        <w:gridCol w:w="2056"/>
        <w:gridCol w:w="1962"/>
      </w:tblGrid>
      <w:tr w:rsidR="001342E8" w14:paraId="5DC84DA0" w14:textId="77777777" w:rsidTr="002D0FD4">
        <w:trPr>
          <w:trHeight w:val="567"/>
        </w:trPr>
        <w:tc>
          <w:tcPr>
            <w:tcW w:w="8457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/>
            <w:vAlign w:val="center"/>
            <w:hideMark/>
          </w:tcPr>
          <w:p w14:paraId="083B1604" w14:textId="43F82359" w:rsidR="001342E8" w:rsidRDefault="00AC0D6D" w:rsidP="007B6FCA">
            <w:pPr>
              <w:tabs>
                <w:tab w:val="left" w:pos="7637"/>
              </w:tabs>
              <w:ind w:rightChars="-7" w:right="-17"/>
              <w:jc w:val="both"/>
              <w:rPr>
                <w:rFonts w:ascii="Arial" w:hAnsi="Arial" w:cs="Arial"/>
                <w:b/>
                <w:lang w:eastAsia="ko-KR"/>
              </w:rPr>
            </w:pPr>
            <w:r>
              <w:rPr>
                <w:rFonts w:ascii="Arial" w:hAnsi="Arial" w:cs="Arial"/>
                <w:b/>
                <w:lang w:eastAsia="ko-KR"/>
              </w:rPr>
              <w:t>Re</w:t>
            </w:r>
            <w:commentRangeStart w:id="0"/>
            <w:r w:rsidR="001342E8">
              <w:rPr>
                <w:rFonts w:ascii="Arial" w:hAnsi="Arial" w:cs="Arial"/>
                <w:b/>
                <w:lang w:eastAsia="ko-KR"/>
              </w:rPr>
              <w:t xml:space="preserve">view and Approval </w:t>
            </w:r>
            <w:commentRangeStart w:id="1"/>
            <w:r w:rsidR="001342E8">
              <w:rPr>
                <w:rFonts w:ascii="Arial" w:hAnsi="Arial" w:cs="Arial"/>
                <w:b/>
                <w:lang w:eastAsia="ko-KR"/>
              </w:rPr>
              <w:t>Signatures</w:t>
            </w:r>
            <w:commentRangeEnd w:id="0"/>
            <w:r w:rsidR="005E7E88">
              <w:rPr>
                <w:rStyle w:val="a8"/>
              </w:rPr>
              <w:commentReference w:id="0"/>
            </w:r>
            <w:commentRangeEnd w:id="1"/>
            <w:r w:rsidR="005E7E88">
              <w:rPr>
                <w:rStyle w:val="a8"/>
              </w:rPr>
              <w:commentReference w:id="1"/>
            </w:r>
          </w:p>
        </w:tc>
      </w:tr>
      <w:tr w:rsidR="001342E8" w14:paraId="75D4BF0C" w14:textId="77777777" w:rsidTr="002D0FD4">
        <w:trPr>
          <w:trHeight w:val="363"/>
        </w:trPr>
        <w:tc>
          <w:tcPr>
            <w:tcW w:w="13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856D97A" w14:textId="77777777" w:rsidR="001342E8" w:rsidRDefault="001342E8" w:rsidP="007B6FCA">
            <w:pPr>
              <w:jc w:val="center"/>
              <w:rPr>
                <w:rFonts w:ascii="Arial" w:hAnsi="Arial" w:cs="Arial"/>
                <w:b/>
                <w:sz w:val="18"/>
                <w:szCs w:val="16"/>
                <w:lang w:eastAsia="ko-KR"/>
              </w:rPr>
            </w:pPr>
            <w:r>
              <w:rPr>
                <w:rFonts w:ascii="Arial" w:hAnsi="Arial" w:cs="Arial"/>
                <w:b/>
                <w:sz w:val="18"/>
                <w:szCs w:val="16"/>
                <w:lang w:eastAsia="ko-KR"/>
              </w:rPr>
              <w:t>Classification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6E1FBCE" w14:textId="77777777" w:rsidR="001342E8" w:rsidRDefault="001342E8" w:rsidP="007B6FCA">
            <w:pPr>
              <w:jc w:val="center"/>
              <w:rPr>
                <w:rFonts w:ascii="Arial" w:hAnsi="Arial" w:cs="Arial"/>
                <w:b/>
                <w:sz w:val="18"/>
                <w:szCs w:val="16"/>
                <w:lang w:eastAsia="ko-KR"/>
              </w:rPr>
            </w:pPr>
            <w:r>
              <w:rPr>
                <w:rFonts w:ascii="Arial" w:hAnsi="Arial" w:cs="Arial"/>
                <w:b/>
                <w:sz w:val="18"/>
                <w:szCs w:val="16"/>
                <w:lang w:eastAsia="ko-KR"/>
              </w:rPr>
              <w:t>Div./Team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685E98D" w14:textId="77777777" w:rsidR="001342E8" w:rsidRDefault="001342E8" w:rsidP="007B6FCA">
            <w:pPr>
              <w:jc w:val="center"/>
              <w:rPr>
                <w:rFonts w:ascii="Arial" w:hAnsi="Arial" w:cs="Arial"/>
                <w:b/>
                <w:sz w:val="18"/>
                <w:szCs w:val="16"/>
                <w:lang w:eastAsia="ko-KR"/>
              </w:rPr>
            </w:pPr>
            <w:r>
              <w:rPr>
                <w:rFonts w:ascii="Arial" w:hAnsi="Arial" w:cs="Arial"/>
                <w:b/>
                <w:sz w:val="18"/>
                <w:szCs w:val="16"/>
                <w:lang w:eastAsia="ko-KR"/>
              </w:rPr>
              <w:t>Name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A5D8649" w14:textId="77777777" w:rsidR="001342E8" w:rsidRDefault="001342E8" w:rsidP="007B6FCA">
            <w:pPr>
              <w:jc w:val="center"/>
              <w:rPr>
                <w:rFonts w:ascii="Arial" w:hAnsi="Arial" w:cs="Arial"/>
                <w:b/>
                <w:sz w:val="18"/>
                <w:szCs w:val="16"/>
                <w:lang w:eastAsia="ko-KR"/>
              </w:rPr>
            </w:pPr>
            <w:r>
              <w:rPr>
                <w:rFonts w:ascii="Arial" w:hAnsi="Arial" w:cs="Arial"/>
                <w:b/>
                <w:sz w:val="18"/>
                <w:szCs w:val="16"/>
                <w:lang w:eastAsia="ko-KR"/>
              </w:rPr>
              <w:t>Signature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hideMark/>
          </w:tcPr>
          <w:p w14:paraId="50F583F9" w14:textId="77777777" w:rsidR="001342E8" w:rsidRDefault="001342E8" w:rsidP="007B6FCA">
            <w:pPr>
              <w:jc w:val="center"/>
              <w:rPr>
                <w:rFonts w:ascii="Arial" w:hAnsi="Arial" w:cs="Arial"/>
                <w:b/>
                <w:sz w:val="18"/>
                <w:szCs w:val="16"/>
                <w:lang w:eastAsia="ko-KR"/>
              </w:rPr>
            </w:pPr>
            <w:r>
              <w:rPr>
                <w:rFonts w:ascii="Arial" w:hAnsi="Arial" w:cs="Arial"/>
                <w:b/>
                <w:sz w:val="18"/>
                <w:szCs w:val="16"/>
                <w:lang w:eastAsia="ko-KR"/>
              </w:rPr>
              <w:t>Date</w:t>
            </w:r>
          </w:p>
        </w:tc>
      </w:tr>
      <w:tr w:rsidR="00AD4321" w14:paraId="1E01743D" w14:textId="77777777" w:rsidTr="002D0FD4">
        <w:trPr>
          <w:trHeight w:val="680"/>
        </w:trPr>
        <w:tc>
          <w:tcPr>
            <w:tcW w:w="13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21628" w14:textId="77777777" w:rsidR="00AD4321" w:rsidRDefault="00AD4321" w:rsidP="00AD4321">
            <w:pPr>
              <w:tabs>
                <w:tab w:val="left" w:pos="7637"/>
              </w:tabs>
              <w:ind w:rightChars="-7" w:right="-17"/>
              <w:jc w:val="both"/>
              <w:rPr>
                <w:rFonts w:ascii="Arial" w:hAnsi="Arial" w:cs="Arial"/>
                <w:b/>
                <w:sz w:val="18"/>
                <w:szCs w:val="20"/>
                <w:lang w:eastAsia="ko-KR"/>
              </w:rPr>
            </w:pPr>
            <w:r>
              <w:rPr>
                <w:rFonts w:ascii="Arial" w:hAnsi="Arial" w:cs="Arial"/>
                <w:b/>
                <w:sz w:val="18"/>
                <w:szCs w:val="20"/>
                <w:lang w:eastAsia="ko-KR"/>
              </w:rPr>
              <w:t>Prepared by: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904D4" w14:textId="77777777" w:rsidR="00AD4321" w:rsidRDefault="00AD4321" w:rsidP="00AD4321">
            <w:pPr>
              <w:tabs>
                <w:tab w:val="left" w:pos="7637"/>
              </w:tabs>
              <w:ind w:rightChars="-7" w:right="-17"/>
              <w:jc w:val="center"/>
              <w:rPr>
                <w:sz w:val="20"/>
                <w:szCs w:val="20"/>
                <w:lang w:eastAsia="ko-KR"/>
              </w:rPr>
            </w:pPr>
            <w:r w:rsidRPr="00714DE1">
              <w:rPr>
                <w:rFonts w:hint="eastAsia"/>
                <w:sz w:val="20"/>
                <w:szCs w:val="20"/>
                <w:lang w:eastAsia="ko-KR"/>
              </w:rPr>
              <w:t>Quality Assurance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AFC13" w14:textId="4516E41F" w:rsidR="00AD4321" w:rsidRDefault="002D0FD4" w:rsidP="005717E9">
            <w:pPr>
              <w:tabs>
                <w:tab w:val="left" w:pos="7637"/>
              </w:tabs>
              <w:ind w:rightChars="-7" w:right="-17"/>
              <w:jc w:val="center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작성자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5548C" w14:textId="77777777" w:rsidR="00AD4321" w:rsidRDefault="00AD4321" w:rsidP="00AD4321">
            <w:pPr>
              <w:tabs>
                <w:tab w:val="left" w:pos="7637"/>
              </w:tabs>
              <w:ind w:rightChars="-7" w:right="-17"/>
              <w:jc w:val="both"/>
              <w:rPr>
                <w:sz w:val="20"/>
                <w:szCs w:val="20"/>
                <w:lang w:eastAsia="ko-KR"/>
              </w:rPr>
            </w:pP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1394B10" w14:textId="77777777" w:rsidR="00AD4321" w:rsidRDefault="00AD4321" w:rsidP="00AD4321">
            <w:pPr>
              <w:tabs>
                <w:tab w:val="left" w:pos="7637"/>
              </w:tabs>
              <w:ind w:rightChars="-7" w:right="-17"/>
              <w:jc w:val="both"/>
              <w:rPr>
                <w:sz w:val="20"/>
                <w:szCs w:val="20"/>
                <w:lang w:eastAsia="ko-KR"/>
              </w:rPr>
            </w:pPr>
          </w:p>
        </w:tc>
      </w:tr>
      <w:tr w:rsidR="00033751" w14:paraId="388186A1" w14:textId="77777777" w:rsidTr="002D0FD4">
        <w:trPr>
          <w:trHeight w:val="680"/>
        </w:trPr>
        <w:tc>
          <w:tcPr>
            <w:tcW w:w="13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515AB" w14:textId="77777777" w:rsidR="00033751" w:rsidRDefault="00033751" w:rsidP="00033751">
            <w:pPr>
              <w:tabs>
                <w:tab w:val="left" w:pos="7637"/>
              </w:tabs>
              <w:ind w:rightChars="-7" w:right="-17"/>
              <w:jc w:val="both"/>
              <w:rPr>
                <w:rFonts w:ascii="Arial" w:hAnsi="Arial" w:cs="Arial"/>
                <w:b/>
                <w:sz w:val="18"/>
                <w:szCs w:val="20"/>
                <w:lang w:eastAsia="ko-KR"/>
              </w:rPr>
            </w:pPr>
            <w:r>
              <w:rPr>
                <w:rFonts w:ascii="Arial" w:hAnsi="Arial" w:cs="Arial"/>
                <w:b/>
                <w:sz w:val="18"/>
                <w:szCs w:val="20"/>
                <w:lang w:eastAsia="ko-KR"/>
              </w:rPr>
              <w:t>Reviewed by: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CF773" w14:textId="77777777" w:rsidR="00033751" w:rsidRDefault="00033751" w:rsidP="00033751">
            <w:pPr>
              <w:tabs>
                <w:tab w:val="left" w:pos="7637"/>
              </w:tabs>
              <w:ind w:rightChars="-7" w:right="-17"/>
              <w:jc w:val="center"/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>Process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D9E56" w14:textId="777C13D5" w:rsidR="00033751" w:rsidRDefault="002D0FD4" w:rsidP="00033751">
            <w:pPr>
              <w:tabs>
                <w:tab w:val="left" w:pos="7637"/>
              </w:tabs>
              <w:ind w:rightChars="-7" w:right="-17"/>
              <w:jc w:val="center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길원서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045D9" w14:textId="77777777" w:rsidR="00033751" w:rsidRDefault="00033751" w:rsidP="00033751">
            <w:pPr>
              <w:tabs>
                <w:tab w:val="left" w:pos="7637"/>
              </w:tabs>
              <w:ind w:rightChars="-7" w:right="-17"/>
              <w:jc w:val="both"/>
              <w:rPr>
                <w:sz w:val="20"/>
                <w:szCs w:val="20"/>
                <w:lang w:eastAsia="ko-KR"/>
              </w:rPr>
            </w:pP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64724B" w14:textId="77777777" w:rsidR="00033751" w:rsidRDefault="00033751" w:rsidP="00033751">
            <w:pPr>
              <w:tabs>
                <w:tab w:val="left" w:pos="7637"/>
              </w:tabs>
              <w:ind w:rightChars="-7" w:right="-17"/>
              <w:jc w:val="both"/>
              <w:rPr>
                <w:sz w:val="20"/>
                <w:szCs w:val="20"/>
                <w:lang w:eastAsia="ko-KR"/>
              </w:rPr>
            </w:pPr>
          </w:p>
        </w:tc>
      </w:tr>
      <w:tr w:rsidR="00AD4321" w14:paraId="7257C279" w14:textId="77777777" w:rsidTr="002D0FD4">
        <w:trPr>
          <w:trHeight w:val="680"/>
        </w:trPr>
        <w:tc>
          <w:tcPr>
            <w:tcW w:w="13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6B118" w14:textId="77777777" w:rsidR="00AD4321" w:rsidRDefault="00AD4321" w:rsidP="00AD4321">
            <w:pPr>
              <w:tabs>
                <w:tab w:val="left" w:pos="7637"/>
              </w:tabs>
              <w:ind w:rightChars="-7" w:right="-17"/>
              <w:jc w:val="both"/>
              <w:rPr>
                <w:rFonts w:ascii="Arial" w:hAnsi="Arial" w:cs="Arial"/>
                <w:b/>
                <w:sz w:val="18"/>
                <w:szCs w:val="20"/>
                <w:lang w:eastAsia="ko-KR"/>
              </w:rPr>
            </w:pPr>
            <w:r>
              <w:rPr>
                <w:rFonts w:ascii="Arial" w:hAnsi="Arial" w:cs="Arial"/>
                <w:b/>
                <w:sz w:val="18"/>
                <w:szCs w:val="20"/>
                <w:lang w:eastAsia="ko-KR"/>
              </w:rPr>
              <w:t>Reviewed by: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4C10E" w14:textId="77777777" w:rsidR="00AD4321" w:rsidRDefault="00AD4321" w:rsidP="00AD4321">
            <w:pPr>
              <w:tabs>
                <w:tab w:val="left" w:pos="7637"/>
              </w:tabs>
              <w:ind w:rightChars="-7" w:right="-17"/>
              <w:jc w:val="center"/>
              <w:rPr>
                <w:sz w:val="20"/>
                <w:szCs w:val="20"/>
                <w:lang w:eastAsia="ko-KR"/>
              </w:rPr>
            </w:pPr>
            <w:r w:rsidRPr="00714DE1">
              <w:rPr>
                <w:rFonts w:hint="eastAsia"/>
                <w:sz w:val="20"/>
                <w:szCs w:val="20"/>
                <w:lang w:eastAsia="ko-KR"/>
              </w:rPr>
              <w:t xml:space="preserve">Quality </w:t>
            </w:r>
            <w:r>
              <w:rPr>
                <w:rFonts w:hint="eastAsia"/>
                <w:sz w:val="20"/>
                <w:szCs w:val="20"/>
                <w:lang w:eastAsia="ko-KR"/>
              </w:rPr>
              <w:t>Control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F2008" w14:textId="02B2ED7D" w:rsidR="00AD4321" w:rsidRDefault="002D0FD4" w:rsidP="00AD4321">
            <w:pPr>
              <w:tabs>
                <w:tab w:val="left" w:pos="7637"/>
              </w:tabs>
              <w:ind w:rightChars="-7" w:right="-17"/>
              <w:jc w:val="center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정영대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CCD1E" w14:textId="77777777" w:rsidR="00AD4321" w:rsidRDefault="00AD4321" w:rsidP="00AD4321">
            <w:pPr>
              <w:tabs>
                <w:tab w:val="left" w:pos="7637"/>
              </w:tabs>
              <w:ind w:rightChars="-7" w:right="-17"/>
              <w:jc w:val="both"/>
              <w:rPr>
                <w:sz w:val="20"/>
                <w:szCs w:val="20"/>
                <w:lang w:eastAsia="ko-KR"/>
              </w:rPr>
            </w:pP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895B545" w14:textId="77777777" w:rsidR="00AD4321" w:rsidRDefault="00AD4321" w:rsidP="00AD4321">
            <w:pPr>
              <w:tabs>
                <w:tab w:val="left" w:pos="7637"/>
              </w:tabs>
              <w:ind w:rightChars="-7" w:right="-17"/>
              <w:jc w:val="both"/>
              <w:rPr>
                <w:sz w:val="20"/>
                <w:szCs w:val="20"/>
                <w:lang w:eastAsia="ko-KR"/>
              </w:rPr>
            </w:pPr>
          </w:p>
        </w:tc>
      </w:tr>
      <w:tr w:rsidR="00033751" w14:paraId="08CFDD81" w14:textId="77777777" w:rsidTr="002D0FD4">
        <w:trPr>
          <w:trHeight w:val="680"/>
        </w:trPr>
        <w:tc>
          <w:tcPr>
            <w:tcW w:w="13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C94D1" w14:textId="77777777" w:rsidR="00033751" w:rsidRDefault="00033751" w:rsidP="00033751">
            <w:pPr>
              <w:tabs>
                <w:tab w:val="left" w:pos="7637"/>
              </w:tabs>
              <w:ind w:rightChars="-7" w:right="-17"/>
              <w:jc w:val="both"/>
              <w:rPr>
                <w:rFonts w:ascii="Arial" w:hAnsi="Arial" w:cs="Arial"/>
                <w:b/>
                <w:sz w:val="18"/>
                <w:szCs w:val="20"/>
                <w:lang w:eastAsia="ko-KR"/>
              </w:rPr>
            </w:pPr>
            <w:r>
              <w:rPr>
                <w:rFonts w:ascii="Arial" w:hAnsi="Arial" w:cs="Arial"/>
                <w:b/>
                <w:sz w:val="18"/>
                <w:szCs w:val="20"/>
                <w:lang w:eastAsia="ko-KR"/>
              </w:rPr>
              <w:t>Reviewed by: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5EF50" w14:textId="77777777" w:rsidR="00033751" w:rsidRDefault="00033751" w:rsidP="00033751">
            <w:pPr>
              <w:tabs>
                <w:tab w:val="left" w:pos="7637"/>
              </w:tabs>
              <w:ind w:rightChars="-7" w:right="-17"/>
              <w:jc w:val="center"/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>Manufacturing Manager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AC4A6" w14:textId="25F00F27" w:rsidR="00033751" w:rsidRDefault="002D0FD4" w:rsidP="00033751">
            <w:pPr>
              <w:tabs>
                <w:tab w:val="left" w:pos="7637"/>
              </w:tabs>
              <w:ind w:rightChars="-7" w:right="-17"/>
              <w:jc w:val="center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문나영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7066B" w14:textId="77777777" w:rsidR="00033751" w:rsidRDefault="00033751" w:rsidP="00033751">
            <w:pPr>
              <w:tabs>
                <w:tab w:val="left" w:pos="7637"/>
              </w:tabs>
              <w:ind w:rightChars="-7" w:right="-17"/>
              <w:jc w:val="both"/>
              <w:rPr>
                <w:sz w:val="20"/>
                <w:szCs w:val="20"/>
                <w:lang w:eastAsia="ko-KR"/>
              </w:rPr>
            </w:pP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08E2937" w14:textId="77777777" w:rsidR="00033751" w:rsidRDefault="00033751" w:rsidP="00033751">
            <w:pPr>
              <w:tabs>
                <w:tab w:val="left" w:pos="7637"/>
              </w:tabs>
              <w:ind w:rightChars="-7" w:right="-17"/>
              <w:jc w:val="both"/>
              <w:rPr>
                <w:sz w:val="20"/>
                <w:szCs w:val="20"/>
                <w:lang w:eastAsia="ko-KR"/>
              </w:rPr>
            </w:pPr>
          </w:p>
        </w:tc>
      </w:tr>
      <w:tr w:rsidR="00AD4321" w14:paraId="1B526BF9" w14:textId="77777777" w:rsidTr="002D0FD4">
        <w:trPr>
          <w:trHeight w:val="680"/>
        </w:trPr>
        <w:tc>
          <w:tcPr>
            <w:tcW w:w="138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9714C05" w14:textId="77777777" w:rsidR="00AD4321" w:rsidRDefault="00AD4321" w:rsidP="00AD4321">
            <w:pPr>
              <w:tabs>
                <w:tab w:val="left" w:pos="7637"/>
              </w:tabs>
              <w:ind w:rightChars="-7" w:right="-17"/>
              <w:jc w:val="both"/>
              <w:rPr>
                <w:rFonts w:ascii="Arial" w:hAnsi="Arial" w:cs="Arial"/>
                <w:b/>
                <w:sz w:val="18"/>
                <w:szCs w:val="20"/>
                <w:lang w:eastAsia="ko-KR"/>
              </w:rPr>
            </w:pPr>
            <w:r>
              <w:rPr>
                <w:rFonts w:ascii="Arial" w:hAnsi="Arial" w:cs="Arial"/>
                <w:b/>
                <w:sz w:val="18"/>
                <w:szCs w:val="20"/>
                <w:lang w:eastAsia="ko-KR"/>
              </w:rPr>
              <w:t>Approved by: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A7E3175" w14:textId="77777777" w:rsidR="00AD4321" w:rsidRPr="00714DE1" w:rsidRDefault="00AD4321" w:rsidP="00CA5114">
            <w:pPr>
              <w:tabs>
                <w:tab w:val="left" w:pos="7637"/>
              </w:tabs>
              <w:ind w:rightChars="-7" w:right="-17"/>
              <w:jc w:val="center"/>
              <w:rPr>
                <w:sz w:val="20"/>
                <w:szCs w:val="20"/>
                <w:lang w:eastAsia="ko-KR"/>
              </w:rPr>
            </w:pPr>
            <w:r w:rsidRPr="00714DE1">
              <w:rPr>
                <w:rFonts w:hint="eastAsia"/>
                <w:sz w:val="20"/>
                <w:szCs w:val="20"/>
                <w:lang w:eastAsia="ko-KR"/>
              </w:rPr>
              <w:t xml:space="preserve">Quality </w:t>
            </w:r>
            <w:r w:rsidR="00CA5114">
              <w:rPr>
                <w:rFonts w:hint="eastAsia"/>
                <w:sz w:val="20"/>
                <w:szCs w:val="20"/>
                <w:lang w:eastAsia="ko-KR"/>
              </w:rPr>
              <w:t>Manager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63C46F2" w14:textId="2CDE6A07" w:rsidR="00AD4321" w:rsidRPr="00714DE1" w:rsidRDefault="002D0FD4" w:rsidP="00AD4321">
            <w:pPr>
              <w:tabs>
                <w:tab w:val="left" w:pos="7637"/>
              </w:tabs>
              <w:ind w:rightChars="-7" w:right="-17"/>
              <w:jc w:val="center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박수민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17A8C0D" w14:textId="77777777" w:rsidR="00AD4321" w:rsidRDefault="00AD4321" w:rsidP="00AD4321">
            <w:pPr>
              <w:tabs>
                <w:tab w:val="left" w:pos="7637"/>
              </w:tabs>
              <w:ind w:rightChars="-7" w:right="-17"/>
              <w:jc w:val="both"/>
              <w:rPr>
                <w:sz w:val="20"/>
                <w:szCs w:val="20"/>
                <w:lang w:eastAsia="ko-KR"/>
              </w:rPr>
            </w:pP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5BBC45" w14:textId="77777777" w:rsidR="00AD4321" w:rsidRDefault="00AD4321" w:rsidP="00AD4321">
            <w:pPr>
              <w:tabs>
                <w:tab w:val="left" w:pos="7637"/>
              </w:tabs>
              <w:ind w:rightChars="-7" w:right="-17"/>
              <w:jc w:val="both"/>
              <w:rPr>
                <w:sz w:val="20"/>
                <w:szCs w:val="20"/>
                <w:lang w:eastAsia="ko-KR"/>
              </w:rPr>
            </w:pPr>
          </w:p>
        </w:tc>
      </w:tr>
    </w:tbl>
    <w:p w14:paraId="4404FF2E" w14:textId="77777777" w:rsidR="009A56EC" w:rsidRDefault="009A56EC" w:rsidP="00BB2322">
      <w:pPr>
        <w:tabs>
          <w:tab w:val="left" w:pos="7637"/>
        </w:tabs>
        <w:ind w:rightChars="-7" w:right="-17"/>
        <w:jc w:val="center"/>
        <w:rPr>
          <w:b/>
          <w:u w:val="single"/>
          <w:lang w:eastAsia="ko-KR"/>
        </w:rPr>
      </w:pPr>
    </w:p>
    <w:p w14:paraId="0EBE6BBE" w14:textId="77777777" w:rsidR="00BB2322" w:rsidRDefault="009A56EC" w:rsidP="00BB2322">
      <w:pPr>
        <w:tabs>
          <w:tab w:val="left" w:pos="7637"/>
        </w:tabs>
        <w:ind w:rightChars="-7" w:right="-17"/>
        <w:jc w:val="center"/>
        <w:rPr>
          <w:b/>
          <w:u w:val="single"/>
          <w:lang w:eastAsia="ko-KR"/>
        </w:rPr>
      </w:pPr>
      <w:r>
        <w:rPr>
          <w:b/>
          <w:u w:val="single"/>
          <w:lang w:eastAsia="ko-KR"/>
        </w:rPr>
        <w:br w:type="page"/>
      </w:r>
      <w:r w:rsidR="0078606D" w:rsidRPr="007D691B">
        <w:rPr>
          <w:rFonts w:hint="eastAsia"/>
          <w:b/>
          <w:u w:val="single"/>
          <w:lang w:eastAsia="ko-KR"/>
        </w:rPr>
        <w:lastRenderedPageBreak/>
        <w:t xml:space="preserve">TABLE OF </w:t>
      </w:r>
      <w:commentRangeStart w:id="2"/>
      <w:r w:rsidR="002D0520" w:rsidRPr="007D691B">
        <w:rPr>
          <w:rFonts w:hint="eastAsia"/>
          <w:b/>
          <w:u w:val="single"/>
          <w:lang w:eastAsia="ko-KR"/>
        </w:rPr>
        <w:t>CONTEN</w:t>
      </w:r>
      <w:r w:rsidR="009B1E81" w:rsidRPr="007D691B">
        <w:rPr>
          <w:rFonts w:hint="eastAsia"/>
          <w:b/>
          <w:u w:val="single"/>
          <w:lang w:eastAsia="ko-KR"/>
        </w:rPr>
        <w:t>T</w:t>
      </w:r>
      <w:r w:rsidR="002D0520" w:rsidRPr="007D691B">
        <w:rPr>
          <w:rFonts w:hint="eastAsia"/>
          <w:b/>
          <w:u w:val="single"/>
          <w:lang w:eastAsia="ko-KR"/>
        </w:rPr>
        <w:t>S</w:t>
      </w:r>
      <w:bookmarkStart w:id="3" w:name="_Toc341166606"/>
      <w:commentRangeEnd w:id="2"/>
      <w:r w:rsidR="005E7E88">
        <w:rPr>
          <w:rStyle w:val="a8"/>
        </w:rPr>
        <w:commentReference w:id="2"/>
      </w:r>
      <w:r w:rsidR="00316255">
        <w:rPr>
          <w:b/>
          <w:u w:val="single"/>
          <w:lang w:eastAsia="ko-KR"/>
        </w:rPr>
        <w:t xml:space="preserve"> </w:t>
      </w:r>
    </w:p>
    <w:p w14:paraId="3A381E4F" w14:textId="77777777" w:rsidR="005E7E88" w:rsidRDefault="005E7E88" w:rsidP="00BB2322">
      <w:pPr>
        <w:tabs>
          <w:tab w:val="left" w:pos="7637"/>
        </w:tabs>
        <w:ind w:rightChars="-7" w:right="-17"/>
        <w:jc w:val="center"/>
        <w:rPr>
          <w:b/>
          <w:u w:val="single"/>
          <w:lang w:eastAsia="ko-KR"/>
        </w:rPr>
      </w:pPr>
    </w:p>
    <w:bookmarkEnd w:id="3"/>
    <w:p w14:paraId="7FE27254" w14:textId="0B9ECAD0" w:rsidR="002D0FD4" w:rsidRDefault="00A3516B" w:rsidP="002D0FD4">
      <w:pPr>
        <w:pStyle w:val="15"/>
        <w:spacing w:line="360" w:lineRule="auto"/>
        <w:rPr>
          <w:rFonts w:asciiTheme="minorHAnsi" w:eastAsiaTheme="minorEastAsia" w:hAnsiTheme="minorHAnsi" w:cstheme="minorBidi"/>
          <w:noProof/>
          <w:kern w:val="2"/>
          <w:sz w:val="22"/>
          <w:lang w:eastAsia="ko-KR"/>
          <w14:ligatures w14:val="standardContextual"/>
        </w:rPr>
      </w:pPr>
      <w:r>
        <w:fldChar w:fldCharType="begin"/>
      </w:r>
      <w:r>
        <w:instrText xml:space="preserve"> TOC \o "1-1" \u </w:instrText>
      </w:r>
      <w:r>
        <w:fldChar w:fldCharType="separate"/>
      </w:r>
      <w:r w:rsidR="002D0FD4" w:rsidRPr="00224024">
        <w:rPr>
          <w:noProof/>
        </w:rPr>
        <w:t>1.</w:t>
      </w:r>
      <w:r w:rsidR="002D0FD4">
        <w:rPr>
          <w:rFonts w:asciiTheme="minorHAnsi" w:eastAsiaTheme="minorEastAsia" w:hAnsiTheme="minorHAnsi" w:cstheme="minorBidi"/>
          <w:noProof/>
          <w:kern w:val="2"/>
          <w:sz w:val="22"/>
          <w:lang w:eastAsia="ko-KR"/>
          <w14:ligatures w14:val="standardContextual"/>
        </w:rPr>
        <w:tab/>
      </w:r>
      <w:r w:rsidR="002D0FD4" w:rsidRPr="00224024">
        <w:rPr>
          <w:noProof/>
        </w:rPr>
        <w:t xml:space="preserve">Introduction </w:t>
      </w:r>
      <w:r w:rsidR="002D0FD4" w:rsidRPr="00224024">
        <w:rPr>
          <w:noProof/>
        </w:rPr>
        <w:t>서론</w:t>
      </w:r>
      <w:r w:rsidR="002D0FD4">
        <w:rPr>
          <w:noProof/>
        </w:rPr>
        <w:tab/>
      </w:r>
      <w:r w:rsidR="002D0FD4">
        <w:rPr>
          <w:noProof/>
        </w:rPr>
        <w:fldChar w:fldCharType="begin"/>
      </w:r>
      <w:r w:rsidR="002D0FD4">
        <w:rPr>
          <w:noProof/>
        </w:rPr>
        <w:instrText xml:space="preserve"> PAGEREF _Toc194611974 \h </w:instrText>
      </w:r>
      <w:r w:rsidR="002D0FD4">
        <w:rPr>
          <w:noProof/>
        </w:rPr>
      </w:r>
      <w:r w:rsidR="002D0FD4">
        <w:rPr>
          <w:noProof/>
        </w:rPr>
        <w:fldChar w:fldCharType="separate"/>
      </w:r>
      <w:r w:rsidR="002D0FD4">
        <w:rPr>
          <w:noProof/>
        </w:rPr>
        <w:t>4</w:t>
      </w:r>
      <w:r w:rsidR="002D0FD4">
        <w:rPr>
          <w:noProof/>
        </w:rPr>
        <w:fldChar w:fldCharType="end"/>
      </w:r>
    </w:p>
    <w:p w14:paraId="2D48F900" w14:textId="120B28C9" w:rsidR="002D0FD4" w:rsidRDefault="002D0FD4" w:rsidP="002D0FD4">
      <w:pPr>
        <w:pStyle w:val="15"/>
        <w:spacing w:line="360" w:lineRule="auto"/>
        <w:rPr>
          <w:rFonts w:asciiTheme="minorHAnsi" w:eastAsiaTheme="minorEastAsia" w:hAnsiTheme="minorHAnsi" w:cstheme="minorBidi"/>
          <w:noProof/>
          <w:kern w:val="2"/>
          <w:sz w:val="22"/>
          <w:lang w:eastAsia="ko-KR"/>
          <w14:ligatures w14:val="standardContextual"/>
        </w:rPr>
      </w:pPr>
      <w:r w:rsidRPr="00224024">
        <w:rPr>
          <w:noProof/>
        </w:rPr>
        <w:t>2.</w:t>
      </w:r>
      <w:r>
        <w:rPr>
          <w:rFonts w:asciiTheme="minorHAnsi" w:eastAsiaTheme="minorEastAsia" w:hAnsiTheme="minorHAnsi" w:cstheme="minorBidi"/>
          <w:noProof/>
          <w:kern w:val="2"/>
          <w:sz w:val="22"/>
          <w:lang w:eastAsia="ko-KR"/>
          <w14:ligatures w14:val="standardContextual"/>
        </w:rPr>
        <w:tab/>
      </w:r>
      <w:r w:rsidRPr="00224024">
        <w:rPr>
          <w:noProof/>
        </w:rPr>
        <w:t xml:space="preserve">Product information </w:t>
      </w:r>
      <w:r w:rsidRPr="00224024">
        <w:rPr>
          <w:noProof/>
        </w:rPr>
        <w:t>제품정보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_Toc194611975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38551D6" w14:textId="5159B03A" w:rsidR="002D0FD4" w:rsidRDefault="002D0FD4" w:rsidP="002D0FD4">
      <w:pPr>
        <w:pStyle w:val="15"/>
        <w:spacing w:line="360" w:lineRule="auto"/>
        <w:rPr>
          <w:rFonts w:asciiTheme="minorHAnsi" w:eastAsiaTheme="minorEastAsia" w:hAnsiTheme="minorHAnsi" w:cstheme="minorBidi"/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noProof/>
          <w:kern w:val="2"/>
          <w:sz w:val="22"/>
          <w:lang w:eastAsia="ko-KR"/>
          <w14:ligatures w14:val="standardContextual"/>
        </w:rPr>
        <w:tab/>
      </w:r>
      <w:r>
        <w:rPr>
          <w:noProof/>
        </w:rPr>
        <w:t xml:space="preserve">Qualification and Validation </w:t>
      </w:r>
      <w:r w:rsidRPr="00224024">
        <w:rPr>
          <w:rFonts w:ascii="바탕" w:hAnsi="바탕"/>
          <w:noProof/>
        </w:rPr>
        <w:t>적격성평가 및 밸리데이션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_Toc194611976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CA15A9C" w14:textId="0BF05AF9" w:rsidR="002D0FD4" w:rsidRDefault="002D0FD4" w:rsidP="002D0FD4">
      <w:pPr>
        <w:pStyle w:val="15"/>
        <w:spacing w:line="360" w:lineRule="auto"/>
        <w:rPr>
          <w:rFonts w:asciiTheme="minorHAnsi" w:eastAsiaTheme="minorEastAsia" w:hAnsiTheme="minorHAnsi" w:cstheme="minorBidi"/>
          <w:noProof/>
          <w:kern w:val="2"/>
          <w:sz w:val="22"/>
          <w:lang w:eastAsia="ko-KR"/>
          <w14:ligatures w14:val="standardContextual"/>
        </w:rPr>
      </w:pPr>
      <w:r w:rsidRPr="00224024">
        <w:rPr>
          <w:noProof/>
        </w:rPr>
        <w:t>4.</w:t>
      </w:r>
      <w:r>
        <w:rPr>
          <w:rFonts w:asciiTheme="minorHAnsi" w:eastAsiaTheme="minorEastAsia" w:hAnsiTheme="minorHAnsi" w:cstheme="minorBidi"/>
          <w:noProof/>
          <w:kern w:val="2"/>
          <w:sz w:val="22"/>
          <w:lang w:eastAsia="ko-KR"/>
          <w14:ligatures w14:val="standardContextual"/>
        </w:rPr>
        <w:tab/>
      </w:r>
      <w:r>
        <w:rPr>
          <w:noProof/>
        </w:rPr>
        <w:t xml:space="preserve">Investigations(Deviations/OOS/OOT) </w:t>
      </w:r>
      <w:r w:rsidRPr="00224024">
        <w:rPr>
          <w:rFonts w:ascii="바탕" w:hAnsi="바탕"/>
          <w:noProof/>
        </w:rPr>
        <w:t>조사평가 (일탈/OOS/OOT)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_Toc194611977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51DBA50" w14:textId="5742EC44" w:rsidR="002D0FD4" w:rsidRDefault="002D0FD4" w:rsidP="002D0FD4">
      <w:pPr>
        <w:pStyle w:val="15"/>
        <w:spacing w:line="360" w:lineRule="auto"/>
        <w:rPr>
          <w:rFonts w:asciiTheme="minorHAnsi" w:eastAsiaTheme="minorEastAsia" w:hAnsiTheme="minorHAnsi" w:cstheme="minorBidi"/>
          <w:noProof/>
          <w:kern w:val="2"/>
          <w:sz w:val="22"/>
          <w:lang w:eastAsia="ko-KR"/>
          <w14:ligatures w14:val="standardContextual"/>
        </w:rPr>
      </w:pPr>
      <w:r w:rsidRPr="00224024">
        <w:rPr>
          <w:noProof/>
        </w:rPr>
        <w:t>5.</w:t>
      </w:r>
      <w:r>
        <w:rPr>
          <w:rFonts w:asciiTheme="minorHAnsi" w:eastAsiaTheme="minorEastAsia" w:hAnsiTheme="minorHAnsi" w:cstheme="minorBidi"/>
          <w:noProof/>
          <w:kern w:val="2"/>
          <w:sz w:val="22"/>
          <w:lang w:eastAsia="ko-KR"/>
          <w14:ligatures w14:val="standardContextual"/>
        </w:rPr>
        <w:tab/>
      </w:r>
      <w:r>
        <w:rPr>
          <w:noProof/>
        </w:rPr>
        <w:t xml:space="preserve">Change Control </w:t>
      </w:r>
      <w:r w:rsidRPr="00224024">
        <w:rPr>
          <w:rFonts w:ascii="바탕" w:hAnsi="바탕"/>
          <w:noProof/>
        </w:rPr>
        <w:t>변경관리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_Toc194611978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08145EA" w14:textId="114D8CA5" w:rsidR="002D0FD4" w:rsidRDefault="002D0FD4" w:rsidP="002D0FD4">
      <w:pPr>
        <w:pStyle w:val="15"/>
        <w:spacing w:line="360" w:lineRule="auto"/>
        <w:rPr>
          <w:rFonts w:asciiTheme="minorHAnsi" w:eastAsiaTheme="minorEastAsia" w:hAnsiTheme="minorHAnsi" w:cstheme="minorBidi"/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>6.</w:t>
      </w:r>
      <w:r>
        <w:rPr>
          <w:rFonts w:asciiTheme="minorHAnsi" w:eastAsiaTheme="minorEastAsia" w:hAnsiTheme="minorHAnsi" w:cstheme="minorBidi"/>
          <w:noProof/>
          <w:kern w:val="2"/>
          <w:sz w:val="22"/>
          <w:lang w:eastAsia="ko-KR"/>
          <w14:ligatures w14:val="standardContextual"/>
        </w:rPr>
        <w:tab/>
      </w:r>
      <w:r>
        <w:rPr>
          <w:noProof/>
        </w:rPr>
        <w:t xml:space="preserve">Corrective Action and Preventive Action(CAPA) </w:t>
      </w:r>
      <w:r w:rsidRPr="00224024">
        <w:rPr>
          <w:rFonts w:ascii="바탕" w:hAnsi="바탕"/>
          <w:noProof/>
        </w:rPr>
        <w:t>시정 및 예방조치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_Toc194611979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A63D3FB" w14:textId="574DBFF8" w:rsidR="002D0FD4" w:rsidRDefault="002D0FD4" w:rsidP="002D0FD4">
      <w:pPr>
        <w:pStyle w:val="15"/>
        <w:spacing w:line="360" w:lineRule="auto"/>
        <w:rPr>
          <w:rFonts w:asciiTheme="minorHAnsi" w:eastAsiaTheme="minorEastAsia" w:hAnsiTheme="minorHAnsi" w:cstheme="minorBidi"/>
          <w:noProof/>
          <w:kern w:val="2"/>
          <w:sz w:val="22"/>
          <w:lang w:eastAsia="ko-KR"/>
          <w14:ligatures w14:val="standardContextual"/>
        </w:rPr>
      </w:pPr>
      <w:r w:rsidRPr="00224024">
        <w:rPr>
          <w:noProof/>
        </w:rPr>
        <w:t>7.</w:t>
      </w:r>
      <w:r>
        <w:rPr>
          <w:rFonts w:asciiTheme="minorHAnsi" w:eastAsiaTheme="minorEastAsia" w:hAnsiTheme="minorHAnsi" w:cstheme="minorBidi"/>
          <w:noProof/>
          <w:kern w:val="2"/>
          <w:sz w:val="22"/>
          <w:lang w:eastAsia="ko-KR"/>
          <w14:ligatures w14:val="standardContextual"/>
        </w:rPr>
        <w:tab/>
      </w:r>
      <w:r>
        <w:rPr>
          <w:noProof/>
        </w:rPr>
        <w:t xml:space="preserve">Returns, Complaints, Field Alert, Recalls </w:t>
      </w:r>
      <w:r w:rsidRPr="00224024">
        <w:rPr>
          <w:rFonts w:ascii="바탕" w:hAnsi="바탕"/>
          <w:noProof/>
        </w:rPr>
        <w:t>반품, 불만, 현장 긴급 보고 및 회수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_Toc194611980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2C84A4E" w14:textId="6084B7E0" w:rsidR="002D0FD4" w:rsidRDefault="002D0FD4" w:rsidP="002D0FD4">
      <w:pPr>
        <w:pStyle w:val="15"/>
        <w:spacing w:line="360" w:lineRule="auto"/>
        <w:rPr>
          <w:rFonts w:asciiTheme="minorHAnsi" w:eastAsiaTheme="minorEastAsia" w:hAnsiTheme="minorHAnsi" w:cstheme="minorBidi"/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>8.</w:t>
      </w:r>
      <w:r>
        <w:rPr>
          <w:rFonts w:asciiTheme="minorHAnsi" w:eastAsiaTheme="minorEastAsia" w:hAnsiTheme="minorHAnsi" w:cstheme="minorBidi"/>
          <w:noProof/>
          <w:kern w:val="2"/>
          <w:sz w:val="22"/>
          <w:lang w:eastAsia="ko-KR"/>
          <w14:ligatures w14:val="standardContextual"/>
        </w:rPr>
        <w:tab/>
      </w:r>
      <w:r>
        <w:rPr>
          <w:noProof/>
        </w:rPr>
        <w:t xml:space="preserve">Quality Agreements </w:t>
      </w:r>
      <w:r w:rsidRPr="00224024">
        <w:rPr>
          <w:rFonts w:ascii="바탕" w:hAnsi="바탕"/>
          <w:noProof/>
        </w:rPr>
        <w:t>품질 협약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_Toc194611981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38D77CF6" w14:textId="0CDE83BF" w:rsidR="002D0FD4" w:rsidRDefault="002D0FD4" w:rsidP="002D0FD4">
      <w:pPr>
        <w:pStyle w:val="15"/>
        <w:spacing w:line="360" w:lineRule="auto"/>
        <w:rPr>
          <w:rFonts w:asciiTheme="minorHAnsi" w:eastAsiaTheme="minorEastAsia" w:hAnsiTheme="minorHAnsi" w:cstheme="minorBidi"/>
          <w:noProof/>
          <w:kern w:val="2"/>
          <w:sz w:val="22"/>
          <w:lang w:eastAsia="ko-KR"/>
          <w14:ligatures w14:val="standardContextual"/>
        </w:rPr>
      </w:pPr>
      <w:r w:rsidRPr="00224024">
        <w:rPr>
          <w:noProof/>
        </w:rPr>
        <w:t>9.</w:t>
      </w:r>
      <w:r>
        <w:rPr>
          <w:rFonts w:asciiTheme="minorHAnsi" w:eastAsiaTheme="minorEastAsia" w:hAnsiTheme="minorHAnsi" w:cstheme="minorBidi"/>
          <w:noProof/>
          <w:kern w:val="2"/>
          <w:sz w:val="22"/>
          <w:lang w:eastAsia="ko-KR"/>
          <w14:ligatures w14:val="standardContextual"/>
        </w:rPr>
        <w:tab/>
      </w:r>
      <w:r>
        <w:rPr>
          <w:noProof/>
        </w:rPr>
        <w:t xml:space="preserve">Regulatory and Post-Marketing Compliance Assessment </w:t>
      </w:r>
      <w:r w:rsidRPr="00224024">
        <w:rPr>
          <w:rFonts w:ascii="바탕" w:hAnsi="바탕"/>
          <w:noProof/>
        </w:rPr>
        <w:t>규제 및 시판 후 준수사항의 이행 평가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_Toc194611982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DE1AF0D" w14:textId="221FE4B5" w:rsidR="002D0FD4" w:rsidRDefault="002D0FD4" w:rsidP="002D0FD4">
      <w:pPr>
        <w:pStyle w:val="15"/>
        <w:spacing w:line="360" w:lineRule="auto"/>
        <w:rPr>
          <w:rFonts w:asciiTheme="minorHAnsi" w:eastAsiaTheme="minorEastAsia" w:hAnsiTheme="minorHAnsi" w:cstheme="minorBidi"/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>10.</w:t>
      </w:r>
      <w:r>
        <w:rPr>
          <w:rFonts w:asciiTheme="minorHAnsi" w:eastAsiaTheme="minorEastAsia" w:hAnsiTheme="minorHAnsi" w:cstheme="minorBidi"/>
          <w:noProof/>
          <w:kern w:val="2"/>
          <w:sz w:val="22"/>
          <w:lang w:eastAsia="ko-KR"/>
          <w14:ligatures w14:val="standardContextual"/>
        </w:rPr>
        <w:tab/>
      </w:r>
      <w:r>
        <w:rPr>
          <w:noProof/>
        </w:rPr>
        <w:t xml:space="preserve">Quality Analysis </w:t>
      </w:r>
      <w:r w:rsidRPr="00224024">
        <w:rPr>
          <w:rFonts w:ascii="바탕" w:hAnsi="바탕"/>
          <w:noProof/>
        </w:rPr>
        <w:t>품질 분석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_Toc194611983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16055CB8" w14:textId="677CE5B6" w:rsidR="002D0FD4" w:rsidRDefault="002D0FD4" w:rsidP="002D0FD4">
      <w:pPr>
        <w:pStyle w:val="15"/>
        <w:spacing w:line="360" w:lineRule="auto"/>
        <w:rPr>
          <w:rFonts w:asciiTheme="minorHAnsi" w:eastAsiaTheme="minorEastAsia" w:hAnsiTheme="minorHAnsi" w:cstheme="minorBidi"/>
          <w:noProof/>
          <w:kern w:val="2"/>
          <w:sz w:val="22"/>
          <w:lang w:eastAsia="ko-KR"/>
          <w14:ligatures w14:val="standardContextual"/>
        </w:rPr>
      </w:pPr>
      <w:r w:rsidRPr="00224024">
        <w:rPr>
          <w:noProof/>
        </w:rPr>
        <w:t>11.</w:t>
      </w:r>
      <w:r>
        <w:rPr>
          <w:rFonts w:asciiTheme="minorHAnsi" w:eastAsiaTheme="minorEastAsia" w:hAnsiTheme="minorHAnsi" w:cstheme="minorBidi"/>
          <w:noProof/>
          <w:kern w:val="2"/>
          <w:sz w:val="22"/>
          <w:lang w:eastAsia="ko-KR"/>
          <w14:ligatures w14:val="standardContextual"/>
        </w:rPr>
        <w:tab/>
      </w:r>
      <w:r>
        <w:rPr>
          <w:noProof/>
        </w:rPr>
        <w:t xml:space="preserve">Stability Study </w:t>
      </w:r>
      <w:r w:rsidRPr="00224024">
        <w:rPr>
          <w:rFonts w:ascii="바탕" w:hAnsi="바탕"/>
          <w:noProof/>
        </w:rPr>
        <w:t>안정성 연구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_Toc194611984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66C2ADE6" w14:textId="7EA117C6" w:rsidR="002D0FD4" w:rsidRDefault="002D0FD4" w:rsidP="002D0FD4">
      <w:pPr>
        <w:pStyle w:val="15"/>
        <w:spacing w:line="360" w:lineRule="auto"/>
        <w:rPr>
          <w:rFonts w:asciiTheme="minorHAnsi" w:eastAsiaTheme="minorEastAsia" w:hAnsiTheme="minorHAnsi" w:cstheme="minorBidi"/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>13.</w:t>
      </w:r>
      <w:r>
        <w:rPr>
          <w:rFonts w:asciiTheme="minorHAnsi" w:eastAsiaTheme="minorEastAsia" w:hAnsiTheme="minorHAnsi" w:cstheme="minorBidi"/>
          <w:noProof/>
          <w:kern w:val="2"/>
          <w:sz w:val="22"/>
          <w:lang w:eastAsia="ko-KR"/>
          <w14:ligatures w14:val="standardContextual"/>
        </w:rPr>
        <w:tab/>
      </w:r>
      <w:r>
        <w:rPr>
          <w:noProof/>
        </w:rPr>
        <w:t xml:space="preserve">Evaluation </w:t>
      </w:r>
      <w:r w:rsidRPr="00224024">
        <w:rPr>
          <w:rFonts w:ascii="바탕" w:hAnsi="바탕"/>
          <w:noProof/>
        </w:rPr>
        <w:t>평 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_Toc194611985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55962D17" w14:textId="6572D2EB" w:rsidR="002D0FD4" w:rsidRDefault="002D0FD4" w:rsidP="002D0FD4">
      <w:pPr>
        <w:pStyle w:val="15"/>
        <w:spacing w:line="360" w:lineRule="auto"/>
        <w:rPr>
          <w:rFonts w:asciiTheme="minorHAnsi" w:eastAsiaTheme="minorEastAsia" w:hAnsiTheme="minorHAnsi" w:cstheme="minorBidi"/>
          <w:noProof/>
          <w:kern w:val="2"/>
          <w:sz w:val="22"/>
          <w:lang w:eastAsia="ko-KR"/>
          <w14:ligatures w14:val="standardContextual"/>
        </w:rPr>
      </w:pPr>
      <w:r w:rsidRPr="00224024">
        <w:rPr>
          <w:noProof/>
        </w:rPr>
        <w:t>14.</w:t>
      </w:r>
      <w:r>
        <w:rPr>
          <w:rFonts w:asciiTheme="minorHAnsi" w:eastAsiaTheme="minorEastAsia" w:hAnsiTheme="minorHAnsi" w:cstheme="minorBidi"/>
          <w:noProof/>
          <w:kern w:val="2"/>
          <w:sz w:val="22"/>
          <w:lang w:eastAsia="ko-KR"/>
          <w14:ligatures w14:val="standardContextual"/>
        </w:rPr>
        <w:tab/>
      </w:r>
      <w:r>
        <w:rPr>
          <w:noProof/>
        </w:rPr>
        <w:t xml:space="preserve">Attachments </w:t>
      </w:r>
      <w:r w:rsidRPr="00224024">
        <w:rPr>
          <w:rFonts w:ascii="바탕" w:hAnsi="바탕"/>
          <w:noProof/>
        </w:rPr>
        <w:t xml:space="preserve">첨 부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_Toc194611986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3C2CA992" w14:textId="799B392F" w:rsidR="00D24FA1" w:rsidRPr="002D0FD4" w:rsidRDefault="002D0FD4" w:rsidP="002D0FD4">
      <w:pPr>
        <w:pStyle w:val="15"/>
        <w:spacing w:line="360" w:lineRule="auto"/>
        <w:rPr>
          <w:rFonts w:asciiTheme="minorHAnsi" w:eastAsiaTheme="minorEastAsia" w:hAnsiTheme="minorHAnsi" w:cstheme="minorBidi"/>
          <w:noProof/>
          <w:kern w:val="2"/>
          <w:sz w:val="22"/>
          <w:lang w:eastAsia="ko-KR"/>
          <w14:ligatures w14:val="standardContextual"/>
        </w:rPr>
      </w:pPr>
      <w:r w:rsidRPr="00224024">
        <w:rPr>
          <w:noProof/>
        </w:rPr>
        <w:t>15.</w:t>
      </w:r>
      <w:r>
        <w:rPr>
          <w:rFonts w:asciiTheme="minorHAnsi" w:eastAsiaTheme="minorEastAsia" w:hAnsiTheme="minorHAnsi" w:cstheme="minorBidi"/>
          <w:noProof/>
          <w:kern w:val="2"/>
          <w:sz w:val="22"/>
          <w:lang w:eastAsia="ko-KR"/>
          <w14:ligatures w14:val="standardContextual"/>
        </w:rPr>
        <w:tab/>
      </w:r>
      <w:r>
        <w:rPr>
          <w:noProof/>
        </w:rPr>
        <w:t xml:space="preserve">History </w:t>
      </w:r>
      <w:r w:rsidRPr="00224024">
        <w:rPr>
          <w:rFonts w:ascii="바탕" w:hAnsi="바탕"/>
          <w:noProof/>
        </w:rPr>
        <w:t>개정이력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_Toc194611987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  <w:r w:rsidR="00A3516B">
        <w:fldChar w:fldCharType="end"/>
      </w:r>
    </w:p>
    <w:p w14:paraId="18722533" w14:textId="77777777" w:rsidR="00D24FA1" w:rsidRDefault="00D24FA1" w:rsidP="00A3516B">
      <w:pPr>
        <w:pStyle w:val="PPQR1"/>
      </w:pPr>
    </w:p>
    <w:p w14:paraId="6E09E33A" w14:textId="0FA0AE1D" w:rsidR="002A0265" w:rsidRPr="00E55581" w:rsidRDefault="00E55581" w:rsidP="00E55581">
      <w:pPr>
        <w:pStyle w:val="10"/>
        <w:spacing w:after="240"/>
        <w:rPr>
          <w:rFonts w:eastAsia="바탕"/>
          <w:b w:val="0"/>
          <w:sz w:val="18"/>
          <w:szCs w:val="22"/>
        </w:rPr>
      </w:pPr>
      <w:r>
        <w:rPr>
          <w:rFonts w:eastAsia="바탕"/>
        </w:rPr>
        <w:br w:type="page"/>
      </w:r>
      <w:bookmarkStart w:id="4" w:name="_Toc194611974"/>
      <w:r w:rsidR="006B73BB" w:rsidRPr="00E55581">
        <w:rPr>
          <w:rFonts w:eastAsia="바탕" w:hint="eastAsia"/>
          <w:szCs w:val="22"/>
        </w:rPr>
        <w:lastRenderedPageBreak/>
        <w:t>Introduction</w:t>
      </w:r>
      <w:r w:rsidR="00222131" w:rsidRPr="00E55581">
        <w:rPr>
          <w:rFonts w:eastAsia="바탕" w:hint="eastAsia"/>
          <w:szCs w:val="22"/>
        </w:rPr>
        <w:t xml:space="preserve"> </w:t>
      </w:r>
      <w:r w:rsidR="00222131" w:rsidRPr="00E55581">
        <w:rPr>
          <w:rFonts w:eastAsia="바탕" w:hint="eastAsia"/>
          <w:b w:val="0"/>
          <w:sz w:val="20"/>
          <w:szCs w:val="22"/>
        </w:rPr>
        <w:t>서론</w:t>
      </w:r>
      <w:bookmarkStart w:id="5" w:name="_Toc12380207"/>
      <w:bookmarkEnd w:id="4"/>
    </w:p>
    <w:p w14:paraId="0C5F0FC6" w14:textId="77777777" w:rsidR="00AB46AC" w:rsidRPr="00AB46AC" w:rsidRDefault="0023374A" w:rsidP="00E55581">
      <w:pPr>
        <w:pStyle w:val="2"/>
        <w:ind w:left="681" w:hanging="397"/>
      </w:pPr>
      <w:r w:rsidRPr="00AB46AC">
        <w:rPr>
          <w:rFonts w:hint="eastAsia"/>
        </w:rPr>
        <w:t>본</w:t>
      </w:r>
      <w:r w:rsidR="00A07B1A" w:rsidRPr="00AB46AC">
        <w:rPr>
          <w:rFonts w:hint="eastAsia"/>
        </w:rPr>
        <w:t xml:space="preserve"> </w:t>
      </w:r>
      <w:r w:rsidRPr="00AB46AC">
        <w:rPr>
          <w:rFonts w:hint="eastAsia"/>
        </w:rPr>
        <w:t>보고서는</w:t>
      </w:r>
      <w:r w:rsidRPr="00AB46AC">
        <w:rPr>
          <w:rFonts w:hint="eastAsia"/>
        </w:rPr>
        <w:t xml:space="preserve"> </w:t>
      </w:r>
      <w:r w:rsidRPr="00AB46AC">
        <w:rPr>
          <w:rFonts w:hint="eastAsia"/>
        </w:rPr>
        <w:t>㈜셀트리온</w:t>
      </w:r>
      <w:r w:rsidRPr="00AB46AC">
        <w:rPr>
          <w:rFonts w:hint="eastAsia"/>
        </w:rPr>
        <w:t xml:space="preserve"> </w:t>
      </w:r>
      <w:r w:rsidRPr="00AB46AC">
        <w:rPr>
          <w:rFonts w:hint="eastAsia"/>
        </w:rPr>
        <w:t>제약에서</w:t>
      </w:r>
      <w:r w:rsidRPr="00AB46AC">
        <w:rPr>
          <w:rFonts w:hint="eastAsia"/>
        </w:rPr>
        <w:t xml:space="preserve"> </w:t>
      </w:r>
      <w:r w:rsidRPr="00AB46AC">
        <w:rPr>
          <w:rFonts w:hint="eastAsia"/>
        </w:rPr>
        <w:t>제조</w:t>
      </w:r>
      <w:r w:rsidR="005E7E88">
        <w:rPr>
          <w:rFonts w:hint="eastAsia"/>
        </w:rPr>
        <w:t xml:space="preserve"> </w:t>
      </w:r>
      <w:r w:rsidR="005E7E88">
        <w:rPr>
          <w:rFonts w:hint="eastAsia"/>
        </w:rPr>
        <w:t>또는</w:t>
      </w:r>
      <w:r w:rsidR="005E7E88">
        <w:rPr>
          <w:rFonts w:hint="eastAsia"/>
        </w:rPr>
        <w:t xml:space="preserve"> </w:t>
      </w:r>
      <w:r w:rsidR="005E7E88">
        <w:rPr>
          <w:rFonts w:hint="eastAsia"/>
        </w:rPr>
        <w:t>허가를</w:t>
      </w:r>
      <w:r w:rsidR="005E7E88">
        <w:rPr>
          <w:rFonts w:hint="eastAsia"/>
        </w:rPr>
        <w:t xml:space="preserve"> </w:t>
      </w:r>
      <w:r w:rsidR="005E7E88">
        <w:rPr>
          <w:rFonts w:hint="eastAsia"/>
        </w:rPr>
        <w:t>보유</w:t>
      </w:r>
      <w:r w:rsidRPr="00AB46AC">
        <w:rPr>
          <w:rFonts w:hint="eastAsia"/>
        </w:rPr>
        <w:t>하는</w:t>
      </w:r>
      <w:r w:rsidRPr="00AB46AC">
        <w:rPr>
          <w:rFonts w:hint="eastAsia"/>
        </w:rPr>
        <w:t xml:space="preserve"> </w:t>
      </w:r>
      <w:r w:rsidR="005E7E88">
        <w:t>“</w:t>
      </w:r>
      <w:r w:rsidR="00600614" w:rsidRPr="00AB46AC">
        <w:rPr>
          <w:rFonts w:hint="eastAsia"/>
          <w:highlight w:val="yellow"/>
        </w:rPr>
        <w:t>제품명</w:t>
      </w:r>
      <w:r w:rsidR="005E7E88">
        <w:t>”</w:t>
      </w:r>
      <w:r w:rsidRPr="00AB46AC">
        <w:rPr>
          <w:rFonts w:hint="eastAsia"/>
        </w:rPr>
        <w:t>에</w:t>
      </w:r>
      <w:r w:rsidRPr="00AB46AC">
        <w:rPr>
          <w:rFonts w:hint="eastAsia"/>
        </w:rPr>
        <w:t xml:space="preserve"> </w:t>
      </w:r>
      <w:r w:rsidRPr="00AB46AC">
        <w:rPr>
          <w:rFonts w:hint="eastAsia"/>
        </w:rPr>
        <w:t>대한</w:t>
      </w:r>
      <w:r w:rsidRPr="00AB46AC">
        <w:rPr>
          <w:rFonts w:hint="eastAsia"/>
        </w:rPr>
        <w:t xml:space="preserve"> </w:t>
      </w:r>
      <w:r w:rsidRPr="00AB46AC">
        <w:rPr>
          <w:rFonts w:hint="eastAsia"/>
        </w:rPr>
        <w:t>정기적</w:t>
      </w:r>
      <w:r w:rsidRPr="00AB46AC">
        <w:rPr>
          <w:rFonts w:hint="eastAsia"/>
        </w:rPr>
        <w:t xml:space="preserve"> </w:t>
      </w:r>
      <w:r w:rsidRPr="00AB46AC">
        <w:rPr>
          <w:rFonts w:hint="eastAsia"/>
        </w:rPr>
        <w:t>제품</w:t>
      </w:r>
      <w:r w:rsidRPr="00AB46AC">
        <w:rPr>
          <w:rFonts w:hint="eastAsia"/>
        </w:rPr>
        <w:t xml:space="preserve"> </w:t>
      </w:r>
      <w:r w:rsidRPr="00AB46AC">
        <w:rPr>
          <w:rFonts w:hint="eastAsia"/>
        </w:rPr>
        <w:t>품질</w:t>
      </w:r>
      <w:r w:rsidRPr="00AB46AC">
        <w:rPr>
          <w:rFonts w:hint="eastAsia"/>
        </w:rPr>
        <w:t xml:space="preserve"> </w:t>
      </w:r>
      <w:r w:rsidRPr="00AB46AC">
        <w:rPr>
          <w:rFonts w:hint="eastAsia"/>
        </w:rPr>
        <w:t>평가</w:t>
      </w:r>
      <w:r w:rsidRPr="00AB46AC">
        <w:rPr>
          <w:rFonts w:hint="eastAsia"/>
        </w:rPr>
        <w:t xml:space="preserve"> </w:t>
      </w:r>
      <w:r w:rsidRPr="00AB46AC">
        <w:rPr>
          <w:rFonts w:hint="eastAsia"/>
        </w:rPr>
        <w:t>보고서이다</w:t>
      </w:r>
      <w:r w:rsidRPr="00AB46AC">
        <w:rPr>
          <w:rFonts w:hint="eastAsia"/>
        </w:rPr>
        <w:t xml:space="preserve">. </w:t>
      </w:r>
    </w:p>
    <w:p w14:paraId="35ECE164" w14:textId="77777777" w:rsidR="0043762F" w:rsidRDefault="0023374A" w:rsidP="00E55581">
      <w:pPr>
        <w:pStyle w:val="2"/>
        <w:ind w:left="681" w:hanging="397"/>
      </w:pPr>
      <w:r w:rsidRPr="00AB46AC">
        <w:rPr>
          <w:rFonts w:hint="eastAsia"/>
        </w:rPr>
        <w:t>본</w:t>
      </w:r>
      <w:r w:rsidRPr="00AB46AC">
        <w:rPr>
          <w:rFonts w:hint="eastAsia"/>
        </w:rPr>
        <w:t xml:space="preserve"> </w:t>
      </w:r>
      <w:r w:rsidRPr="00AB46AC">
        <w:rPr>
          <w:rFonts w:hint="eastAsia"/>
        </w:rPr>
        <w:t>보고서의</w:t>
      </w:r>
      <w:r w:rsidRPr="00AB46AC">
        <w:rPr>
          <w:rFonts w:hint="eastAsia"/>
        </w:rPr>
        <w:t xml:space="preserve"> </w:t>
      </w:r>
      <w:r w:rsidRPr="00AB46AC">
        <w:rPr>
          <w:rFonts w:hint="eastAsia"/>
        </w:rPr>
        <w:t>목적은</w:t>
      </w:r>
      <w:r w:rsidR="003206F4" w:rsidRPr="00AB46AC">
        <w:rPr>
          <w:rFonts w:hint="eastAsia"/>
        </w:rPr>
        <w:t xml:space="preserve"> </w:t>
      </w:r>
      <w:r w:rsidR="002A0265" w:rsidRPr="00AB46AC">
        <w:rPr>
          <w:rFonts w:hint="eastAsia"/>
        </w:rPr>
        <w:t>해당</w:t>
      </w:r>
      <w:r w:rsidR="002A0265" w:rsidRPr="00AB46AC">
        <w:rPr>
          <w:rFonts w:hint="eastAsia"/>
        </w:rPr>
        <w:t xml:space="preserve"> </w:t>
      </w:r>
      <w:r w:rsidR="002A0265" w:rsidRPr="00AB46AC">
        <w:rPr>
          <w:rFonts w:hint="eastAsia"/>
        </w:rPr>
        <w:t>제품과</w:t>
      </w:r>
      <w:r w:rsidR="002A0265" w:rsidRPr="00AB46AC">
        <w:rPr>
          <w:rFonts w:hint="eastAsia"/>
        </w:rPr>
        <w:t xml:space="preserve"> </w:t>
      </w:r>
      <w:r w:rsidR="002A0265" w:rsidRPr="00AB46AC">
        <w:rPr>
          <w:rFonts w:hint="eastAsia"/>
        </w:rPr>
        <w:t>관련된</w:t>
      </w:r>
      <w:r w:rsidR="002A0265" w:rsidRPr="00AB46AC">
        <w:rPr>
          <w:rFonts w:hint="eastAsia"/>
        </w:rPr>
        <w:t xml:space="preserve"> </w:t>
      </w:r>
      <w:r w:rsidRPr="00AB46AC">
        <w:rPr>
          <w:rFonts w:hint="eastAsia"/>
        </w:rPr>
        <w:t>제조</w:t>
      </w:r>
      <w:r w:rsidRPr="00AB46AC">
        <w:rPr>
          <w:rFonts w:hint="eastAsia"/>
        </w:rPr>
        <w:t xml:space="preserve"> </w:t>
      </w:r>
      <w:r w:rsidRPr="00AB46AC">
        <w:rPr>
          <w:rFonts w:hint="eastAsia"/>
        </w:rPr>
        <w:t>및</w:t>
      </w:r>
      <w:r w:rsidRPr="00AB46AC">
        <w:rPr>
          <w:rFonts w:hint="eastAsia"/>
        </w:rPr>
        <w:t xml:space="preserve"> </w:t>
      </w:r>
      <w:r w:rsidRPr="00AB46AC">
        <w:rPr>
          <w:rFonts w:hint="eastAsia"/>
        </w:rPr>
        <w:t>품질관리</w:t>
      </w:r>
      <w:r w:rsidRPr="00AB46AC">
        <w:rPr>
          <w:rFonts w:hint="eastAsia"/>
        </w:rPr>
        <w:t xml:space="preserve"> </w:t>
      </w:r>
      <w:r w:rsidRPr="00AB46AC">
        <w:rPr>
          <w:rFonts w:hint="eastAsia"/>
        </w:rPr>
        <w:t>관련</w:t>
      </w:r>
      <w:r w:rsidRPr="00AB46AC">
        <w:rPr>
          <w:rFonts w:hint="eastAsia"/>
        </w:rPr>
        <w:t xml:space="preserve"> </w:t>
      </w:r>
      <w:r w:rsidRPr="00AB46AC">
        <w:rPr>
          <w:rFonts w:hint="eastAsia"/>
        </w:rPr>
        <w:t>기록</w:t>
      </w:r>
      <w:r w:rsidRPr="00AB46AC">
        <w:rPr>
          <w:rFonts w:hint="eastAsia"/>
        </w:rPr>
        <w:t xml:space="preserve"> </w:t>
      </w:r>
      <w:r w:rsidRPr="00AB46AC">
        <w:rPr>
          <w:rFonts w:hint="eastAsia"/>
        </w:rPr>
        <w:t>등을</w:t>
      </w:r>
      <w:r w:rsidRPr="00AB46AC">
        <w:rPr>
          <w:rFonts w:hint="eastAsia"/>
        </w:rPr>
        <w:t xml:space="preserve"> </w:t>
      </w:r>
      <w:r w:rsidR="00CA5114" w:rsidRPr="00AB46AC">
        <w:rPr>
          <w:rFonts w:hint="eastAsia"/>
        </w:rPr>
        <w:t>검토</w:t>
      </w:r>
      <w:r w:rsidRPr="00AB46AC">
        <w:rPr>
          <w:rFonts w:hint="eastAsia"/>
        </w:rPr>
        <w:t>하여</w:t>
      </w:r>
      <w:r w:rsidRPr="00AB46AC">
        <w:rPr>
          <w:rFonts w:hint="eastAsia"/>
        </w:rPr>
        <w:t xml:space="preserve"> </w:t>
      </w:r>
      <w:r w:rsidRPr="00AB46AC">
        <w:rPr>
          <w:rFonts w:hint="eastAsia"/>
        </w:rPr>
        <w:t>기준에</w:t>
      </w:r>
      <w:r w:rsidRPr="00AB46AC">
        <w:rPr>
          <w:rFonts w:hint="eastAsia"/>
        </w:rPr>
        <w:t xml:space="preserve"> </w:t>
      </w:r>
      <w:r w:rsidRPr="00AB46AC">
        <w:rPr>
          <w:rFonts w:hint="eastAsia"/>
        </w:rPr>
        <w:t>적합한</w:t>
      </w:r>
      <w:r w:rsidRPr="00AB46AC">
        <w:rPr>
          <w:rFonts w:hint="eastAsia"/>
        </w:rPr>
        <w:t xml:space="preserve"> </w:t>
      </w:r>
      <w:r w:rsidRPr="00AB46AC">
        <w:rPr>
          <w:rFonts w:hint="eastAsia"/>
        </w:rPr>
        <w:t>제품이</w:t>
      </w:r>
      <w:r w:rsidRPr="00AB46AC">
        <w:rPr>
          <w:rFonts w:hint="eastAsia"/>
        </w:rPr>
        <w:t xml:space="preserve"> </w:t>
      </w:r>
      <w:r w:rsidRPr="00AB46AC">
        <w:rPr>
          <w:rFonts w:hint="eastAsia"/>
        </w:rPr>
        <w:t>일관되게</w:t>
      </w:r>
      <w:r w:rsidRPr="00AB46AC">
        <w:rPr>
          <w:rFonts w:hint="eastAsia"/>
        </w:rPr>
        <w:t xml:space="preserve"> </w:t>
      </w:r>
      <w:r w:rsidRPr="00AB46AC">
        <w:rPr>
          <w:rFonts w:hint="eastAsia"/>
        </w:rPr>
        <w:t>제조되고</w:t>
      </w:r>
      <w:r w:rsidRPr="00AB46AC">
        <w:rPr>
          <w:rFonts w:hint="eastAsia"/>
        </w:rPr>
        <w:t xml:space="preserve"> </w:t>
      </w:r>
      <w:r w:rsidRPr="00AB46AC">
        <w:rPr>
          <w:rFonts w:hint="eastAsia"/>
        </w:rPr>
        <w:t>있는지를</w:t>
      </w:r>
      <w:r w:rsidRPr="00AB46AC">
        <w:rPr>
          <w:rFonts w:hint="eastAsia"/>
        </w:rPr>
        <w:t xml:space="preserve"> </w:t>
      </w:r>
      <w:r w:rsidR="00CA5114" w:rsidRPr="00AB46AC">
        <w:rPr>
          <w:rFonts w:hint="eastAsia"/>
        </w:rPr>
        <w:t>확인</w:t>
      </w:r>
      <w:r w:rsidRPr="00AB46AC">
        <w:rPr>
          <w:rFonts w:hint="eastAsia"/>
        </w:rPr>
        <w:t>하고</w:t>
      </w:r>
      <w:r w:rsidRPr="00AB46AC">
        <w:rPr>
          <w:rFonts w:hint="eastAsia"/>
        </w:rPr>
        <w:t xml:space="preserve">, </w:t>
      </w:r>
      <w:r w:rsidRPr="00AB46AC">
        <w:rPr>
          <w:rFonts w:hint="eastAsia"/>
        </w:rPr>
        <w:t>표준</w:t>
      </w:r>
      <w:r w:rsidRPr="00AB46AC">
        <w:rPr>
          <w:rFonts w:hint="eastAsia"/>
        </w:rPr>
        <w:t xml:space="preserve"> </w:t>
      </w:r>
      <w:r w:rsidRPr="00AB46AC">
        <w:rPr>
          <w:rFonts w:hint="eastAsia"/>
        </w:rPr>
        <w:t>제조공정이</w:t>
      </w:r>
      <w:r w:rsidRPr="00AB46AC">
        <w:rPr>
          <w:rFonts w:hint="eastAsia"/>
        </w:rPr>
        <w:t xml:space="preserve"> </w:t>
      </w:r>
      <w:r w:rsidRPr="00AB46AC">
        <w:rPr>
          <w:rFonts w:hint="eastAsia"/>
        </w:rPr>
        <w:t>적절한지</w:t>
      </w:r>
      <w:r w:rsidRPr="00AB46AC">
        <w:rPr>
          <w:rFonts w:hint="eastAsia"/>
        </w:rPr>
        <w:t xml:space="preserve"> </w:t>
      </w:r>
      <w:r w:rsidRPr="00AB46AC">
        <w:rPr>
          <w:rFonts w:hint="eastAsia"/>
        </w:rPr>
        <w:t>평가하여</w:t>
      </w:r>
      <w:r w:rsidRPr="00AB46AC">
        <w:rPr>
          <w:rFonts w:hint="eastAsia"/>
        </w:rPr>
        <w:t xml:space="preserve"> </w:t>
      </w:r>
      <w:r w:rsidRPr="00AB46AC">
        <w:rPr>
          <w:rFonts w:hint="eastAsia"/>
        </w:rPr>
        <w:t>제품</w:t>
      </w:r>
      <w:r w:rsidRPr="00AB46AC">
        <w:rPr>
          <w:rFonts w:hint="eastAsia"/>
        </w:rPr>
        <w:t xml:space="preserve"> </w:t>
      </w:r>
      <w:r w:rsidRPr="00AB46AC">
        <w:rPr>
          <w:rFonts w:hint="eastAsia"/>
        </w:rPr>
        <w:t>품질을</w:t>
      </w:r>
      <w:r w:rsidRPr="00AB46AC">
        <w:rPr>
          <w:rFonts w:hint="eastAsia"/>
        </w:rPr>
        <w:t xml:space="preserve"> </w:t>
      </w:r>
      <w:r w:rsidRPr="00AB46AC">
        <w:rPr>
          <w:rFonts w:hint="eastAsia"/>
        </w:rPr>
        <w:t>유지</w:t>
      </w:r>
      <w:r w:rsidRPr="00AB46AC">
        <w:rPr>
          <w:rFonts w:hint="eastAsia"/>
        </w:rPr>
        <w:t xml:space="preserve"> </w:t>
      </w:r>
      <w:r w:rsidRPr="00AB46AC">
        <w:rPr>
          <w:rFonts w:hint="eastAsia"/>
        </w:rPr>
        <w:t>또는</w:t>
      </w:r>
      <w:r w:rsidRPr="00AB46AC">
        <w:rPr>
          <w:rFonts w:hint="eastAsia"/>
        </w:rPr>
        <w:t xml:space="preserve"> </w:t>
      </w:r>
      <w:r w:rsidRPr="00AB46AC">
        <w:rPr>
          <w:rFonts w:hint="eastAsia"/>
        </w:rPr>
        <w:t>개선하기</w:t>
      </w:r>
      <w:r w:rsidRPr="00AB46AC">
        <w:rPr>
          <w:rFonts w:hint="eastAsia"/>
        </w:rPr>
        <w:t xml:space="preserve"> </w:t>
      </w:r>
      <w:r w:rsidRPr="00AB46AC">
        <w:rPr>
          <w:rFonts w:hint="eastAsia"/>
        </w:rPr>
        <w:t>위함이다</w:t>
      </w:r>
      <w:r w:rsidRPr="00AB46AC">
        <w:rPr>
          <w:rFonts w:hint="eastAsia"/>
        </w:rPr>
        <w:t>.</w:t>
      </w:r>
      <w:bookmarkEnd w:id="5"/>
    </w:p>
    <w:p w14:paraId="5B8F9796" w14:textId="77777777" w:rsidR="005E7E88" w:rsidRPr="005E7E88" w:rsidRDefault="005E7E88" w:rsidP="00E55581">
      <w:pPr>
        <w:pStyle w:val="2"/>
        <w:ind w:left="681" w:hanging="397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보고서의</w:t>
      </w:r>
      <w:r>
        <w:rPr>
          <w:rFonts w:hint="eastAsia"/>
        </w:rPr>
        <w:t xml:space="preserve"> </w:t>
      </w:r>
      <w:r w:rsidRPr="005E7E88">
        <w:rPr>
          <w:rFonts w:hint="eastAsia"/>
        </w:rPr>
        <w:t>평가기간은</w:t>
      </w:r>
      <w:r w:rsidRPr="005E7E88">
        <w:rPr>
          <w:rFonts w:hint="eastAsia"/>
        </w:rPr>
        <w:t xml:space="preserve"> </w:t>
      </w:r>
      <w:r w:rsidRPr="005E7E88">
        <w:rPr>
          <w:highlight w:val="yellow"/>
        </w:rPr>
        <w:t>xxxx.xx.xx</w:t>
      </w:r>
      <w:r w:rsidRPr="005E7E88">
        <w:t xml:space="preserve"> </w:t>
      </w:r>
      <w:r w:rsidRPr="005E7E88">
        <w:rPr>
          <w:rFonts w:hint="eastAsia"/>
        </w:rPr>
        <w:t>부터</w:t>
      </w:r>
      <w:r w:rsidRPr="005E7E88">
        <w:rPr>
          <w:rFonts w:hint="eastAsia"/>
        </w:rPr>
        <w:t xml:space="preserve"> </w:t>
      </w:r>
      <w:r w:rsidRPr="005E7E88">
        <w:rPr>
          <w:highlight w:val="yellow"/>
        </w:rPr>
        <w:t>xxxx.xx.xx</w:t>
      </w:r>
      <w:r w:rsidRPr="005E7E88">
        <w:rPr>
          <w:rFonts w:hint="eastAsia"/>
        </w:rPr>
        <w:t>를</w:t>
      </w:r>
      <w:r w:rsidRPr="005E7E88">
        <w:rPr>
          <w:rFonts w:hint="eastAsia"/>
        </w:rPr>
        <w:t xml:space="preserve"> </w:t>
      </w:r>
      <w:r w:rsidRPr="005E7E88">
        <w:rPr>
          <w:rFonts w:hint="eastAsia"/>
        </w:rPr>
        <w:t>대상으로</w:t>
      </w:r>
      <w:r w:rsidRPr="005E7E88">
        <w:rPr>
          <w:rFonts w:hint="eastAsia"/>
        </w:rPr>
        <w:t xml:space="preserve"> </w:t>
      </w:r>
      <w:r w:rsidRPr="005E7E88">
        <w:rPr>
          <w:rFonts w:hint="eastAsia"/>
        </w:rPr>
        <w:t>한다</w:t>
      </w:r>
      <w:r>
        <w:rPr>
          <w:rFonts w:hint="eastAsia"/>
        </w:rPr>
        <w:t>.</w:t>
      </w:r>
    </w:p>
    <w:p w14:paraId="2EB742AA" w14:textId="77777777" w:rsidR="00AB46AC" w:rsidRPr="00BC78D0" w:rsidRDefault="00AB46AC" w:rsidP="00E55581">
      <w:pPr>
        <w:pStyle w:val="2"/>
        <w:ind w:left="681" w:hanging="397"/>
        <w:rPr>
          <w:highlight w:val="yellow"/>
        </w:rPr>
      </w:pPr>
      <w:commentRangeStart w:id="6"/>
      <w:r w:rsidRPr="00BC78D0">
        <w:rPr>
          <w:rFonts w:hint="eastAsia"/>
          <w:highlight w:val="yellow"/>
        </w:rPr>
        <w:t>본</w:t>
      </w:r>
      <w:r w:rsidRPr="00BC78D0">
        <w:rPr>
          <w:rFonts w:hint="eastAsia"/>
          <w:highlight w:val="yellow"/>
        </w:rPr>
        <w:t xml:space="preserve"> </w:t>
      </w:r>
      <w:r w:rsidRPr="00BC78D0">
        <w:rPr>
          <w:rFonts w:hint="eastAsia"/>
          <w:highlight w:val="yellow"/>
        </w:rPr>
        <w:t>보고</w:t>
      </w:r>
      <w:r w:rsidR="00BC78D0" w:rsidRPr="00BC78D0">
        <w:rPr>
          <w:rFonts w:hint="eastAsia"/>
          <w:highlight w:val="yellow"/>
        </w:rPr>
        <w:t>서의</w:t>
      </w:r>
      <w:r w:rsidR="00BC78D0" w:rsidRPr="00BC78D0">
        <w:rPr>
          <w:rFonts w:hint="eastAsia"/>
          <w:highlight w:val="yellow"/>
        </w:rPr>
        <w:t xml:space="preserve"> </w:t>
      </w:r>
      <w:r w:rsidR="005E7E88">
        <w:rPr>
          <w:rFonts w:hint="eastAsia"/>
          <w:highlight w:val="yellow"/>
        </w:rPr>
        <w:t>평가</w:t>
      </w:r>
      <w:r w:rsidR="00BC78D0" w:rsidRPr="00BC78D0">
        <w:rPr>
          <w:rFonts w:hint="eastAsia"/>
          <w:highlight w:val="yellow"/>
        </w:rPr>
        <w:t>기간은</w:t>
      </w:r>
      <w:r w:rsidR="00BC78D0" w:rsidRPr="00BC78D0">
        <w:rPr>
          <w:rFonts w:hint="eastAsia"/>
          <w:highlight w:val="yellow"/>
        </w:rPr>
        <w:t xml:space="preserve"> </w:t>
      </w:r>
      <w:r w:rsidR="00BC78D0" w:rsidRPr="00BC78D0">
        <w:rPr>
          <w:highlight w:val="yellow"/>
        </w:rPr>
        <w:t xml:space="preserve">xxxx.xx.xx </w:t>
      </w:r>
      <w:r w:rsidR="00BC78D0" w:rsidRPr="00BC78D0">
        <w:rPr>
          <w:rFonts w:hint="eastAsia"/>
          <w:highlight w:val="yellow"/>
        </w:rPr>
        <w:t>부터</w:t>
      </w:r>
      <w:r w:rsidR="00BC78D0" w:rsidRPr="00BC78D0">
        <w:rPr>
          <w:rFonts w:hint="eastAsia"/>
          <w:highlight w:val="yellow"/>
        </w:rPr>
        <w:t xml:space="preserve"> </w:t>
      </w:r>
      <w:r w:rsidR="00BC78D0" w:rsidRPr="00BC78D0">
        <w:rPr>
          <w:highlight w:val="yellow"/>
        </w:rPr>
        <w:t>xxxx.xx.xx</w:t>
      </w:r>
      <w:r w:rsidR="00BC78D0" w:rsidRPr="00BC78D0">
        <w:rPr>
          <w:rFonts w:hint="eastAsia"/>
          <w:highlight w:val="yellow"/>
        </w:rPr>
        <w:t>이나</w:t>
      </w:r>
      <w:r w:rsidR="00BC78D0" w:rsidRPr="00BC78D0">
        <w:rPr>
          <w:rFonts w:hint="eastAsia"/>
          <w:highlight w:val="yellow"/>
        </w:rPr>
        <w:t xml:space="preserve"> </w:t>
      </w:r>
      <w:r w:rsidR="00BC78D0" w:rsidRPr="00BC78D0">
        <w:rPr>
          <w:rFonts w:hint="eastAsia"/>
          <w:highlight w:val="yellow"/>
        </w:rPr>
        <w:t>본</w:t>
      </w:r>
      <w:r w:rsidR="00BC78D0" w:rsidRPr="00BC78D0">
        <w:rPr>
          <w:rFonts w:hint="eastAsia"/>
          <w:highlight w:val="yellow"/>
        </w:rPr>
        <w:t xml:space="preserve"> </w:t>
      </w:r>
      <w:r w:rsidR="00BC78D0" w:rsidRPr="00BC78D0">
        <w:rPr>
          <w:rFonts w:hint="eastAsia"/>
          <w:highlight w:val="yellow"/>
        </w:rPr>
        <w:t>제품은</w:t>
      </w:r>
      <w:r w:rsidR="00BC78D0" w:rsidRPr="00BC78D0">
        <w:rPr>
          <w:rFonts w:hint="eastAsia"/>
          <w:highlight w:val="yellow"/>
        </w:rPr>
        <w:t xml:space="preserve"> </w:t>
      </w:r>
      <w:r w:rsidR="00BC78D0" w:rsidRPr="00BC78D0">
        <w:rPr>
          <w:highlight w:val="yellow"/>
        </w:rPr>
        <w:t>xxxx.xx.xx</w:t>
      </w:r>
      <w:r w:rsidR="00BC78D0" w:rsidRPr="00BC78D0">
        <w:rPr>
          <w:rFonts w:hint="eastAsia"/>
          <w:highlight w:val="yellow"/>
        </w:rPr>
        <w:t>에</w:t>
      </w:r>
      <w:r w:rsidR="00BC78D0" w:rsidRPr="00BC78D0">
        <w:rPr>
          <w:rFonts w:hint="eastAsia"/>
          <w:highlight w:val="yellow"/>
        </w:rPr>
        <w:t xml:space="preserve"> </w:t>
      </w:r>
      <w:r w:rsidR="00BC78D0" w:rsidRPr="00BC78D0">
        <w:rPr>
          <w:rFonts w:hint="eastAsia"/>
          <w:highlight w:val="yellow"/>
        </w:rPr>
        <w:t>허가되었으므로</w:t>
      </w:r>
      <w:r w:rsidR="00BC78D0" w:rsidRPr="00BC78D0">
        <w:rPr>
          <w:rFonts w:hint="eastAsia"/>
          <w:highlight w:val="yellow"/>
        </w:rPr>
        <w:t xml:space="preserve"> </w:t>
      </w:r>
      <w:r w:rsidR="00BC78D0" w:rsidRPr="00BC78D0">
        <w:rPr>
          <w:rFonts w:hint="eastAsia"/>
          <w:highlight w:val="yellow"/>
        </w:rPr>
        <w:t>이번</w:t>
      </w:r>
      <w:r w:rsidR="00BC78D0" w:rsidRPr="00BC78D0">
        <w:rPr>
          <w:rFonts w:hint="eastAsia"/>
          <w:highlight w:val="yellow"/>
        </w:rPr>
        <w:t xml:space="preserve"> </w:t>
      </w:r>
      <w:r w:rsidR="00BC78D0" w:rsidRPr="00BC78D0">
        <w:rPr>
          <w:highlight w:val="yellow"/>
        </w:rPr>
        <w:t>PPQR</w:t>
      </w:r>
      <w:r w:rsidR="00BC78D0" w:rsidRPr="00BC78D0">
        <w:rPr>
          <w:rFonts w:hint="eastAsia"/>
          <w:highlight w:val="yellow"/>
        </w:rPr>
        <w:t>에서는</w:t>
      </w:r>
      <w:r w:rsidR="00BC78D0" w:rsidRPr="00BC78D0">
        <w:rPr>
          <w:rFonts w:hint="eastAsia"/>
          <w:highlight w:val="yellow"/>
        </w:rPr>
        <w:t xml:space="preserve"> </w:t>
      </w:r>
      <w:r w:rsidR="00BC78D0" w:rsidRPr="00BC78D0">
        <w:rPr>
          <w:highlight w:val="yellow"/>
        </w:rPr>
        <w:t>xxxx.xx.xx ~ xxxx.xx.xx</w:t>
      </w:r>
      <w:r w:rsidR="00BC78D0" w:rsidRPr="00BC78D0">
        <w:rPr>
          <w:rFonts w:hint="eastAsia"/>
          <w:highlight w:val="yellow"/>
        </w:rPr>
        <w:t>의</w:t>
      </w:r>
      <w:r w:rsidR="00BC78D0" w:rsidRPr="00BC78D0">
        <w:rPr>
          <w:rFonts w:hint="eastAsia"/>
          <w:highlight w:val="yellow"/>
        </w:rPr>
        <w:t xml:space="preserve"> </w:t>
      </w:r>
      <w:r w:rsidR="00BC78D0" w:rsidRPr="00BC78D0">
        <w:rPr>
          <w:rFonts w:hint="eastAsia"/>
          <w:highlight w:val="yellow"/>
        </w:rPr>
        <w:t>기간에</w:t>
      </w:r>
      <w:r w:rsidR="00BC78D0" w:rsidRPr="00BC78D0">
        <w:rPr>
          <w:rFonts w:hint="eastAsia"/>
          <w:highlight w:val="yellow"/>
        </w:rPr>
        <w:t xml:space="preserve"> </w:t>
      </w:r>
      <w:r w:rsidR="00BC78D0" w:rsidRPr="00BC78D0">
        <w:rPr>
          <w:rFonts w:hint="eastAsia"/>
          <w:highlight w:val="yellow"/>
        </w:rPr>
        <w:t>대해</w:t>
      </w:r>
      <w:r w:rsidR="00BC78D0" w:rsidRPr="00BC78D0">
        <w:rPr>
          <w:rFonts w:hint="eastAsia"/>
          <w:highlight w:val="yellow"/>
        </w:rPr>
        <w:t xml:space="preserve"> </w:t>
      </w:r>
      <w:r w:rsidR="00BC78D0" w:rsidRPr="00BC78D0">
        <w:rPr>
          <w:rFonts w:hint="eastAsia"/>
          <w:highlight w:val="yellow"/>
        </w:rPr>
        <w:t>검토가</w:t>
      </w:r>
      <w:r w:rsidR="00BC78D0" w:rsidRPr="00BC78D0">
        <w:rPr>
          <w:rFonts w:hint="eastAsia"/>
          <w:highlight w:val="yellow"/>
        </w:rPr>
        <w:t xml:space="preserve"> </w:t>
      </w:r>
      <w:r w:rsidR="00BC78D0" w:rsidRPr="00BC78D0">
        <w:rPr>
          <w:rFonts w:hint="eastAsia"/>
          <w:highlight w:val="yellow"/>
        </w:rPr>
        <w:t>진행되었다</w:t>
      </w:r>
      <w:r w:rsidR="00BC78D0" w:rsidRPr="00BC78D0">
        <w:rPr>
          <w:rFonts w:hint="eastAsia"/>
          <w:highlight w:val="yellow"/>
        </w:rPr>
        <w:t>.</w:t>
      </w:r>
      <w:r w:rsidR="00BC78D0" w:rsidRPr="00BC78D0">
        <w:rPr>
          <w:rFonts w:hint="eastAsia"/>
        </w:rPr>
        <w:t xml:space="preserve"> </w:t>
      </w:r>
      <w:commentRangeEnd w:id="6"/>
      <w:r w:rsidR="005E7E88">
        <w:rPr>
          <w:rStyle w:val="a8"/>
          <w:snapToGrid/>
          <w:kern w:val="0"/>
          <w:lang w:eastAsia="en-US"/>
        </w:rPr>
        <w:commentReference w:id="6"/>
      </w:r>
    </w:p>
    <w:p w14:paraId="4785402F" w14:textId="77777777" w:rsidR="00D24FA1" w:rsidRPr="00E55581" w:rsidRDefault="006B73BB" w:rsidP="00E55581">
      <w:pPr>
        <w:pStyle w:val="10"/>
        <w:spacing w:after="240"/>
        <w:rPr>
          <w:rFonts w:eastAsia="바탕"/>
          <w:sz w:val="22"/>
          <w:szCs w:val="22"/>
        </w:rPr>
      </w:pPr>
      <w:bookmarkStart w:id="7" w:name="_Toc472346599"/>
      <w:bookmarkStart w:id="8" w:name="_Toc194611975"/>
      <w:r w:rsidRPr="00E55581">
        <w:rPr>
          <w:rFonts w:eastAsia="바탕"/>
          <w:szCs w:val="22"/>
        </w:rPr>
        <w:t xml:space="preserve">Product </w:t>
      </w:r>
      <w:bookmarkEnd w:id="7"/>
      <w:r w:rsidR="006B3052" w:rsidRPr="00E55581">
        <w:rPr>
          <w:rFonts w:eastAsia="바탕"/>
          <w:szCs w:val="22"/>
        </w:rPr>
        <w:t>information</w:t>
      </w:r>
      <w:r w:rsidR="00222131" w:rsidRPr="00E55581">
        <w:rPr>
          <w:rFonts w:eastAsia="바탕"/>
          <w:szCs w:val="22"/>
        </w:rPr>
        <w:t xml:space="preserve"> </w:t>
      </w:r>
      <w:r w:rsidR="00222131" w:rsidRPr="00E55581">
        <w:rPr>
          <w:rFonts w:eastAsia="바탕"/>
          <w:b w:val="0"/>
          <w:sz w:val="20"/>
          <w:szCs w:val="22"/>
        </w:rPr>
        <w:t>제품정보</w:t>
      </w:r>
      <w:bookmarkStart w:id="9" w:name="_Toc288220753"/>
      <w:bookmarkStart w:id="10" w:name="_Toc288227226"/>
      <w:bookmarkEnd w:id="8"/>
    </w:p>
    <w:p w14:paraId="5DFC2F67" w14:textId="77777777" w:rsidR="006F1A72" w:rsidRPr="00D24FA1" w:rsidRDefault="00B92BAE" w:rsidP="00C97D75">
      <w:pPr>
        <w:pStyle w:val="2"/>
        <w:ind w:left="142"/>
      </w:pPr>
      <w:r>
        <w:rPr>
          <w:rFonts w:hint="eastAsia"/>
        </w:rPr>
        <w:t xml:space="preserve">Product </w:t>
      </w:r>
      <w:r w:rsidRPr="006F1A72">
        <w:rPr>
          <w:rFonts w:hint="eastAsia"/>
        </w:rPr>
        <w:t>Description</w:t>
      </w:r>
      <w:r w:rsidR="006C03AD">
        <w:rPr>
          <w:rFonts w:hint="eastAsia"/>
        </w:rPr>
        <w:t xml:space="preserve"> </w:t>
      </w:r>
      <w:r w:rsidR="006C03AD" w:rsidRPr="006242F1">
        <w:rPr>
          <w:rFonts w:hint="eastAsia"/>
        </w:rPr>
        <w:t>제품</w:t>
      </w:r>
      <w:r w:rsidR="006C03AD" w:rsidRPr="006242F1">
        <w:rPr>
          <w:rFonts w:hint="eastAsia"/>
        </w:rPr>
        <w:t xml:space="preserve"> </w:t>
      </w:r>
      <w:r w:rsidR="006C03AD" w:rsidRPr="006242F1">
        <w:rPr>
          <w:rFonts w:hint="eastAsia"/>
        </w:rPr>
        <w:t>소개</w:t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6662"/>
      </w:tblGrid>
      <w:tr w:rsidR="006B3052" w14:paraId="5B8AA08E" w14:textId="77777777" w:rsidTr="00CD3D09">
        <w:trPr>
          <w:trHeight w:val="360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EB36493" w14:textId="77777777" w:rsidR="006B3052" w:rsidRPr="00197984" w:rsidRDefault="006B3052" w:rsidP="00CF4A7E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rPr>
                <w:b/>
                <w:sz w:val="20"/>
                <w:szCs w:val="20"/>
                <w:lang w:eastAsia="ko-KR"/>
              </w:rPr>
            </w:pPr>
            <w:r>
              <w:rPr>
                <w:rFonts w:hint="eastAsia"/>
                <w:b/>
                <w:sz w:val="20"/>
                <w:szCs w:val="20"/>
                <w:lang w:eastAsia="ko-KR"/>
              </w:rPr>
              <w:t>구분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326334B" w14:textId="77777777" w:rsidR="006B3052" w:rsidRPr="00197984" w:rsidRDefault="006B3052" w:rsidP="00C47465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both"/>
              <w:rPr>
                <w:b/>
                <w:sz w:val="20"/>
                <w:szCs w:val="20"/>
                <w:lang w:eastAsia="ko-KR"/>
              </w:rPr>
            </w:pPr>
            <w:r w:rsidRPr="00197984">
              <w:rPr>
                <w:rFonts w:hint="eastAsia"/>
                <w:b/>
                <w:sz w:val="20"/>
                <w:szCs w:val="20"/>
                <w:lang w:eastAsia="ko-KR"/>
              </w:rPr>
              <w:t>정보</w:t>
            </w:r>
            <w:r w:rsidR="00592163">
              <w:rPr>
                <w:rFonts w:hint="eastAsia"/>
                <w:b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AC6D67" w14:paraId="2C5BD8DF" w14:textId="77777777" w:rsidTr="00592163">
        <w:trPr>
          <w:trHeight w:val="360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03E5F65" w14:textId="77777777" w:rsidR="00AC6D67" w:rsidRPr="005E7E88" w:rsidRDefault="00AC6D67" w:rsidP="00C47465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both"/>
              <w:rPr>
                <w:b/>
                <w:kern w:val="2"/>
                <w:sz w:val="20"/>
                <w:szCs w:val="20"/>
                <w:lang w:eastAsia="ko-KR"/>
              </w:rPr>
            </w:pPr>
            <w:r w:rsidRPr="005E7E88">
              <w:rPr>
                <w:rFonts w:hint="eastAsia"/>
                <w:b/>
                <w:sz w:val="20"/>
                <w:szCs w:val="20"/>
                <w:lang w:eastAsia="ko-KR"/>
              </w:rPr>
              <w:t>제품명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E908B" w14:textId="77777777" w:rsidR="00AC6D67" w:rsidRPr="00764AB0" w:rsidRDefault="00AC6D67" w:rsidP="00A87B1B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both"/>
              <w:rPr>
                <w:kern w:val="2"/>
                <w:sz w:val="20"/>
                <w:szCs w:val="20"/>
                <w:lang w:eastAsia="ko-KR"/>
              </w:rPr>
            </w:pPr>
          </w:p>
        </w:tc>
      </w:tr>
      <w:tr w:rsidR="00592163" w14:paraId="4A81BDE5" w14:textId="77777777" w:rsidTr="00592163">
        <w:trPr>
          <w:trHeight w:val="360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9BBB93" w14:textId="77777777" w:rsidR="00592163" w:rsidRPr="005E7E88" w:rsidRDefault="00592163" w:rsidP="00C47465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both"/>
              <w:rPr>
                <w:b/>
                <w:sz w:val="20"/>
                <w:szCs w:val="20"/>
                <w:lang w:eastAsia="ko-KR"/>
              </w:rPr>
            </w:pPr>
            <w:r w:rsidRPr="005E7E88">
              <w:rPr>
                <w:rFonts w:hint="eastAsia"/>
                <w:b/>
                <w:sz w:val="20"/>
                <w:szCs w:val="20"/>
                <w:lang w:eastAsia="ko-KR"/>
              </w:rPr>
              <w:t>허가번호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7EB11" w14:textId="77777777" w:rsidR="004C0ED4" w:rsidRPr="00592163" w:rsidRDefault="004C0ED4" w:rsidP="00A87B1B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both"/>
              <w:rPr>
                <w:color w:val="FF0000"/>
                <w:kern w:val="2"/>
                <w:sz w:val="20"/>
                <w:szCs w:val="20"/>
                <w:lang w:eastAsia="ko-KR"/>
              </w:rPr>
            </w:pPr>
          </w:p>
        </w:tc>
      </w:tr>
      <w:tr w:rsidR="00AC6D67" w14:paraId="059B7192" w14:textId="77777777" w:rsidTr="00CD3D09">
        <w:trPr>
          <w:trHeight w:val="360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5EE869" w14:textId="77777777" w:rsidR="00AC6D67" w:rsidRPr="00197984" w:rsidRDefault="00AC6D67" w:rsidP="00C47465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both"/>
              <w:rPr>
                <w:b/>
                <w:sz w:val="20"/>
                <w:szCs w:val="20"/>
                <w:lang w:eastAsia="ko-KR"/>
              </w:rPr>
            </w:pPr>
            <w:r>
              <w:rPr>
                <w:rFonts w:hint="eastAsia"/>
                <w:b/>
                <w:sz w:val="20"/>
                <w:szCs w:val="20"/>
                <w:lang w:eastAsia="ko-KR"/>
              </w:rPr>
              <w:t>함량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06E567" w14:textId="77777777" w:rsidR="00AC6D67" w:rsidRPr="00197984" w:rsidRDefault="00AC6D67" w:rsidP="00332367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both"/>
              <w:rPr>
                <w:sz w:val="20"/>
                <w:szCs w:val="20"/>
                <w:lang w:eastAsia="ko-KR"/>
              </w:rPr>
            </w:pPr>
          </w:p>
        </w:tc>
      </w:tr>
      <w:tr w:rsidR="003279CD" w14:paraId="478BD75E" w14:textId="77777777" w:rsidTr="00CD3D09">
        <w:trPr>
          <w:trHeight w:val="360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6096A7" w14:textId="77777777" w:rsidR="003279CD" w:rsidRPr="00146F19" w:rsidRDefault="003279CD" w:rsidP="00C47465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both"/>
              <w:rPr>
                <w:b/>
                <w:color w:val="000000"/>
                <w:sz w:val="20"/>
                <w:szCs w:val="20"/>
                <w:lang w:eastAsia="ko-KR"/>
              </w:rPr>
            </w:pPr>
            <w:r w:rsidRPr="00146F19">
              <w:rPr>
                <w:rFonts w:hint="eastAsia"/>
                <w:b/>
                <w:color w:val="000000"/>
                <w:sz w:val="20"/>
                <w:szCs w:val="20"/>
                <w:lang w:eastAsia="ko-KR"/>
              </w:rPr>
              <w:t>제품코드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804961" w14:textId="77777777" w:rsidR="003279CD" w:rsidRDefault="003279CD" w:rsidP="00332367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both"/>
              <w:rPr>
                <w:sz w:val="20"/>
                <w:szCs w:val="20"/>
                <w:lang w:eastAsia="ko-KR"/>
              </w:rPr>
            </w:pPr>
          </w:p>
        </w:tc>
      </w:tr>
      <w:tr w:rsidR="00AC6D67" w14:paraId="623A86C6" w14:textId="77777777" w:rsidTr="00592163">
        <w:trPr>
          <w:trHeight w:val="360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AD215C7" w14:textId="77777777" w:rsidR="00AC6D67" w:rsidRPr="00146F19" w:rsidRDefault="00AC6D67" w:rsidP="00C47465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both"/>
              <w:rPr>
                <w:b/>
                <w:color w:val="000000"/>
                <w:kern w:val="2"/>
                <w:sz w:val="20"/>
                <w:szCs w:val="20"/>
                <w:lang w:eastAsia="ko-KR"/>
              </w:rPr>
            </w:pPr>
            <w:r w:rsidRPr="00146F19">
              <w:rPr>
                <w:rFonts w:hint="eastAsia"/>
                <w:b/>
                <w:color w:val="000000"/>
                <w:sz w:val="20"/>
                <w:szCs w:val="20"/>
                <w:lang w:eastAsia="ko-KR"/>
              </w:rPr>
              <w:t>의약품</w:t>
            </w:r>
            <w:r w:rsidRPr="00146F19">
              <w:rPr>
                <w:rFonts w:hint="eastAsia"/>
                <w:b/>
                <w:color w:val="000000"/>
                <w:sz w:val="20"/>
                <w:szCs w:val="20"/>
                <w:lang w:eastAsia="ko-KR"/>
              </w:rPr>
              <w:t xml:space="preserve"> </w:t>
            </w:r>
            <w:r w:rsidRPr="00146F19">
              <w:rPr>
                <w:rFonts w:hint="eastAsia"/>
                <w:b/>
                <w:color w:val="000000"/>
                <w:sz w:val="20"/>
                <w:szCs w:val="20"/>
                <w:lang w:eastAsia="ko-KR"/>
              </w:rPr>
              <w:t>분류</w:t>
            </w:r>
            <w:r w:rsidRPr="00146F19">
              <w:rPr>
                <w:rFonts w:hint="eastAsia"/>
                <w:b/>
                <w:color w:val="000000"/>
                <w:sz w:val="20"/>
                <w:szCs w:val="20"/>
                <w:lang w:eastAsia="ko-KR"/>
              </w:rPr>
              <w:t xml:space="preserve"> 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A4AF5" w14:textId="77777777" w:rsidR="00AC6D67" w:rsidRPr="00197984" w:rsidRDefault="00AC6D67" w:rsidP="00A87B1B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both"/>
              <w:rPr>
                <w:kern w:val="2"/>
                <w:sz w:val="20"/>
                <w:szCs w:val="20"/>
                <w:lang w:eastAsia="ko-KR"/>
              </w:rPr>
            </w:pPr>
          </w:p>
        </w:tc>
      </w:tr>
      <w:tr w:rsidR="000A2257" w14:paraId="1EA51906" w14:textId="77777777" w:rsidTr="00592163">
        <w:trPr>
          <w:trHeight w:val="360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05BC17" w14:textId="19CF74CC" w:rsidR="000A2257" w:rsidRPr="00146F19" w:rsidRDefault="000A2257" w:rsidP="00C47465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both"/>
              <w:rPr>
                <w:b/>
                <w:color w:val="000000"/>
                <w:sz w:val="20"/>
                <w:szCs w:val="20"/>
                <w:lang w:eastAsia="ko-KR"/>
              </w:rPr>
            </w:pPr>
            <w:r>
              <w:rPr>
                <w:rFonts w:hint="eastAsia"/>
                <w:b/>
                <w:color w:val="000000"/>
                <w:sz w:val="20"/>
                <w:szCs w:val="20"/>
                <w:lang w:eastAsia="ko-KR"/>
              </w:rPr>
              <w:t>성상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DB351" w14:textId="77777777" w:rsidR="000A2257" w:rsidRPr="00197984" w:rsidRDefault="000A2257" w:rsidP="00A87B1B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both"/>
              <w:rPr>
                <w:kern w:val="2"/>
                <w:sz w:val="20"/>
                <w:szCs w:val="20"/>
                <w:lang w:eastAsia="ko-KR"/>
              </w:rPr>
            </w:pPr>
          </w:p>
        </w:tc>
      </w:tr>
      <w:tr w:rsidR="000A2257" w14:paraId="6C213D0A" w14:textId="77777777" w:rsidTr="00592163">
        <w:trPr>
          <w:trHeight w:val="360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5A3919" w14:textId="0E7C617B" w:rsidR="000A2257" w:rsidRPr="00146F19" w:rsidRDefault="000A2257" w:rsidP="00C47465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both"/>
              <w:rPr>
                <w:b/>
                <w:color w:val="000000"/>
                <w:sz w:val="20"/>
                <w:szCs w:val="20"/>
                <w:lang w:eastAsia="ko-KR"/>
              </w:rPr>
            </w:pPr>
            <w:commentRangeStart w:id="11"/>
            <w:r>
              <w:rPr>
                <w:rFonts w:hint="eastAsia"/>
                <w:b/>
                <w:color w:val="000000"/>
                <w:sz w:val="20"/>
                <w:szCs w:val="20"/>
                <w:lang w:eastAsia="ko-KR"/>
              </w:rPr>
              <w:t>사용기한</w:t>
            </w:r>
            <w:commentRangeEnd w:id="11"/>
            <w:r w:rsidR="009E100D">
              <w:rPr>
                <w:rStyle w:val="a8"/>
              </w:rPr>
              <w:commentReference w:id="11"/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D2F6D" w14:textId="77777777" w:rsidR="000A2257" w:rsidRPr="00197984" w:rsidRDefault="000A2257" w:rsidP="00A87B1B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both"/>
              <w:rPr>
                <w:kern w:val="2"/>
                <w:sz w:val="20"/>
                <w:szCs w:val="20"/>
                <w:lang w:eastAsia="ko-KR"/>
              </w:rPr>
            </w:pPr>
          </w:p>
        </w:tc>
      </w:tr>
      <w:tr w:rsidR="00AC6D67" w14:paraId="3F9ABEB4" w14:textId="77777777" w:rsidTr="00592163">
        <w:trPr>
          <w:trHeight w:val="360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B16C609" w14:textId="77777777" w:rsidR="00AC6D67" w:rsidRPr="000343C8" w:rsidRDefault="00AC6D67" w:rsidP="00C47465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both"/>
              <w:rPr>
                <w:b/>
                <w:kern w:val="2"/>
                <w:sz w:val="20"/>
                <w:szCs w:val="20"/>
              </w:rPr>
            </w:pPr>
            <w:proofErr w:type="spellStart"/>
            <w:r w:rsidRPr="000343C8">
              <w:rPr>
                <w:rFonts w:hint="eastAsia"/>
                <w:b/>
                <w:sz w:val="20"/>
                <w:szCs w:val="20"/>
              </w:rPr>
              <w:t>보관</w:t>
            </w:r>
            <w:proofErr w:type="spellEnd"/>
            <w:r w:rsidRPr="000343C8">
              <w:rPr>
                <w:rFonts w:hint="eastAsia"/>
                <w:b/>
                <w:sz w:val="20"/>
                <w:szCs w:val="20"/>
              </w:rPr>
              <w:t xml:space="preserve"> </w:t>
            </w:r>
            <w:proofErr w:type="spellStart"/>
            <w:r w:rsidRPr="000343C8">
              <w:rPr>
                <w:rFonts w:hint="eastAsia"/>
                <w:b/>
                <w:sz w:val="20"/>
                <w:szCs w:val="20"/>
              </w:rPr>
              <w:t>조건</w:t>
            </w:r>
            <w:proofErr w:type="spellEnd"/>
            <w:r w:rsidRPr="000343C8">
              <w:rPr>
                <w:rFonts w:hint="eastAsia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84779" w14:textId="77777777" w:rsidR="00AC6D67" w:rsidRPr="00197984" w:rsidRDefault="00AC6D67" w:rsidP="009519EB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both"/>
              <w:rPr>
                <w:kern w:val="2"/>
                <w:sz w:val="20"/>
                <w:szCs w:val="20"/>
                <w:lang w:eastAsia="ko-KR"/>
              </w:rPr>
            </w:pPr>
          </w:p>
        </w:tc>
      </w:tr>
      <w:tr w:rsidR="00AC6D67" w14:paraId="0574A7B1" w14:textId="77777777" w:rsidTr="00CD3D09">
        <w:trPr>
          <w:trHeight w:val="360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92DFC0" w14:textId="77777777" w:rsidR="00AC6D67" w:rsidRPr="000343C8" w:rsidRDefault="00AC6D67" w:rsidP="00C47465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both"/>
              <w:rPr>
                <w:b/>
                <w:sz w:val="20"/>
                <w:szCs w:val="20"/>
              </w:rPr>
            </w:pPr>
            <w:r w:rsidRPr="000343C8">
              <w:rPr>
                <w:rFonts w:hint="eastAsia"/>
                <w:b/>
                <w:sz w:val="20"/>
                <w:szCs w:val="20"/>
                <w:lang w:eastAsia="ko-KR"/>
              </w:rPr>
              <w:t>포장</w:t>
            </w:r>
            <w:r w:rsidRPr="000343C8">
              <w:rPr>
                <w:rFonts w:hint="eastAsia"/>
                <w:b/>
                <w:sz w:val="20"/>
                <w:szCs w:val="20"/>
                <w:lang w:eastAsia="ko-KR"/>
              </w:rPr>
              <w:t xml:space="preserve"> </w:t>
            </w:r>
            <w:r w:rsidRPr="000343C8">
              <w:rPr>
                <w:rFonts w:hint="eastAsia"/>
                <w:b/>
                <w:sz w:val="20"/>
                <w:szCs w:val="20"/>
                <w:lang w:eastAsia="ko-KR"/>
              </w:rPr>
              <w:t>단위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E92DA" w14:textId="77777777" w:rsidR="00AC6D67" w:rsidRPr="00197984" w:rsidRDefault="00AC6D67" w:rsidP="001666FD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both"/>
              <w:rPr>
                <w:sz w:val="20"/>
                <w:szCs w:val="20"/>
                <w:lang w:eastAsia="ko-KR"/>
              </w:rPr>
            </w:pPr>
          </w:p>
        </w:tc>
      </w:tr>
      <w:tr w:rsidR="00AC6D67" w14:paraId="11C442F2" w14:textId="77777777" w:rsidTr="00592163">
        <w:trPr>
          <w:trHeight w:val="360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C5E7C72" w14:textId="77777777" w:rsidR="00AC6D67" w:rsidRPr="00146F19" w:rsidRDefault="00AC6D67" w:rsidP="005E7E88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both"/>
              <w:rPr>
                <w:b/>
                <w:color w:val="000000"/>
                <w:kern w:val="2"/>
                <w:sz w:val="20"/>
                <w:szCs w:val="20"/>
              </w:rPr>
            </w:pPr>
            <w:proofErr w:type="spellStart"/>
            <w:r w:rsidRPr="00146F19">
              <w:rPr>
                <w:rFonts w:hint="eastAsia"/>
                <w:b/>
                <w:color w:val="000000"/>
                <w:sz w:val="20"/>
                <w:szCs w:val="20"/>
              </w:rPr>
              <w:t>직접용기∙포장재질</w:t>
            </w:r>
            <w:proofErr w:type="spellEnd"/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8F88F" w14:textId="77777777" w:rsidR="00AC6D67" w:rsidRPr="00E25A66" w:rsidRDefault="00AC6D67" w:rsidP="009519EB">
            <w:pPr>
              <w:pStyle w:val="af0"/>
              <w:ind w:leftChars="0" w:left="0"/>
              <w:rPr>
                <w:color w:val="000000"/>
                <w:sz w:val="20"/>
                <w:szCs w:val="20"/>
                <w:lang w:eastAsia="ko-KR"/>
              </w:rPr>
            </w:pPr>
          </w:p>
        </w:tc>
      </w:tr>
      <w:tr w:rsidR="002D0FD4" w14:paraId="0CBD11B3" w14:textId="77777777" w:rsidTr="00592163">
        <w:trPr>
          <w:trHeight w:val="360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64DDAF" w14:textId="67124E6E" w:rsidR="002D0FD4" w:rsidRPr="00146F19" w:rsidRDefault="002D0FD4" w:rsidP="005E7E88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both"/>
              <w:rPr>
                <w:rFonts w:hint="eastAsia"/>
                <w:b/>
                <w:color w:val="000000"/>
                <w:sz w:val="20"/>
                <w:szCs w:val="20"/>
                <w:lang w:eastAsia="ko-KR"/>
              </w:rPr>
            </w:pPr>
            <w:r>
              <w:rPr>
                <w:rFonts w:hint="eastAsia"/>
                <w:b/>
                <w:color w:val="000000"/>
                <w:sz w:val="20"/>
                <w:szCs w:val="20"/>
                <w:lang w:eastAsia="ko-KR"/>
              </w:rPr>
              <w:t>기준</w:t>
            </w:r>
            <w:r>
              <w:rPr>
                <w:rFonts w:hint="eastAsia"/>
                <w:b/>
                <w:color w:val="000000"/>
                <w:sz w:val="20"/>
                <w:szCs w:val="20"/>
                <w:lang w:eastAsia="ko-KR"/>
              </w:rPr>
              <w:t xml:space="preserve"> </w:t>
            </w:r>
            <w:r>
              <w:rPr>
                <w:rFonts w:hint="eastAsia"/>
                <w:b/>
                <w:color w:val="000000"/>
                <w:sz w:val="20"/>
                <w:szCs w:val="20"/>
                <w:lang w:eastAsia="ko-KR"/>
              </w:rPr>
              <w:t>및</w:t>
            </w:r>
            <w:r>
              <w:rPr>
                <w:rFonts w:hint="eastAsia"/>
                <w:b/>
                <w:color w:val="000000"/>
                <w:sz w:val="20"/>
                <w:szCs w:val="20"/>
                <w:lang w:eastAsia="ko-KR"/>
              </w:rPr>
              <w:t xml:space="preserve"> </w:t>
            </w:r>
            <w:r>
              <w:rPr>
                <w:rFonts w:hint="eastAsia"/>
                <w:b/>
                <w:color w:val="000000"/>
                <w:sz w:val="20"/>
                <w:szCs w:val="20"/>
                <w:lang w:eastAsia="ko-KR"/>
              </w:rPr>
              <w:t>시험방법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964CD" w14:textId="77777777" w:rsidR="002D0FD4" w:rsidRPr="00E25A66" w:rsidRDefault="002D0FD4" w:rsidP="009519EB">
            <w:pPr>
              <w:pStyle w:val="af0"/>
              <w:ind w:leftChars="0" w:left="0"/>
              <w:rPr>
                <w:color w:val="000000"/>
                <w:sz w:val="20"/>
                <w:szCs w:val="20"/>
                <w:lang w:eastAsia="ko-KR"/>
              </w:rPr>
            </w:pPr>
          </w:p>
        </w:tc>
      </w:tr>
      <w:tr w:rsidR="00AC6D67" w14:paraId="0F924C7C" w14:textId="77777777" w:rsidTr="00592163">
        <w:trPr>
          <w:trHeight w:val="360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148EBD9" w14:textId="77777777" w:rsidR="00AC6D67" w:rsidRPr="00197984" w:rsidRDefault="00AC6D67" w:rsidP="00C47465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both"/>
              <w:rPr>
                <w:b/>
                <w:kern w:val="2"/>
                <w:sz w:val="20"/>
                <w:szCs w:val="20"/>
                <w:lang w:eastAsia="ko-KR"/>
              </w:rPr>
            </w:pPr>
            <w:r>
              <w:rPr>
                <w:rFonts w:hint="eastAsia"/>
                <w:b/>
                <w:sz w:val="20"/>
                <w:szCs w:val="20"/>
                <w:lang w:eastAsia="ko-KR"/>
              </w:rPr>
              <w:t>제조원</w:t>
            </w:r>
            <w:r>
              <w:rPr>
                <w:rFonts w:hint="eastAsia"/>
                <w:b/>
                <w:sz w:val="20"/>
                <w:szCs w:val="20"/>
                <w:lang w:eastAsia="ko-KR"/>
              </w:rPr>
              <w:t>/</w:t>
            </w:r>
            <w:r>
              <w:rPr>
                <w:rFonts w:hint="eastAsia"/>
                <w:b/>
                <w:sz w:val="20"/>
                <w:szCs w:val="20"/>
                <w:lang w:eastAsia="ko-KR"/>
              </w:rPr>
              <w:t>제조범위</w:t>
            </w:r>
            <w:r>
              <w:rPr>
                <w:rFonts w:hint="eastAsia"/>
                <w:b/>
                <w:sz w:val="20"/>
                <w:szCs w:val="20"/>
                <w:lang w:eastAsia="ko-KR"/>
              </w:rPr>
              <w:t xml:space="preserve"> 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CA492" w14:textId="77777777" w:rsidR="00AC6D67" w:rsidRPr="00B9416A" w:rsidRDefault="00AC6D67" w:rsidP="00A87B1B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both"/>
              <w:rPr>
                <w:b/>
                <w:kern w:val="2"/>
                <w:sz w:val="20"/>
                <w:szCs w:val="20"/>
                <w:lang w:eastAsia="ko-KR"/>
              </w:rPr>
            </w:pPr>
          </w:p>
        </w:tc>
      </w:tr>
      <w:tr w:rsidR="00B35458" w14:paraId="17918795" w14:textId="77777777" w:rsidTr="00CD3D09">
        <w:trPr>
          <w:trHeight w:val="360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8CE38C" w14:textId="77777777" w:rsidR="00B35458" w:rsidRDefault="00B35458" w:rsidP="00C47465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both"/>
              <w:rPr>
                <w:b/>
                <w:sz w:val="20"/>
                <w:szCs w:val="20"/>
                <w:lang w:eastAsia="ko-KR"/>
              </w:rPr>
            </w:pPr>
            <w:commentRangeStart w:id="12"/>
            <w:r>
              <w:rPr>
                <w:rFonts w:hint="eastAsia"/>
                <w:b/>
                <w:sz w:val="20"/>
                <w:szCs w:val="20"/>
                <w:lang w:eastAsia="ko-KR"/>
              </w:rPr>
              <w:t>판매시장</w:t>
            </w:r>
            <w:commentRangeEnd w:id="12"/>
            <w:r w:rsidR="00F46A53">
              <w:rPr>
                <w:rStyle w:val="a8"/>
              </w:rPr>
              <w:commentReference w:id="12"/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025C09" w14:textId="77777777" w:rsidR="00B35458" w:rsidRDefault="00B35458" w:rsidP="00A87B1B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both"/>
              <w:rPr>
                <w:sz w:val="20"/>
                <w:szCs w:val="20"/>
                <w:lang w:eastAsia="ko-KR"/>
              </w:rPr>
            </w:pPr>
          </w:p>
        </w:tc>
      </w:tr>
    </w:tbl>
    <w:p w14:paraId="450B2F74" w14:textId="77777777" w:rsidR="00F02F46" w:rsidRPr="0086179A" w:rsidRDefault="00F02F46" w:rsidP="00E06AB0">
      <w:pPr>
        <w:pStyle w:val="af4"/>
        <w:numPr>
          <w:ilvl w:val="0"/>
          <w:numId w:val="0"/>
        </w:numPr>
      </w:pPr>
    </w:p>
    <w:p w14:paraId="59284430" w14:textId="77777777" w:rsidR="00E62352" w:rsidRPr="00BB5F2E" w:rsidRDefault="001226E8" w:rsidP="00C97D75">
      <w:pPr>
        <w:pStyle w:val="2"/>
        <w:ind w:left="142"/>
      </w:pPr>
      <w:r w:rsidRPr="00BB5F2E">
        <w:rPr>
          <w:rFonts w:hint="eastAsia"/>
        </w:rPr>
        <w:t>Master</w:t>
      </w:r>
      <w:r w:rsidR="00E62352" w:rsidRPr="00BB5F2E">
        <w:rPr>
          <w:rFonts w:hint="eastAsia"/>
        </w:rPr>
        <w:t xml:space="preserve"> </w:t>
      </w:r>
      <w:r w:rsidR="00E62352" w:rsidRPr="00BB5F2E">
        <w:t xml:space="preserve">Batch Record </w:t>
      </w:r>
      <w:r w:rsidRPr="00BB5F2E">
        <w:rPr>
          <w:rFonts w:hint="eastAsia"/>
        </w:rPr>
        <w:t>원본</w:t>
      </w:r>
      <w:r w:rsidR="00E62352" w:rsidRPr="00BB5F2E">
        <w:rPr>
          <w:rFonts w:hint="eastAsia"/>
        </w:rPr>
        <w:t xml:space="preserve"> </w:t>
      </w:r>
      <w:r w:rsidR="00E62352" w:rsidRPr="00BB5F2E">
        <w:rPr>
          <w:rFonts w:hint="eastAsia"/>
        </w:rPr>
        <w:t>배치</w:t>
      </w:r>
      <w:r w:rsidR="00E62352" w:rsidRPr="00BB5F2E">
        <w:rPr>
          <w:rFonts w:hint="eastAsia"/>
        </w:rPr>
        <w:t xml:space="preserve"> </w:t>
      </w:r>
      <w:r w:rsidR="00E62352" w:rsidRPr="00BB5F2E">
        <w:rPr>
          <w:rFonts w:hint="eastAsia"/>
        </w:rPr>
        <w:t>기록서</w:t>
      </w:r>
    </w:p>
    <w:p w14:paraId="78CCD77A" w14:textId="77777777" w:rsidR="00592163" w:rsidRDefault="00592163" w:rsidP="00F01BA4">
      <w:pPr>
        <w:pStyle w:val="3f1"/>
        <w:ind w:left="1021" w:firstLine="0"/>
      </w:pPr>
      <w:r w:rsidRPr="00F46A53">
        <w:rPr>
          <w:rFonts w:hint="eastAsia"/>
        </w:rPr>
        <w:t>평가</w:t>
      </w:r>
      <w:r w:rsidRPr="00F46A53">
        <w:rPr>
          <w:rFonts w:hint="eastAsia"/>
        </w:rPr>
        <w:t xml:space="preserve"> </w:t>
      </w:r>
      <w:r w:rsidRPr="00F46A53">
        <w:rPr>
          <w:rFonts w:hint="eastAsia"/>
        </w:rPr>
        <w:t>기간</w:t>
      </w:r>
      <w:r w:rsidRPr="00F46A53">
        <w:rPr>
          <w:rFonts w:hint="eastAsia"/>
        </w:rPr>
        <w:t xml:space="preserve"> </w:t>
      </w:r>
      <w:r w:rsidRPr="00F46A53">
        <w:rPr>
          <w:rFonts w:hint="eastAsia"/>
        </w:rPr>
        <w:t>동안</w:t>
      </w:r>
      <w:r w:rsidRPr="00F46A53">
        <w:rPr>
          <w:rFonts w:hint="eastAsia"/>
        </w:rPr>
        <w:t xml:space="preserve"> </w:t>
      </w:r>
      <w:r w:rsidRPr="00F46A53">
        <w:rPr>
          <w:rFonts w:hint="eastAsia"/>
        </w:rPr>
        <w:t>제조기록서는</w:t>
      </w:r>
      <w:r w:rsidRPr="00F46A53">
        <w:rPr>
          <w:rFonts w:hint="eastAsia"/>
        </w:rPr>
        <w:t xml:space="preserve"> </w:t>
      </w:r>
      <w:r w:rsidR="00B32D9D" w:rsidRPr="00F46A53">
        <w:rPr>
          <w:rFonts w:hint="eastAsia"/>
          <w:highlight w:val="yellow"/>
        </w:rPr>
        <w:t>X</w:t>
      </w:r>
      <w:r w:rsidR="00B32D9D" w:rsidRPr="00F46A53">
        <w:rPr>
          <w:rFonts w:hint="eastAsia"/>
        </w:rPr>
        <w:t>회</w:t>
      </w:r>
      <w:r w:rsidR="00B32D9D" w:rsidRPr="00F46A53">
        <w:rPr>
          <w:rFonts w:hint="eastAsia"/>
        </w:rPr>
        <w:t>,</w:t>
      </w:r>
      <w:r w:rsidR="00B32D9D" w:rsidRPr="00F46A53">
        <w:t xml:space="preserve"> </w:t>
      </w:r>
      <w:r w:rsidR="00B32D9D" w:rsidRPr="00F46A53">
        <w:rPr>
          <w:rFonts w:hint="eastAsia"/>
        </w:rPr>
        <w:t>포장기록서는</w:t>
      </w:r>
      <w:r w:rsidR="00B32D9D" w:rsidRPr="00F46A53">
        <w:rPr>
          <w:rFonts w:hint="eastAsia"/>
        </w:rPr>
        <w:t xml:space="preserve"> </w:t>
      </w:r>
      <w:r w:rsidR="00B32D9D" w:rsidRPr="00F46A53">
        <w:rPr>
          <w:rFonts w:hint="eastAsia"/>
          <w:highlight w:val="yellow"/>
        </w:rPr>
        <w:t>X</w:t>
      </w:r>
      <w:r w:rsidR="00B32D9D" w:rsidRPr="00F46A53">
        <w:rPr>
          <w:rFonts w:hint="eastAsia"/>
        </w:rPr>
        <w:t>회</w:t>
      </w:r>
      <w:r w:rsidR="00B32D9D" w:rsidRPr="00F46A53">
        <w:rPr>
          <w:rFonts w:hint="eastAsia"/>
        </w:rPr>
        <w:t xml:space="preserve"> </w:t>
      </w:r>
      <w:r w:rsidR="00B32D9D" w:rsidRPr="00F46A53">
        <w:rPr>
          <w:rFonts w:hint="eastAsia"/>
        </w:rPr>
        <w:t>개정되었으며</w:t>
      </w:r>
      <w:r w:rsidR="00F46A53">
        <w:rPr>
          <w:rFonts w:hint="eastAsia"/>
        </w:rPr>
        <w:t xml:space="preserve">, </w:t>
      </w:r>
      <w:r w:rsidR="00F46A53">
        <w:rPr>
          <w:rFonts w:hint="eastAsia"/>
        </w:rPr>
        <w:t>상세한</w:t>
      </w:r>
      <w:r w:rsidR="00F46A53">
        <w:rPr>
          <w:rFonts w:hint="eastAsia"/>
        </w:rPr>
        <w:t xml:space="preserve"> </w:t>
      </w:r>
      <w:r w:rsidR="00F46A53">
        <w:rPr>
          <w:rFonts w:hint="eastAsia"/>
        </w:rPr>
        <w:t>개정사유는</w:t>
      </w:r>
      <w:r w:rsidRPr="00F46A53">
        <w:rPr>
          <w:rFonts w:hint="eastAsia"/>
        </w:rPr>
        <w:t xml:space="preserve"> </w:t>
      </w:r>
      <w:r w:rsidRPr="00F46A53">
        <w:rPr>
          <w:rFonts w:hint="eastAsia"/>
        </w:rPr>
        <w:t>아래</w:t>
      </w:r>
      <w:r w:rsidRPr="00F46A53">
        <w:rPr>
          <w:rFonts w:hint="eastAsia"/>
        </w:rPr>
        <w:t xml:space="preserve"> </w:t>
      </w:r>
      <w:r w:rsidR="00F46A53">
        <w:rPr>
          <w:rFonts w:hint="eastAsia"/>
        </w:rPr>
        <w:t>표와</w:t>
      </w:r>
      <w:r w:rsidR="00F46A53">
        <w:rPr>
          <w:rFonts w:hint="eastAsia"/>
        </w:rPr>
        <w:t xml:space="preserve"> </w:t>
      </w:r>
      <w:r w:rsidR="00F46A53">
        <w:rPr>
          <w:rFonts w:hint="eastAsia"/>
        </w:rPr>
        <w:t>같다</w:t>
      </w:r>
      <w:commentRangeStart w:id="13"/>
      <w:commentRangeEnd w:id="13"/>
      <w:r w:rsidR="00F46A53" w:rsidRPr="00F46A53">
        <w:rPr>
          <w:rStyle w:val="a8"/>
          <w:snapToGrid/>
          <w:kern w:val="0"/>
          <w:lang w:eastAsia="en-US"/>
        </w:rPr>
        <w:commentReference w:id="13"/>
      </w:r>
      <w:r w:rsidRPr="00F46A53">
        <w:rPr>
          <w:rFonts w:hint="eastAsia"/>
        </w:rPr>
        <w:t>.</w:t>
      </w:r>
      <w:r w:rsidR="00B32D9D">
        <w:t xml:space="preserve"> </w:t>
      </w:r>
      <w:commentRangeStart w:id="14"/>
      <w:r w:rsidR="00857E4A">
        <w:rPr>
          <w:rFonts w:hint="eastAsia"/>
        </w:rPr>
        <w:t>주요한</w:t>
      </w:r>
      <w:r w:rsidR="00857E4A">
        <w:rPr>
          <w:rFonts w:hint="eastAsia"/>
        </w:rPr>
        <w:t xml:space="preserve"> </w:t>
      </w:r>
      <w:r w:rsidR="00857E4A">
        <w:rPr>
          <w:rFonts w:hint="eastAsia"/>
        </w:rPr>
        <w:t>변경사항은</w:t>
      </w:r>
      <w:r w:rsidR="00857E4A">
        <w:rPr>
          <w:rFonts w:hint="eastAsia"/>
        </w:rPr>
        <w:t xml:space="preserve"> </w:t>
      </w:r>
      <w:r w:rsidR="00857E4A">
        <w:rPr>
          <w:rFonts w:hint="eastAsia"/>
        </w:rPr>
        <w:t>변경관리</w:t>
      </w:r>
      <w:r w:rsidR="00857E4A">
        <w:rPr>
          <w:rFonts w:hint="eastAsia"/>
        </w:rPr>
        <w:t xml:space="preserve"> </w:t>
      </w:r>
      <w:r w:rsidR="00857E4A">
        <w:rPr>
          <w:rFonts w:hint="eastAsia"/>
        </w:rPr>
        <w:t>및</w:t>
      </w:r>
      <w:r w:rsidR="00857E4A">
        <w:rPr>
          <w:rFonts w:hint="eastAsia"/>
        </w:rPr>
        <w:t xml:space="preserve"> </w:t>
      </w:r>
      <w:r w:rsidR="00857E4A">
        <w:rPr>
          <w:rFonts w:hint="eastAsia"/>
        </w:rPr>
        <w:t>일탈</w:t>
      </w:r>
      <w:r w:rsidR="00857E4A">
        <w:rPr>
          <w:rFonts w:hint="eastAsia"/>
        </w:rPr>
        <w:t xml:space="preserve"> </w:t>
      </w:r>
      <w:r w:rsidR="00857E4A">
        <w:rPr>
          <w:rFonts w:hint="eastAsia"/>
        </w:rPr>
        <w:t>하에서</w:t>
      </w:r>
      <w:r w:rsidR="00857E4A">
        <w:rPr>
          <w:rFonts w:hint="eastAsia"/>
        </w:rPr>
        <w:t xml:space="preserve"> </w:t>
      </w:r>
      <w:r w:rsidR="00857E4A">
        <w:rPr>
          <w:rFonts w:hint="eastAsia"/>
        </w:rPr>
        <w:t>적절히</w:t>
      </w:r>
      <w:r w:rsidR="00857E4A">
        <w:rPr>
          <w:rFonts w:hint="eastAsia"/>
        </w:rPr>
        <w:t xml:space="preserve"> </w:t>
      </w:r>
      <w:r w:rsidR="00857E4A">
        <w:rPr>
          <w:rFonts w:hint="eastAsia"/>
        </w:rPr>
        <w:t>관리되었으며</w:t>
      </w:r>
      <w:r w:rsidR="00857E4A">
        <w:rPr>
          <w:rFonts w:hint="eastAsia"/>
        </w:rPr>
        <w:t xml:space="preserve"> </w:t>
      </w:r>
      <w:r w:rsidR="00857E4A">
        <w:rPr>
          <w:rFonts w:hint="eastAsia"/>
        </w:rPr>
        <w:t>명확히</w:t>
      </w:r>
      <w:r w:rsidR="00857E4A">
        <w:rPr>
          <w:rFonts w:hint="eastAsia"/>
        </w:rPr>
        <w:t xml:space="preserve"> </w:t>
      </w:r>
      <w:r w:rsidR="00857E4A">
        <w:rPr>
          <w:rFonts w:hint="eastAsia"/>
        </w:rPr>
        <w:t>반영되었음을</w:t>
      </w:r>
      <w:r w:rsidR="00857E4A">
        <w:rPr>
          <w:rFonts w:hint="eastAsia"/>
        </w:rPr>
        <w:t xml:space="preserve"> </w:t>
      </w:r>
      <w:r w:rsidR="00857E4A">
        <w:rPr>
          <w:rFonts w:hint="eastAsia"/>
        </w:rPr>
        <w:t>확인하였다</w:t>
      </w:r>
      <w:r w:rsidR="00857E4A">
        <w:rPr>
          <w:rFonts w:hint="eastAsia"/>
        </w:rPr>
        <w:t>.</w:t>
      </w:r>
      <w:commentRangeEnd w:id="14"/>
      <w:r w:rsidR="00857E4A">
        <w:rPr>
          <w:rStyle w:val="a8"/>
          <w:snapToGrid/>
          <w:kern w:val="0"/>
          <w:lang w:eastAsia="en-US"/>
        </w:rPr>
        <w:commentReference w:id="14"/>
      </w:r>
    </w:p>
    <w:tbl>
      <w:tblPr>
        <w:tblW w:w="8639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1"/>
        <w:gridCol w:w="1205"/>
        <w:gridCol w:w="2046"/>
        <w:gridCol w:w="2991"/>
        <w:gridCol w:w="1116"/>
      </w:tblGrid>
      <w:tr w:rsidR="00B32D9D" w:rsidRPr="007E1D94" w14:paraId="7170385F" w14:textId="77777777" w:rsidTr="00E06AB0">
        <w:trPr>
          <w:trHeight w:val="360"/>
          <w:tblHeader/>
        </w:trPr>
        <w:tc>
          <w:tcPr>
            <w:tcW w:w="1281" w:type="dxa"/>
            <w:shd w:val="clear" w:color="auto" w:fill="D9D9D9"/>
            <w:vAlign w:val="center"/>
          </w:tcPr>
          <w:p w14:paraId="65734EB1" w14:textId="77777777" w:rsidR="00B32D9D" w:rsidRPr="007E1D94" w:rsidRDefault="00B32D9D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b/>
                <w:sz w:val="20"/>
                <w:szCs w:val="20"/>
                <w:lang w:eastAsia="ko-KR"/>
              </w:rPr>
            </w:pPr>
            <w:r w:rsidRPr="007E1D94">
              <w:rPr>
                <w:rFonts w:hint="eastAsia"/>
                <w:b/>
                <w:sz w:val="20"/>
                <w:szCs w:val="20"/>
                <w:lang w:eastAsia="ko-KR"/>
              </w:rPr>
              <w:t>구분</w:t>
            </w:r>
          </w:p>
        </w:tc>
        <w:tc>
          <w:tcPr>
            <w:tcW w:w="1205" w:type="dxa"/>
            <w:shd w:val="clear" w:color="auto" w:fill="D9D9D9"/>
            <w:vAlign w:val="center"/>
          </w:tcPr>
          <w:p w14:paraId="139EC162" w14:textId="77777777" w:rsidR="00B32D9D" w:rsidRPr="007E1D94" w:rsidRDefault="00B32D9D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b/>
                <w:sz w:val="20"/>
                <w:szCs w:val="20"/>
                <w:lang w:eastAsia="ko-KR"/>
              </w:rPr>
            </w:pPr>
            <w:r w:rsidRPr="007E1D94">
              <w:rPr>
                <w:rFonts w:hint="eastAsia"/>
                <w:b/>
                <w:sz w:val="20"/>
                <w:szCs w:val="20"/>
                <w:lang w:eastAsia="ko-KR"/>
              </w:rPr>
              <w:t>Batch Size/</w:t>
            </w:r>
          </w:p>
          <w:p w14:paraId="4C6D815A" w14:textId="77777777" w:rsidR="00B32D9D" w:rsidRPr="007E1D94" w:rsidRDefault="00B32D9D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b/>
                <w:sz w:val="20"/>
                <w:szCs w:val="20"/>
              </w:rPr>
            </w:pPr>
            <w:r w:rsidRPr="007E1D94">
              <w:rPr>
                <w:rFonts w:hint="eastAsia"/>
                <w:b/>
                <w:sz w:val="20"/>
                <w:szCs w:val="20"/>
                <w:lang w:eastAsia="ko-KR"/>
              </w:rPr>
              <w:t>포장단위</w:t>
            </w:r>
          </w:p>
        </w:tc>
        <w:tc>
          <w:tcPr>
            <w:tcW w:w="2046" w:type="dxa"/>
            <w:shd w:val="clear" w:color="auto" w:fill="D9D9D9"/>
            <w:vAlign w:val="center"/>
          </w:tcPr>
          <w:p w14:paraId="20082EBE" w14:textId="77777777" w:rsidR="00B32D9D" w:rsidRPr="007E1D94" w:rsidRDefault="00B32D9D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b/>
                <w:sz w:val="20"/>
                <w:szCs w:val="20"/>
                <w:lang w:eastAsia="ko-KR"/>
              </w:rPr>
            </w:pPr>
            <w:r w:rsidRPr="007E1D94">
              <w:rPr>
                <w:rFonts w:hint="eastAsia"/>
                <w:b/>
                <w:sz w:val="20"/>
                <w:szCs w:val="20"/>
                <w:lang w:eastAsia="ko-KR"/>
              </w:rPr>
              <w:t>문서번호</w:t>
            </w:r>
            <w:r w:rsidRPr="007E1D94">
              <w:rPr>
                <w:rFonts w:hint="eastAsia"/>
                <w:b/>
                <w:sz w:val="20"/>
                <w:szCs w:val="20"/>
                <w:lang w:eastAsia="ko-KR"/>
              </w:rPr>
              <w:t>(ver.)</w:t>
            </w:r>
          </w:p>
        </w:tc>
        <w:tc>
          <w:tcPr>
            <w:tcW w:w="2991" w:type="dxa"/>
            <w:shd w:val="clear" w:color="auto" w:fill="D9D9D9"/>
            <w:vAlign w:val="center"/>
          </w:tcPr>
          <w:p w14:paraId="74F5E8B7" w14:textId="77777777" w:rsidR="00B32D9D" w:rsidRPr="007E1D94" w:rsidRDefault="00B32D9D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b/>
                <w:sz w:val="20"/>
                <w:szCs w:val="20"/>
                <w:lang w:eastAsia="ko-KR"/>
              </w:rPr>
            </w:pPr>
            <w:r>
              <w:rPr>
                <w:rFonts w:hint="eastAsia"/>
                <w:b/>
                <w:sz w:val="20"/>
                <w:szCs w:val="20"/>
                <w:lang w:eastAsia="ko-KR"/>
              </w:rPr>
              <w:t>변경</w:t>
            </w:r>
            <w:r w:rsidRPr="007E1D94">
              <w:rPr>
                <w:rFonts w:hint="eastAsia"/>
                <w:b/>
                <w:sz w:val="20"/>
                <w:szCs w:val="20"/>
                <w:lang w:eastAsia="ko-KR"/>
              </w:rPr>
              <w:t xml:space="preserve"> </w:t>
            </w:r>
            <w:r w:rsidRPr="007E1D94">
              <w:rPr>
                <w:rFonts w:hint="eastAsia"/>
                <w:b/>
                <w:sz w:val="20"/>
                <w:szCs w:val="20"/>
                <w:lang w:eastAsia="ko-KR"/>
              </w:rPr>
              <w:t>내용</w:t>
            </w:r>
          </w:p>
        </w:tc>
        <w:tc>
          <w:tcPr>
            <w:tcW w:w="1116" w:type="dxa"/>
            <w:shd w:val="clear" w:color="auto" w:fill="D9D9D9"/>
            <w:vAlign w:val="center"/>
          </w:tcPr>
          <w:p w14:paraId="18EDAF71" w14:textId="77777777" w:rsidR="00B32D9D" w:rsidRPr="007E1D94" w:rsidRDefault="00B32D9D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b/>
                <w:sz w:val="20"/>
                <w:szCs w:val="20"/>
              </w:rPr>
            </w:pPr>
            <w:r w:rsidRPr="007E1D94">
              <w:rPr>
                <w:rFonts w:hint="eastAsia"/>
                <w:b/>
                <w:sz w:val="20"/>
                <w:szCs w:val="20"/>
                <w:lang w:eastAsia="ko-KR"/>
              </w:rPr>
              <w:t>발효일자</w:t>
            </w:r>
          </w:p>
        </w:tc>
      </w:tr>
      <w:tr w:rsidR="00B32D9D" w:rsidRPr="007E1D94" w14:paraId="16C9C894" w14:textId="77777777" w:rsidTr="00E06AB0">
        <w:trPr>
          <w:trHeight w:val="649"/>
        </w:trPr>
        <w:tc>
          <w:tcPr>
            <w:tcW w:w="1281" w:type="dxa"/>
            <w:shd w:val="clear" w:color="auto" w:fill="FFFFFF"/>
            <w:vAlign w:val="center"/>
          </w:tcPr>
          <w:p w14:paraId="792F88CC" w14:textId="77777777" w:rsidR="00B32D9D" w:rsidRPr="007E1D94" w:rsidRDefault="00B32D9D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both"/>
              <w:rPr>
                <w:sz w:val="20"/>
                <w:szCs w:val="20"/>
                <w:lang w:eastAsia="ko-KR"/>
              </w:rPr>
            </w:pPr>
          </w:p>
        </w:tc>
        <w:tc>
          <w:tcPr>
            <w:tcW w:w="1205" w:type="dxa"/>
            <w:vAlign w:val="center"/>
          </w:tcPr>
          <w:p w14:paraId="2F9FF6B7" w14:textId="77777777" w:rsidR="00B32D9D" w:rsidRPr="007E1D94" w:rsidRDefault="00B32D9D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kern w:val="2"/>
                <w:sz w:val="20"/>
                <w:szCs w:val="20"/>
                <w:lang w:eastAsia="ko-KR"/>
              </w:rPr>
            </w:pPr>
          </w:p>
        </w:tc>
        <w:tc>
          <w:tcPr>
            <w:tcW w:w="2046" w:type="dxa"/>
            <w:vAlign w:val="center"/>
          </w:tcPr>
          <w:p w14:paraId="26C8A705" w14:textId="77777777" w:rsidR="00B32D9D" w:rsidRPr="0068048D" w:rsidRDefault="00B32D9D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2991" w:type="dxa"/>
            <w:vAlign w:val="center"/>
          </w:tcPr>
          <w:p w14:paraId="7ABC2ACD" w14:textId="77777777" w:rsidR="00B32D9D" w:rsidRPr="0068048D" w:rsidRDefault="00B32D9D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ind w:left="200" w:hangingChars="100" w:hanging="200"/>
              <w:rPr>
                <w:sz w:val="20"/>
                <w:szCs w:val="20"/>
                <w:lang w:eastAsia="ko-KR"/>
              </w:rPr>
            </w:pPr>
          </w:p>
        </w:tc>
        <w:tc>
          <w:tcPr>
            <w:tcW w:w="1116" w:type="dxa"/>
            <w:vAlign w:val="center"/>
          </w:tcPr>
          <w:p w14:paraId="1FC2FF53" w14:textId="77777777" w:rsidR="00B32D9D" w:rsidRPr="007E1D94" w:rsidRDefault="00B32D9D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kern w:val="2"/>
                <w:sz w:val="20"/>
                <w:szCs w:val="20"/>
                <w:lang w:eastAsia="ko-KR"/>
              </w:rPr>
            </w:pPr>
          </w:p>
        </w:tc>
      </w:tr>
    </w:tbl>
    <w:p w14:paraId="56209CCC" w14:textId="77777777" w:rsidR="00C30BA0" w:rsidRPr="00C30BA0" w:rsidRDefault="00C30BA0" w:rsidP="00E06AB0">
      <w:pPr>
        <w:pStyle w:val="af4"/>
        <w:numPr>
          <w:ilvl w:val="0"/>
          <w:numId w:val="0"/>
        </w:numPr>
        <w:ind w:left="284"/>
      </w:pPr>
    </w:p>
    <w:p w14:paraId="3C2C1F71" w14:textId="77777777" w:rsidR="00CA5114" w:rsidRPr="00D860FD" w:rsidRDefault="00CA5114" w:rsidP="00E06AB0">
      <w:pPr>
        <w:pStyle w:val="2"/>
      </w:pPr>
      <w:r>
        <w:rPr>
          <w:rFonts w:hint="eastAsia"/>
        </w:rPr>
        <w:t xml:space="preserve">Change of Specification and Test Method </w:t>
      </w:r>
      <w:r w:rsidRPr="001A53A4">
        <w:rPr>
          <w:rFonts w:hint="eastAsia"/>
        </w:rPr>
        <w:t>제품</w:t>
      </w:r>
      <w:r w:rsidRPr="001A53A4">
        <w:rPr>
          <w:rFonts w:hint="eastAsia"/>
        </w:rPr>
        <w:t xml:space="preserve"> </w:t>
      </w:r>
      <w:r w:rsidRPr="001A53A4">
        <w:rPr>
          <w:rFonts w:hint="eastAsia"/>
        </w:rPr>
        <w:t>기준</w:t>
      </w:r>
      <w:r w:rsidRPr="001A53A4">
        <w:rPr>
          <w:rFonts w:hint="eastAsia"/>
        </w:rPr>
        <w:t xml:space="preserve"> </w:t>
      </w:r>
      <w:r w:rsidRPr="001A53A4">
        <w:rPr>
          <w:rFonts w:hint="eastAsia"/>
        </w:rPr>
        <w:t>및</w:t>
      </w:r>
      <w:r w:rsidRPr="001A53A4">
        <w:rPr>
          <w:rFonts w:hint="eastAsia"/>
        </w:rPr>
        <w:t xml:space="preserve"> </w:t>
      </w:r>
      <w:r w:rsidRPr="001A53A4">
        <w:rPr>
          <w:rFonts w:hint="eastAsia"/>
        </w:rPr>
        <w:t>시험방법</w:t>
      </w:r>
      <w:r w:rsidRPr="001A53A4">
        <w:rPr>
          <w:rFonts w:hint="eastAsia"/>
        </w:rPr>
        <w:t xml:space="preserve"> </w:t>
      </w:r>
      <w:r w:rsidRPr="001A53A4">
        <w:rPr>
          <w:rFonts w:hint="eastAsia"/>
        </w:rPr>
        <w:t>변경</w:t>
      </w:r>
    </w:p>
    <w:p w14:paraId="03BF0A05" w14:textId="77777777" w:rsidR="00857E4A" w:rsidRDefault="00857E4A" w:rsidP="00857E4A">
      <w:pPr>
        <w:pStyle w:val="3f1"/>
        <w:ind w:left="1021" w:firstLine="0"/>
      </w:pPr>
      <w:r w:rsidRPr="00F46A53">
        <w:rPr>
          <w:rFonts w:hint="eastAsia"/>
        </w:rPr>
        <w:t>평가</w:t>
      </w:r>
      <w:r w:rsidRPr="00F46A53">
        <w:rPr>
          <w:rFonts w:hint="eastAsia"/>
        </w:rPr>
        <w:t xml:space="preserve"> </w:t>
      </w:r>
      <w:r w:rsidRPr="00F46A53">
        <w:rPr>
          <w:rFonts w:hint="eastAsia"/>
        </w:rPr>
        <w:t>기간</w:t>
      </w:r>
      <w:r w:rsidRPr="00F46A53">
        <w:rPr>
          <w:rFonts w:hint="eastAsia"/>
        </w:rPr>
        <w:t xml:space="preserve"> </w:t>
      </w:r>
      <w:r w:rsidRPr="00F46A53">
        <w:rPr>
          <w:rFonts w:hint="eastAsia"/>
        </w:rPr>
        <w:t>동안</w:t>
      </w:r>
      <w:r>
        <w:rPr>
          <w:rFonts w:hint="eastAsia"/>
        </w:rPr>
        <w:t xml:space="preserve"> </w:t>
      </w:r>
      <w:r w:rsidRPr="00857E4A">
        <w:rPr>
          <w:rFonts w:hint="eastAsia"/>
        </w:rPr>
        <w:t>기준</w:t>
      </w:r>
      <w:r w:rsidRPr="00857E4A">
        <w:rPr>
          <w:rFonts w:hint="eastAsia"/>
        </w:rPr>
        <w:t xml:space="preserve"> </w:t>
      </w:r>
      <w:r w:rsidRPr="00857E4A">
        <w:rPr>
          <w:rFonts w:hint="eastAsia"/>
        </w:rPr>
        <w:t>및</w:t>
      </w:r>
      <w:r w:rsidRPr="00857E4A">
        <w:rPr>
          <w:rFonts w:hint="eastAsia"/>
        </w:rPr>
        <w:t xml:space="preserve"> </w:t>
      </w:r>
      <w:r w:rsidRPr="00857E4A">
        <w:rPr>
          <w:rFonts w:hint="eastAsia"/>
        </w:rPr>
        <w:t>시험</w:t>
      </w:r>
      <w:r w:rsidRPr="00857E4A">
        <w:rPr>
          <w:rFonts w:hint="eastAsia"/>
        </w:rPr>
        <w:t xml:space="preserve"> </w:t>
      </w:r>
      <w:r>
        <w:rPr>
          <w:rFonts w:hint="eastAsia"/>
        </w:rPr>
        <w:t>방법은</w:t>
      </w:r>
      <w:r>
        <w:rPr>
          <w:rFonts w:hint="eastAsia"/>
        </w:rPr>
        <w:t xml:space="preserve"> </w:t>
      </w:r>
      <w:r>
        <w:rPr>
          <w:rFonts w:hint="eastAsia"/>
        </w:rPr>
        <w:t>하기</w:t>
      </w:r>
      <w:r>
        <w:rPr>
          <w:rFonts w:hint="eastAsia"/>
        </w:rPr>
        <w:t xml:space="preserve"> </w:t>
      </w:r>
      <w:r>
        <w:rPr>
          <w:rFonts w:hint="eastAsia"/>
        </w:rPr>
        <w:t>표와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사유로</w:t>
      </w:r>
      <w:r>
        <w:rPr>
          <w:rFonts w:hint="eastAsia"/>
        </w:rPr>
        <w:t xml:space="preserve"> </w:t>
      </w:r>
      <w:r>
        <w:rPr>
          <w:rFonts w:hint="eastAsia"/>
        </w:rPr>
        <w:t>개정되</w:t>
      </w:r>
      <w:r w:rsidRPr="00F46A53">
        <w:rPr>
          <w:rFonts w:hint="eastAsia"/>
        </w:rPr>
        <w:t>었으며</w:t>
      </w:r>
      <w:r>
        <w:rPr>
          <w:rFonts w:hint="eastAsia"/>
        </w:rPr>
        <w:t xml:space="preserve">, </w:t>
      </w:r>
      <w:commentRangeStart w:id="15"/>
      <w:r>
        <w:rPr>
          <w:rFonts w:hint="eastAsia"/>
        </w:rPr>
        <w:t>주요한</w:t>
      </w:r>
      <w:r>
        <w:rPr>
          <w:rFonts w:hint="eastAsia"/>
        </w:rPr>
        <w:t xml:space="preserve"> </w:t>
      </w:r>
      <w:r>
        <w:rPr>
          <w:rFonts w:hint="eastAsia"/>
        </w:rPr>
        <w:t>개정사항은</w:t>
      </w:r>
      <w:r>
        <w:rPr>
          <w:rFonts w:hint="eastAsia"/>
        </w:rPr>
        <w:t xml:space="preserve"> </w:t>
      </w:r>
      <w:r>
        <w:rPr>
          <w:rFonts w:hint="eastAsia"/>
        </w:rPr>
        <w:t>적절히</w:t>
      </w:r>
      <w:r>
        <w:rPr>
          <w:rFonts w:hint="eastAsia"/>
        </w:rPr>
        <w:t xml:space="preserve"> </w:t>
      </w:r>
      <w:r>
        <w:rPr>
          <w:rFonts w:hint="eastAsia"/>
        </w:rPr>
        <w:t>검토</w:t>
      </w:r>
      <w:r>
        <w:rPr>
          <w:rFonts w:hint="eastAsia"/>
        </w:rPr>
        <w:t xml:space="preserve"> </w:t>
      </w:r>
      <w:r>
        <w:rPr>
          <w:rFonts w:hint="eastAsia"/>
        </w:rPr>
        <w:t>승인되었음을</w:t>
      </w:r>
      <w:r>
        <w:rPr>
          <w:rFonts w:hint="eastAsia"/>
        </w:rPr>
        <w:t xml:space="preserve"> </w:t>
      </w:r>
      <w:r>
        <w:rPr>
          <w:rFonts w:hint="eastAsia"/>
        </w:rPr>
        <w:t>확인하였다</w:t>
      </w:r>
      <w:r>
        <w:rPr>
          <w:rFonts w:hint="eastAsia"/>
        </w:rPr>
        <w:t>.</w:t>
      </w:r>
      <w:commentRangeEnd w:id="15"/>
      <w:r>
        <w:rPr>
          <w:rStyle w:val="a8"/>
          <w:snapToGrid/>
          <w:kern w:val="0"/>
          <w:lang w:eastAsia="en-US"/>
        </w:rPr>
        <w:commentReference w:id="15"/>
      </w:r>
    </w:p>
    <w:tbl>
      <w:tblPr>
        <w:tblW w:w="875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5778"/>
        <w:gridCol w:w="1276"/>
      </w:tblGrid>
      <w:tr w:rsidR="00B32D9D" w:rsidRPr="0088713C" w14:paraId="35E0B79D" w14:textId="77777777" w:rsidTr="00E06AB0">
        <w:trPr>
          <w:trHeight w:val="356"/>
        </w:trPr>
        <w:tc>
          <w:tcPr>
            <w:tcW w:w="1701" w:type="dxa"/>
            <w:shd w:val="clear" w:color="auto" w:fill="D9D9D9"/>
            <w:vAlign w:val="center"/>
          </w:tcPr>
          <w:p w14:paraId="52F01EBB" w14:textId="77777777" w:rsidR="00B32D9D" w:rsidRPr="0088713C" w:rsidRDefault="00B32D9D" w:rsidP="00E06AB0">
            <w:pPr>
              <w:widowControl w:val="0"/>
              <w:tabs>
                <w:tab w:val="left" w:pos="6060"/>
              </w:tabs>
              <w:autoSpaceDE w:val="0"/>
              <w:autoSpaceDN w:val="0"/>
              <w:snapToGrid w:val="0"/>
              <w:jc w:val="center"/>
              <w:rPr>
                <w:b/>
                <w:sz w:val="20"/>
                <w:szCs w:val="20"/>
                <w:lang w:eastAsia="ko-KR"/>
              </w:rPr>
            </w:pPr>
            <w:r w:rsidRPr="0088713C">
              <w:rPr>
                <w:rFonts w:hint="eastAsia"/>
                <w:b/>
                <w:sz w:val="20"/>
                <w:szCs w:val="20"/>
                <w:lang w:eastAsia="ko-KR"/>
              </w:rPr>
              <w:t>문서번호</w:t>
            </w:r>
            <w:r w:rsidRPr="0088713C">
              <w:rPr>
                <w:rFonts w:hint="eastAsia"/>
                <w:b/>
                <w:sz w:val="20"/>
                <w:szCs w:val="20"/>
                <w:lang w:eastAsia="ko-KR"/>
              </w:rPr>
              <w:t>(ver.)</w:t>
            </w:r>
          </w:p>
        </w:tc>
        <w:tc>
          <w:tcPr>
            <w:tcW w:w="5778" w:type="dxa"/>
            <w:shd w:val="clear" w:color="auto" w:fill="D9D9D9"/>
            <w:vAlign w:val="center"/>
          </w:tcPr>
          <w:p w14:paraId="60D7DF9F" w14:textId="77777777" w:rsidR="00B32D9D" w:rsidRPr="0088713C" w:rsidRDefault="00B32D9D" w:rsidP="00E06AB0">
            <w:pPr>
              <w:widowControl w:val="0"/>
              <w:tabs>
                <w:tab w:val="left" w:pos="6060"/>
              </w:tabs>
              <w:autoSpaceDE w:val="0"/>
              <w:autoSpaceDN w:val="0"/>
              <w:snapToGrid w:val="0"/>
              <w:jc w:val="center"/>
              <w:rPr>
                <w:b/>
                <w:sz w:val="20"/>
                <w:szCs w:val="20"/>
                <w:lang w:eastAsia="ko-KR"/>
              </w:rPr>
            </w:pPr>
            <w:r w:rsidRPr="0088713C">
              <w:rPr>
                <w:rFonts w:hint="eastAsia"/>
                <w:b/>
                <w:sz w:val="20"/>
                <w:szCs w:val="20"/>
                <w:lang w:eastAsia="ko-KR"/>
              </w:rPr>
              <w:t>변경</w:t>
            </w:r>
            <w:r w:rsidRPr="0088713C">
              <w:rPr>
                <w:rFonts w:hint="eastAsia"/>
                <w:b/>
                <w:sz w:val="20"/>
                <w:szCs w:val="20"/>
                <w:lang w:eastAsia="ko-KR"/>
              </w:rPr>
              <w:t xml:space="preserve"> </w:t>
            </w:r>
            <w:r w:rsidRPr="0088713C">
              <w:rPr>
                <w:rFonts w:hint="eastAsia"/>
                <w:b/>
                <w:sz w:val="20"/>
                <w:szCs w:val="20"/>
                <w:lang w:eastAsia="ko-KR"/>
              </w:rPr>
              <w:t>내용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54AAC1FC" w14:textId="77777777" w:rsidR="00B32D9D" w:rsidRPr="0088713C" w:rsidRDefault="00B32D9D" w:rsidP="00E06AB0">
            <w:pPr>
              <w:widowControl w:val="0"/>
              <w:tabs>
                <w:tab w:val="left" w:pos="6060"/>
              </w:tabs>
              <w:autoSpaceDE w:val="0"/>
              <w:autoSpaceDN w:val="0"/>
              <w:snapToGrid w:val="0"/>
              <w:jc w:val="center"/>
              <w:rPr>
                <w:b/>
                <w:sz w:val="20"/>
                <w:szCs w:val="20"/>
              </w:rPr>
            </w:pPr>
            <w:r w:rsidRPr="0088713C">
              <w:rPr>
                <w:rFonts w:hint="eastAsia"/>
                <w:b/>
                <w:sz w:val="20"/>
                <w:szCs w:val="20"/>
                <w:lang w:eastAsia="ko-KR"/>
              </w:rPr>
              <w:t>발효일자</w:t>
            </w:r>
          </w:p>
        </w:tc>
      </w:tr>
      <w:tr w:rsidR="00B32D9D" w:rsidRPr="0088713C" w14:paraId="586B2DDE" w14:textId="77777777" w:rsidTr="00D31BD9">
        <w:trPr>
          <w:trHeight w:val="555"/>
        </w:trPr>
        <w:tc>
          <w:tcPr>
            <w:tcW w:w="1701" w:type="dxa"/>
            <w:vAlign w:val="center"/>
          </w:tcPr>
          <w:p w14:paraId="08F0DE6D" w14:textId="77777777" w:rsidR="00B32D9D" w:rsidRPr="0088713C" w:rsidRDefault="00B32D9D" w:rsidP="00E06AB0">
            <w:pPr>
              <w:widowControl w:val="0"/>
              <w:tabs>
                <w:tab w:val="left" w:pos="6060"/>
              </w:tabs>
              <w:autoSpaceDE w:val="0"/>
              <w:autoSpaceDN w:val="0"/>
              <w:snapToGrid w:val="0"/>
              <w:jc w:val="center"/>
              <w:rPr>
                <w:kern w:val="2"/>
                <w:sz w:val="20"/>
                <w:szCs w:val="20"/>
                <w:lang w:eastAsia="ko-KR"/>
              </w:rPr>
            </w:pPr>
          </w:p>
        </w:tc>
        <w:tc>
          <w:tcPr>
            <w:tcW w:w="5778" w:type="dxa"/>
            <w:vAlign w:val="center"/>
          </w:tcPr>
          <w:p w14:paraId="1B91ADA7" w14:textId="77777777" w:rsidR="00B32D9D" w:rsidRPr="00757A7D" w:rsidRDefault="00B32D9D" w:rsidP="00E06AB0">
            <w:pPr>
              <w:widowControl w:val="0"/>
              <w:tabs>
                <w:tab w:val="left" w:pos="6060"/>
              </w:tabs>
              <w:autoSpaceDE w:val="0"/>
              <w:autoSpaceDN w:val="0"/>
              <w:snapToGrid w:val="0"/>
              <w:jc w:val="both"/>
              <w:rPr>
                <w:kern w:val="2"/>
                <w:sz w:val="20"/>
                <w:szCs w:val="20"/>
                <w:lang w:eastAsia="ko-KR"/>
              </w:rPr>
            </w:pPr>
          </w:p>
        </w:tc>
        <w:tc>
          <w:tcPr>
            <w:tcW w:w="1276" w:type="dxa"/>
            <w:vAlign w:val="center"/>
          </w:tcPr>
          <w:p w14:paraId="3EBFA008" w14:textId="77777777" w:rsidR="00B32D9D" w:rsidRPr="0088713C" w:rsidRDefault="00B32D9D" w:rsidP="00E06AB0">
            <w:pPr>
              <w:widowControl w:val="0"/>
              <w:tabs>
                <w:tab w:val="left" w:pos="6060"/>
              </w:tabs>
              <w:autoSpaceDE w:val="0"/>
              <w:autoSpaceDN w:val="0"/>
              <w:snapToGrid w:val="0"/>
              <w:spacing w:line="276" w:lineRule="auto"/>
              <w:jc w:val="center"/>
              <w:rPr>
                <w:kern w:val="2"/>
                <w:sz w:val="20"/>
                <w:szCs w:val="20"/>
                <w:lang w:eastAsia="ko-KR"/>
              </w:rPr>
            </w:pPr>
          </w:p>
        </w:tc>
      </w:tr>
    </w:tbl>
    <w:p w14:paraId="22CB8B1F" w14:textId="77777777" w:rsidR="00B32D9D" w:rsidRDefault="00B32D9D" w:rsidP="00E06AB0">
      <w:pPr>
        <w:pStyle w:val="af4"/>
        <w:numPr>
          <w:ilvl w:val="0"/>
          <w:numId w:val="0"/>
        </w:numPr>
        <w:ind w:left="878"/>
      </w:pPr>
    </w:p>
    <w:p w14:paraId="5220065F" w14:textId="77777777" w:rsidR="00E62352" w:rsidRPr="00934459" w:rsidRDefault="00E62352" w:rsidP="00E06AB0">
      <w:pPr>
        <w:pStyle w:val="2"/>
      </w:pPr>
      <w:r>
        <w:rPr>
          <w:rFonts w:hint="eastAsia"/>
        </w:rPr>
        <w:t xml:space="preserve">Manufactured Batch </w:t>
      </w:r>
      <w:commentRangeStart w:id="16"/>
      <w:r w:rsidRPr="00E62352">
        <w:rPr>
          <w:rFonts w:hint="eastAsia"/>
        </w:rPr>
        <w:t>제조</w:t>
      </w:r>
      <w:r w:rsidRPr="00E62352">
        <w:rPr>
          <w:rFonts w:hint="eastAsia"/>
        </w:rPr>
        <w:t xml:space="preserve"> </w:t>
      </w:r>
      <w:r w:rsidRPr="00E62352">
        <w:rPr>
          <w:rFonts w:hint="eastAsia"/>
        </w:rPr>
        <w:t>배치</w:t>
      </w:r>
      <w:commentRangeEnd w:id="16"/>
      <w:r w:rsidR="00857E4A">
        <w:rPr>
          <w:rStyle w:val="a8"/>
          <w:snapToGrid/>
          <w:kern w:val="0"/>
          <w:lang w:eastAsia="en-US"/>
        </w:rPr>
        <w:commentReference w:id="16"/>
      </w:r>
    </w:p>
    <w:p w14:paraId="31A14E3E" w14:textId="77777777" w:rsidR="00B32D9D" w:rsidRPr="00725A54" w:rsidRDefault="00B32D9D" w:rsidP="00E06AB0">
      <w:pPr>
        <w:pStyle w:val="af4"/>
        <w:numPr>
          <w:ilvl w:val="0"/>
          <w:numId w:val="0"/>
        </w:numPr>
        <w:ind w:left="851"/>
        <w:rPr>
          <w:sz w:val="20"/>
          <w:szCs w:val="20"/>
        </w:rPr>
      </w:pPr>
      <w:r w:rsidRPr="00725A54">
        <w:rPr>
          <w:rFonts w:hint="eastAsia"/>
          <w:sz w:val="20"/>
          <w:szCs w:val="20"/>
        </w:rPr>
        <w:t>평가</w:t>
      </w:r>
      <w:r w:rsidRPr="00725A54">
        <w:rPr>
          <w:rFonts w:hint="eastAsia"/>
          <w:sz w:val="20"/>
          <w:szCs w:val="20"/>
        </w:rPr>
        <w:t xml:space="preserve"> </w:t>
      </w:r>
      <w:r w:rsidRPr="00725A54">
        <w:rPr>
          <w:rFonts w:hint="eastAsia"/>
          <w:sz w:val="20"/>
          <w:szCs w:val="20"/>
        </w:rPr>
        <w:t>기간</w:t>
      </w:r>
      <w:r w:rsidRPr="00725A54">
        <w:rPr>
          <w:rFonts w:hint="eastAsia"/>
          <w:sz w:val="20"/>
          <w:szCs w:val="20"/>
        </w:rPr>
        <w:t xml:space="preserve"> </w:t>
      </w:r>
      <w:r w:rsidRPr="00725A54">
        <w:rPr>
          <w:rFonts w:hint="eastAsia"/>
          <w:sz w:val="20"/>
          <w:szCs w:val="20"/>
        </w:rPr>
        <w:t>동안</w:t>
      </w:r>
      <w:r w:rsidRPr="00725A54">
        <w:rPr>
          <w:rFonts w:hint="eastAsia"/>
          <w:sz w:val="20"/>
          <w:szCs w:val="20"/>
        </w:rPr>
        <w:t xml:space="preserve"> </w:t>
      </w:r>
      <w:r w:rsidRPr="00725A54">
        <w:rPr>
          <w:rFonts w:hint="eastAsia"/>
          <w:sz w:val="20"/>
          <w:szCs w:val="20"/>
        </w:rPr>
        <w:t>총</w:t>
      </w:r>
      <w:r w:rsidRPr="00725A54">
        <w:rPr>
          <w:rFonts w:hint="eastAsia"/>
          <w:sz w:val="20"/>
          <w:szCs w:val="20"/>
        </w:rPr>
        <w:t xml:space="preserve"> </w:t>
      </w:r>
      <w:r w:rsidRPr="00725A54">
        <w:rPr>
          <w:sz w:val="20"/>
          <w:szCs w:val="20"/>
          <w:highlight w:val="yellow"/>
        </w:rPr>
        <w:t>XX</w:t>
      </w:r>
      <w:r w:rsidRPr="00725A54">
        <w:rPr>
          <w:rFonts w:hint="eastAsia"/>
          <w:sz w:val="20"/>
          <w:szCs w:val="20"/>
          <w:highlight w:val="yellow"/>
        </w:rPr>
        <w:t>배치</w:t>
      </w:r>
      <w:r w:rsidRPr="00725A54">
        <w:rPr>
          <w:rFonts w:hint="eastAsia"/>
          <w:sz w:val="20"/>
          <w:szCs w:val="20"/>
          <w:highlight w:val="yellow"/>
        </w:rPr>
        <w:t xml:space="preserve"> </w:t>
      </w:r>
      <w:r w:rsidRPr="00D31BD9">
        <w:rPr>
          <w:rFonts w:hint="eastAsia"/>
          <w:sz w:val="20"/>
          <w:szCs w:val="20"/>
        </w:rPr>
        <w:t>제조되었으며</w:t>
      </w:r>
      <w:r w:rsidRPr="00D31BD9">
        <w:rPr>
          <w:rFonts w:hint="eastAsia"/>
          <w:sz w:val="20"/>
          <w:szCs w:val="20"/>
        </w:rPr>
        <w:t xml:space="preserve"> </w:t>
      </w:r>
      <w:r w:rsidRPr="00D31BD9">
        <w:rPr>
          <w:rFonts w:hint="eastAsia"/>
          <w:sz w:val="20"/>
          <w:szCs w:val="20"/>
          <w:highlight w:val="yellow"/>
        </w:rPr>
        <w:t>그</w:t>
      </w:r>
      <w:r w:rsidRPr="00D31BD9">
        <w:rPr>
          <w:rFonts w:hint="eastAsia"/>
          <w:sz w:val="20"/>
          <w:szCs w:val="20"/>
          <w:highlight w:val="yellow"/>
        </w:rPr>
        <w:t xml:space="preserve"> </w:t>
      </w:r>
      <w:r w:rsidRPr="00D31BD9">
        <w:rPr>
          <w:rFonts w:hint="eastAsia"/>
          <w:sz w:val="20"/>
          <w:szCs w:val="20"/>
          <w:highlight w:val="yellow"/>
        </w:rPr>
        <w:t>중</w:t>
      </w:r>
      <w:r w:rsidRPr="00D31BD9">
        <w:rPr>
          <w:rFonts w:hint="eastAsia"/>
          <w:sz w:val="20"/>
          <w:szCs w:val="20"/>
          <w:highlight w:val="yellow"/>
        </w:rPr>
        <w:t xml:space="preserve"> XXX</w:t>
      </w:r>
      <w:r w:rsidRPr="00D31BD9">
        <w:rPr>
          <w:rFonts w:hint="eastAsia"/>
          <w:sz w:val="20"/>
          <w:szCs w:val="20"/>
          <w:highlight w:val="yellow"/>
        </w:rPr>
        <w:t>를</w:t>
      </w:r>
      <w:r w:rsidRPr="00D31BD9">
        <w:rPr>
          <w:rFonts w:hint="eastAsia"/>
          <w:sz w:val="20"/>
          <w:szCs w:val="20"/>
          <w:highlight w:val="yellow"/>
        </w:rPr>
        <w:t xml:space="preserve"> </w:t>
      </w:r>
      <w:r w:rsidRPr="00D31BD9">
        <w:rPr>
          <w:rFonts w:hint="eastAsia"/>
          <w:sz w:val="20"/>
          <w:szCs w:val="20"/>
          <w:highlight w:val="yellow"/>
        </w:rPr>
        <w:t>제외한</w:t>
      </w:r>
      <w:r w:rsidRPr="00D31BD9">
        <w:rPr>
          <w:rFonts w:hint="eastAsia"/>
          <w:sz w:val="20"/>
          <w:szCs w:val="20"/>
        </w:rPr>
        <w:t xml:space="preserve"> </w:t>
      </w:r>
      <w:r w:rsidRPr="00D31BD9">
        <w:rPr>
          <w:rFonts w:hint="eastAsia"/>
          <w:sz w:val="20"/>
          <w:szCs w:val="20"/>
        </w:rPr>
        <w:t>모든</w:t>
      </w:r>
      <w:r w:rsidRPr="00D31BD9">
        <w:rPr>
          <w:rFonts w:hint="eastAsia"/>
          <w:sz w:val="20"/>
          <w:szCs w:val="20"/>
        </w:rPr>
        <w:t xml:space="preserve"> </w:t>
      </w:r>
      <w:r w:rsidRPr="00D31BD9">
        <w:rPr>
          <w:rFonts w:hint="eastAsia"/>
          <w:sz w:val="20"/>
          <w:szCs w:val="20"/>
        </w:rPr>
        <w:t>배치는</w:t>
      </w:r>
      <w:r w:rsidRPr="00D31BD9">
        <w:rPr>
          <w:rFonts w:hint="eastAsia"/>
          <w:sz w:val="20"/>
          <w:szCs w:val="20"/>
        </w:rPr>
        <w:t xml:space="preserve"> </w:t>
      </w:r>
      <w:r w:rsidRPr="00D31BD9">
        <w:rPr>
          <w:rFonts w:hint="eastAsia"/>
          <w:sz w:val="20"/>
          <w:szCs w:val="20"/>
        </w:rPr>
        <w:t>적절한</w:t>
      </w:r>
      <w:r w:rsidRPr="00D31BD9">
        <w:rPr>
          <w:rFonts w:hint="eastAsia"/>
          <w:sz w:val="20"/>
          <w:szCs w:val="20"/>
        </w:rPr>
        <w:t xml:space="preserve"> </w:t>
      </w:r>
      <w:r w:rsidRPr="00D31BD9">
        <w:rPr>
          <w:rFonts w:hint="eastAsia"/>
          <w:sz w:val="20"/>
          <w:szCs w:val="20"/>
        </w:rPr>
        <w:t>절차에</w:t>
      </w:r>
      <w:r w:rsidRPr="00D31BD9">
        <w:rPr>
          <w:rFonts w:hint="eastAsia"/>
          <w:sz w:val="20"/>
          <w:szCs w:val="20"/>
        </w:rPr>
        <w:t xml:space="preserve"> </w:t>
      </w:r>
      <w:r w:rsidRPr="00D31BD9">
        <w:rPr>
          <w:rFonts w:hint="eastAsia"/>
          <w:sz w:val="20"/>
          <w:szCs w:val="20"/>
        </w:rPr>
        <w:t>따라</w:t>
      </w:r>
      <w:r w:rsidRPr="00D31BD9">
        <w:rPr>
          <w:rFonts w:hint="eastAsia"/>
          <w:sz w:val="20"/>
          <w:szCs w:val="20"/>
        </w:rPr>
        <w:t xml:space="preserve"> </w:t>
      </w:r>
      <w:r w:rsidRPr="00D31BD9">
        <w:rPr>
          <w:rFonts w:hint="eastAsia"/>
          <w:sz w:val="20"/>
          <w:szCs w:val="20"/>
        </w:rPr>
        <w:t>적합</w:t>
      </w:r>
      <w:r w:rsidR="00D31BD9">
        <w:rPr>
          <w:rFonts w:hint="eastAsia"/>
          <w:sz w:val="20"/>
          <w:szCs w:val="20"/>
        </w:rPr>
        <w:t>한</w:t>
      </w:r>
      <w:r w:rsidR="00D31BD9">
        <w:rPr>
          <w:rFonts w:hint="eastAsia"/>
          <w:sz w:val="20"/>
          <w:szCs w:val="20"/>
        </w:rPr>
        <w:t xml:space="preserve"> </w:t>
      </w:r>
      <w:r w:rsidR="00D31BD9">
        <w:rPr>
          <w:rFonts w:hint="eastAsia"/>
          <w:sz w:val="20"/>
          <w:szCs w:val="20"/>
        </w:rPr>
        <w:t>것으로</w:t>
      </w:r>
      <w:r w:rsidR="00D31BD9">
        <w:rPr>
          <w:rFonts w:hint="eastAsia"/>
          <w:sz w:val="20"/>
          <w:szCs w:val="20"/>
        </w:rPr>
        <w:t xml:space="preserve"> </w:t>
      </w:r>
      <w:r w:rsidRPr="00D31BD9">
        <w:rPr>
          <w:rFonts w:hint="eastAsia"/>
          <w:sz w:val="20"/>
          <w:szCs w:val="20"/>
        </w:rPr>
        <w:t>판정되었다</w:t>
      </w:r>
      <w:r w:rsidRPr="00725A54">
        <w:rPr>
          <w:rFonts w:hint="eastAsia"/>
          <w:sz w:val="20"/>
          <w:szCs w:val="20"/>
          <w:highlight w:val="yellow"/>
        </w:rPr>
        <w:t>.</w:t>
      </w:r>
      <w:r w:rsidRPr="00725A54">
        <w:rPr>
          <w:sz w:val="20"/>
          <w:szCs w:val="20"/>
        </w:rPr>
        <w:t xml:space="preserve"> </w:t>
      </w:r>
      <w:r w:rsidRPr="00725A54">
        <w:rPr>
          <w:sz w:val="20"/>
          <w:szCs w:val="20"/>
          <w:highlight w:val="yellow"/>
        </w:rPr>
        <w:t>XX</w:t>
      </w:r>
      <w:r w:rsidRPr="00725A54">
        <w:rPr>
          <w:rFonts w:hint="eastAsia"/>
          <w:sz w:val="20"/>
          <w:szCs w:val="20"/>
          <w:highlight w:val="yellow"/>
        </w:rPr>
        <w:t>배치의</w:t>
      </w:r>
      <w:r w:rsidRPr="00725A54">
        <w:rPr>
          <w:rFonts w:hint="eastAsia"/>
          <w:sz w:val="20"/>
          <w:szCs w:val="20"/>
          <w:highlight w:val="yellow"/>
        </w:rPr>
        <w:t xml:space="preserve"> </w:t>
      </w:r>
      <w:r w:rsidRPr="00725A54">
        <w:rPr>
          <w:rFonts w:hint="eastAsia"/>
          <w:sz w:val="20"/>
          <w:szCs w:val="20"/>
          <w:highlight w:val="yellow"/>
        </w:rPr>
        <w:t>경우</w:t>
      </w:r>
      <w:r w:rsidRPr="00725A54">
        <w:rPr>
          <w:sz w:val="20"/>
          <w:szCs w:val="20"/>
          <w:highlight w:val="yellow"/>
        </w:rPr>
        <w:t>XXXX</w:t>
      </w:r>
      <w:r w:rsidRPr="00725A54">
        <w:rPr>
          <w:rFonts w:hint="eastAsia"/>
          <w:sz w:val="20"/>
          <w:szCs w:val="20"/>
          <w:highlight w:val="yellow"/>
        </w:rPr>
        <w:t>한</w:t>
      </w:r>
      <w:r w:rsidRPr="00725A54">
        <w:rPr>
          <w:rFonts w:hint="eastAsia"/>
          <w:sz w:val="20"/>
          <w:szCs w:val="20"/>
          <w:highlight w:val="yellow"/>
        </w:rPr>
        <w:t xml:space="preserve"> </w:t>
      </w:r>
      <w:r w:rsidRPr="00725A54">
        <w:rPr>
          <w:rFonts w:hint="eastAsia"/>
          <w:sz w:val="20"/>
          <w:szCs w:val="20"/>
          <w:highlight w:val="yellow"/>
        </w:rPr>
        <w:t>사유로</w:t>
      </w:r>
      <w:r w:rsidRPr="00725A54">
        <w:rPr>
          <w:rFonts w:hint="eastAsia"/>
          <w:sz w:val="20"/>
          <w:szCs w:val="20"/>
          <w:highlight w:val="yellow"/>
        </w:rPr>
        <w:t xml:space="preserve"> </w:t>
      </w:r>
      <w:r w:rsidRPr="00725A54">
        <w:rPr>
          <w:rFonts w:hint="eastAsia"/>
          <w:sz w:val="20"/>
          <w:szCs w:val="20"/>
          <w:highlight w:val="yellow"/>
        </w:rPr>
        <w:t>부적합</w:t>
      </w:r>
      <w:r w:rsidRPr="00725A54">
        <w:rPr>
          <w:rFonts w:hint="eastAsia"/>
          <w:sz w:val="20"/>
          <w:szCs w:val="20"/>
          <w:highlight w:val="yellow"/>
        </w:rPr>
        <w:t xml:space="preserve"> </w:t>
      </w:r>
      <w:r w:rsidRPr="00725A54">
        <w:rPr>
          <w:rFonts w:hint="eastAsia"/>
          <w:sz w:val="20"/>
          <w:szCs w:val="20"/>
          <w:highlight w:val="yellow"/>
        </w:rPr>
        <w:t>판정되었으며</w:t>
      </w:r>
      <w:r w:rsidRPr="00725A54">
        <w:rPr>
          <w:rFonts w:hint="eastAsia"/>
          <w:sz w:val="20"/>
          <w:szCs w:val="20"/>
          <w:highlight w:val="yellow"/>
        </w:rPr>
        <w:t xml:space="preserve"> </w:t>
      </w:r>
      <w:r w:rsidRPr="00725A54">
        <w:rPr>
          <w:rFonts w:hint="eastAsia"/>
          <w:sz w:val="20"/>
          <w:szCs w:val="20"/>
          <w:highlight w:val="yellow"/>
        </w:rPr>
        <w:t>적절한</w:t>
      </w:r>
      <w:r w:rsidRPr="00725A54">
        <w:rPr>
          <w:rFonts w:hint="eastAsia"/>
          <w:sz w:val="20"/>
          <w:szCs w:val="20"/>
          <w:highlight w:val="yellow"/>
        </w:rPr>
        <w:t xml:space="preserve"> </w:t>
      </w:r>
      <w:r w:rsidRPr="00725A54">
        <w:rPr>
          <w:rFonts w:hint="eastAsia"/>
          <w:sz w:val="20"/>
          <w:szCs w:val="20"/>
          <w:highlight w:val="yellow"/>
        </w:rPr>
        <w:t>절차에</w:t>
      </w:r>
      <w:r w:rsidRPr="00725A54">
        <w:rPr>
          <w:rFonts w:hint="eastAsia"/>
          <w:sz w:val="20"/>
          <w:szCs w:val="20"/>
          <w:highlight w:val="yellow"/>
        </w:rPr>
        <w:t xml:space="preserve"> </w:t>
      </w:r>
      <w:r w:rsidRPr="00725A54">
        <w:rPr>
          <w:rFonts w:hint="eastAsia"/>
          <w:sz w:val="20"/>
          <w:szCs w:val="20"/>
          <w:highlight w:val="yellow"/>
        </w:rPr>
        <w:t>따라</w:t>
      </w:r>
      <w:r w:rsidRPr="00725A54">
        <w:rPr>
          <w:rFonts w:hint="eastAsia"/>
          <w:sz w:val="20"/>
          <w:szCs w:val="20"/>
          <w:highlight w:val="yellow"/>
        </w:rPr>
        <w:t xml:space="preserve"> </w:t>
      </w:r>
      <w:r w:rsidRPr="00725A54">
        <w:rPr>
          <w:rFonts w:hint="eastAsia"/>
          <w:sz w:val="20"/>
          <w:szCs w:val="20"/>
          <w:highlight w:val="yellow"/>
        </w:rPr>
        <w:t>폐기되었다</w:t>
      </w:r>
      <w:r w:rsidRPr="00725A54">
        <w:rPr>
          <w:rFonts w:hint="eastAsia"/>
          <w:sz w:val="20"/>
          <w:szCs w:val="20"/>
          <w:highlight w:val="yellow"/>
        </w:rPr>
        <w:t>.</w:t>
      </w:r>
      <w:r w:rsidRPr="00725A54">
        <w:rPr>
          <w:rFonts w:hint="eastAsia"/>
          <w:sz w:val="20"/>
          <w:szCs w:val="20"/>
        </w:rPr>
        <w:t xml:space="preserve"> </w:t>
      </w:r>
      <w:r w:rsidR="00D31BD9">
        <w:rPr>
          <w:rFonts w:hint="eastAsia"/>
          <w:sz w:val="20"/>
          <w:szCs w:val="20"/>
        </w:rPr>
        <w:t>각</w:t>
      </w:r>
      <w:r w:rsidR="00D31BD9">
        <w:rPr>
          <w:rFonts w:hint="eastAsia"/>
          <w:sz w:val="20"/>
          <w:szCs w:val="20"/>
        </w:rPr>
        <w:t xml:space="preserve"> </w:t>
      </w:r>
      <w:r w:rsidR="00D31BD9">
        <w:rPr>
          <w:rFonts w:hint="eastAsia"/>
          <w:sz w:val="20"/>
          <w:szCs w:val="20"/>
        </w:rPr>
        <w:t>배치에</w:t>
      </w:r>
      <w:r w:rsidR="00D31BD9">
        <w:rPr>
          <w:rFonts w:hint="eastAsia"/>
          <w:sz w:val="20"/>
          <w:szCs w:val="20"/>
        </w:rPr>
        <w:t xml:space="preserve"> </w:t>
      </w:r>
      <w:r w:rsidR="00D31BD9">
        <w:rPr>
          <w:rFonts w:hint="eastAsia"/>
          <w:sz w:val="20"/>
          <w:szCs w:val="20"/>
        </w:rPr>
        <w:t>대한</w:t>
      </w:r>
      <w:r w:rsidR="00D31BD9">
        <w:rPr>
          <w:rFonts w:hint="eastAsia"/>
          <w:sz w:val="20"/>
          <w:szCs w:val="20"/>
        </w:rPr>
        <w:t xml:space="preserve"> </w:t>
      </w:r>
      <w:r w:rsidRPr="00725A54">
        <w:rPr>
          <w:rFonts w:hint="eastAsia"/>
          <w:sz w:val="20"/>
          <w:szCs w:val="20"/>
        </w:rPr>
        <w:t>상세한</w:t>
      </w:r>
      <w:r w:rsidRPr="00725A54">
        <w:rPr>
          <w:rFonts w:hint="eastAsia"/>
          <w:sz w:val="20"/>
          <w:szCs w:val="20"/>
        </w:rPr>
        <w:t xml:space="preserve"> </w:t>
      </w:r>
      <w:r w:rsidRPr="00725A54">
        <w:rPr>
          <w:rFonts w:hint="eastAsia"/>
          <w:sz w:val="20"/>
          <w:szCs w:val="20"/>
        </w:rPr>
        <w:t>내용은</w:t>
      </w:r>
      <w:r w:rsidRPr="00725A54">
        <w:rPr>
          <w:rFonts w:hint="eastAsia"/>
          <w:sz w:val="20"/>
          <w:szCs w:val="20"/>
        </w:rPr>
        <w:t xml:space="preserve"> </w:t>
      </w:r>
      <w:r w:rsidR="00D31BD9">
        <w:rPr>
          <w:rFonts w:hint="eastAsia"/>
          <w:sz w:val="20"/>
          <w:szCs w:val="20"/>
        </w:rPr>
        <w:t>하기</w:t>
      </w:r>
      <w:r w:rsidR="00D31BD9">
        <w:rPr>
          <w:rFonts w:hint="eastAsia"/>
          <w:sz w:val="20"/>
          <w:szCs w:val="20"/>
        </w:rPr>
        <w:t xml:space="preserve"> </w:t>
      </w:r>
      <w:r w:rsidR="00D31BD9">
        <w:rPr>
          <w:rFonts w:hint="eastAsia"/>
          <w:sz w:val="20"/>
          <w:szCs w:val="20"/>
        </w:rPr>
        <w:t>표와</w:t>
      </w:r>
      <w:r w:rsidR="00D31BD9">
        <w:rPr>
          <w:rFonts w:hint="eastAsia"/>
          <w:sz w:val="20"/>
          <w:szCs w:val="20"/>
        </w:rPr>
        <w:t xml:space="preserve"> </w:t>
      </w:r>
      <w:r w:rsidR="00D31BD9">
        <w:rPr>
          <w:rFonts w:hint="eastAsia"/>
          <w:sz w:val="20"/>
          <w:szCs w:val="20"/>
        </w:rPr>
        <w:t>같다</w:t>
      </w:r>
      <w:r w:rsidRPr="00725A54">
        <w:rPr>
          <w:rFonts w:hint="eastAsia"/>
          <w:sz w:val="20"/>
          <w:szCs w:val="20"/>
        </w:rPr>
        <w:t>.</w:t>
      </w:r>
      <w:r w:rsidRPr="00725A54">
        <w:rPr>
          <w:sz w:val="20"/>
          <w:szCs w:val="20"/>
        </w:rPr>
        <w:t xml:space="preserve"> </w:t>
      </w:r>
    </w:p>
    <w:tbl>
      <w:tblPr>
        <w:tblW w:w="8789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1275"/>
        <w:gridCol w:w="1134"/>
        <w:gridCol w:w="1134"/>
        <w:gridCol w:w="1134"/>
        <w:gridCol w:w="1560"/>
        <w:gridCol w:w="1984"/>
      </w:tblGrid>
      <w:tr w:rsidR="00B32D9D" w:rsidRPr="00261CD2" w14:paraId="42B2FA00" w14:textId="77777777" w:rsidTr="008B6FC9">
        <w:trPr>
          <w:trHeight w:val="310"/>
        </w:trPr>
        <w:tc>
          <w:tcPr>
            <w:tcW w:w="568" w:type="dxa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A5E431A" w14:textId="77777777" w:rsidR="00B32D9D" w:rsidRDefault="00B32D9D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b/>
                <w:sz w:val="20"/>
                <w:szCs w:val="20"/>
                <w:lang w:eastAsia="ko-KR"/>
              </w:rPr>
            </w:pPr>
            <w:commentRangeStart w:id="17"/>
            <w:r>
              <w:rPr>
                <w:rFonts w:hint="eastAsia"/>
                <w:b/>
                <w:sz w:val="20"/>
                <w:szCs w:val="20"/>
                <w:lang w:eastAsia="ko-KR"/>
              </w:rPr>
              <w:t>No.</w:t>
            </w:r>
            <w:commentRangeEnd w:id="17"/>
            <w:r w:rsidR="009E100D">
              <w:rPr>
                <w:rStyle w:val="a8"/>
              </w:rPr>
              <w:commentReference w:id="17"/>
            </w:r>
          </w:p>
        </w:tc>
        <w:tc>
          <w:tcPr>
            <w:tcW w:w="1275" w:type="dxa"/>
            <w:tcBorders>
              <w:top w:val="double" w:sz="4" w:space="0" w:color="auto"/>
              <w:left w:val="single" w:sz="4" w:space="0" w:color="auto"/>
            </w:tcBorders>
            <w:shd w:val="clear" w:color="auto" w:fill="D9D9D9"/>
            <w:vAlign w:val="center"/>
          </w:tcPr>
          <w:p w14:paraId="0D413C20" w14:textId="77777777" w:rsidR="00B32D9D" w:rsidRPr="00D20E26" w:rsidRDefault="00B32D9D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b/>
                <w:sz w:val="20"/>
                <w:szCs w:val="20"/>
                <w:lang w:eastAsia="ko-KR"/>
              </w:rPr>
            </w:pPr>
            <w:r>
              <w:rPr>
                <w:rFonts w:hint="eastAsia"/>
                <w:b/>
                <w:sz w:val="20"/>
                <w:szCs w:val="20"/>
                <w:lang w:eastAsia="ko-KR"/>
              </w:rPr>
              <w:t>제조</w:t>
            </w:r>
            <w:r w:rsidRPr="00D20E26">
              <w:rPr>
                <w:rFonts w:hint="eastAsia"/>
                <w:b/>
                <w:sz w:val="20"/>
                <w:szCs w:val="20"/>
                <w:lang w:eastAsia="ko-KR"/>
              </w:rPr>
              <w:t>번호</w:t>
            </w:r>
          </w:p>
        </w:tc>
        <w:tc>
          <w:tcPr>
            <w:tcW w:w="1134" w:type="dxa"/>
            <w:tcBorders>
              <w:top w:val="double" w:sz="4" w:space="0" w:color="auto"/>
            </w:tcBorders>
            <w:shd w:val="clear" w:color="auto" w:fill="D9D9D9"/>
            <w:vAlign w:val="center"/>
          </w:tcPr>
          <w:p w14:paraId="1AAC5EE2" w14:textId="77777777" w:rsidR="00B32D9D" w:rsidRPr="00D20E26" w:rsidRDefault="00B32D9D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b/>
                <w:sz w:val="20"/>
                <w:szCs w:val="20"/>
                <w:lang w:eastAsia="ko-KR"/>
              </w:rPr>
            </w:pPr>
            <w:r w:rsidRPr="00D20E26">
              <w:rPr>
                <w:rFonts w:hint="eastAsia"/>
                <w:b/>
                <w:sz w:val="20"/>
                <w:szCs w:val="20"/>
                <w:lang w:eastAsia="ko-KR"/>
              </w:rPr>
              <w:t>제조일자</w:t>
            </w:r>
          </w:p>
        </w:tc>
        <w:tc>
          <w:tcPr>
            <w:tcW w:w="1134" w:type="dxa"/>
            <w:tcBorders>
              <w:top w:val="double" w:sz="4" w:space="0" w:color="auto"/>
            </w:tcBorders>
            <w:shd w:val="clear" w:color="auto" w:fill="D9D9D9"/>
            <w:vAlign w:val="center"/>
          </w:tcPr>
          <w:p w14:paraId="61C0D3F9" w14:textId="77777777" w:rsidR="00B32D9D" w:rsidRPr="00D20E26" w:rsidRDefault="00B32D9D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b/>
                <w:sz w:val="20"/>
                <w:szCs w:val="20"/>
                <w:lang w:eastAsia="ko-KR"/>
              </w:rPr>
            </w:pPr>
            <w:r w:rsidRPr="00D20E26">
              <w:rPr>
                <w:rFonts w:hint="eastAsia"/>
                <w:b/>
                <w:sz w:val="20"/>
                <w:szCs w:val="20"/>
                <w:lang w:eastAsia="ko-KR"/>
              </w:rPr>
              <w:t>제조단위</w:t>
            </w:r>
          </w:p>
        </w:tc>
        <w:tc>
          <w:tcPr>
            <w:tcW w:w="1134" w:type="dxa"/>
            <w:tcBorders>
              <w:top w:val="double" w:sz="4" w:space="0" w:color="auto"/>
            </w:tcBorders>
            <w:shd w:val="clear" w:color="auto" w:fill="D9D9D9"/>
            <w:vAlign w:val="center"/>
          </w:tcPr>
          <w:p w14:paraId="3D90E96C" w14:textId="77777777" w:rsidR="00B32D9D" w:rsidRPr="00D20E26" w:rsidRDefault="00B32D9D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b/>
                <w:sz w:val="20"/>
                <w:szCs w:val="20"/>
                <w:lang w:eastAsia="ko-KR"/>
              </w:rPr>
            </w:pPr>
            <w:r w:rsidRPr="00D20E26">
              <w:rPr>
                <w:rFonts w:hint="eastAsia"/>
                <w:b/>
                <w:sz w:val="20"/>
                <w:szCs w:val="20"/>
                <w:lang w:eastAsia="ko-KR"/>
              </w:rPr>
              <w:t>포장단위</w:t>
            </w:r>
          </w:p>
        </w:tc>
        <w:tc>
          <w:tcPr>
            <w:tcW w:w="1560" w:type="dxa"/>
            <w:tcBorders>
              <w:top w:val="double" w:sz="4" w:space="0" w:color="auto"/>
            </w:tcBorders>
            <w:shd w:val="clear" w:color="auto" w:fill="D9D9D9"/>
            <w:vAlign w:val="center"/>
          </w:tcPr>
          <w:p w14:paraId="7B57B8A3" w14:textId="77777777" w:rsidR="00B32D9D" w:rsidRDefault="00B32D9D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b/>
                <w:sz w:val="20"/>
                <w:szCs w:val="20"/>
                <w:lang w:eastAsia="ko-KR"/>
              </w:rPr>
            </w:pPr>
            <w:r>
              <w:rPr>
                <w:rFonts w:hint="eastAsia"/>
                <w:b/>
                <w:sz w:val="20"/>
                <w:szCs w:val="20"/>
                <w:lang w:eastAsia="ko-KR"/>
              </w:rPr>
              <w:t>완제품</w:t>
            </w:r>
            <w:r>
              <w:rPr>
                <w:rFonts w:hint="eastAsia"/>
                <w:b/>
                <w:sz w:val="20"/>
                <w:szCs w:val="20"/>
                <w:lang w:eastAsia="ko-KR"/>
              </w:rPr>
              <w:t xml:space="preserve"> </w:t>
            </w:r>
          </w:p>
          <w:p w14:paraId="6F532E56" w14:textId="77777777" w:rsidR="00B32D9D" w:rsidRPr="00D20E26" w:rsidRDefault="00B32D9D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b/>
                <w:sz w:val="20"/>
                <w:szCs w:val="20"/>
                <w:lang w:eastAsia="ko-KR"/>
              </w:rPr>
            </w:pPr>
            <w:r>
              <w:rPr>
                <w:rFonts w:hint="eastAsia"/>
                <w:b/>
                <w:sz w:val="20"/>
                <w:szCs w:val="20"/>
                <w:lang w:eastAsia="ko-KR"/>
              </w:rPr>
              <w:t>제조번호</w:t>
            </w:r>
          </w:p>
        </w:tc>
        <w:tc>
          <w:tcPr>
            <w:tcW w:w="1984" w:type="dxa"/>
            <w:tcBorders>
              <w:top w:val="double" w:sz="4" w:space="0" w:color="auto"/>
              <w:right w:val="double" w:sz="4" w:space="0" w:color="auto"/>
            </w:tcBorders>
            <w:shd w:val="clear" w:color="auto" w:fill="D9D9D9"/>
            <w:vAlign w:val="center"/>
          </w:tcPr>
          <w:p w14:paraId="65259373" w14:textId="77777777" w:rsidR="00B32D9D" w:rsidRDefault="00B32D9D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b/>
                <w:sz w:val="20"/>
                <w:szCs w:val="20"/>
                <w:lang w:eastAsia="ko-KR"/>
              </w:rPr>
            </w:pPr>
            <w:commentRangeStart w:id="18"/>
            <w:r>
              <w:rPr>
                <w:rFonts w:hint="eastAsia"/>
                <w:b/>
                <w:sz w:val="20"/>
                <w:szCs w:val="20"/>
                <w:lang w:eastAsia="ko-KR"/>
              </w:rPr>
              <w:t>비</w:t>
            </w:r>
            <w:r>
              <w:rPr>
                <w:rFonts w:hint="eastAsia"/>
                <w:b/>
                <w:sz w:val="20"/>
                <w:szCs w:val="20"/>
                <w:lang w:eastAsia="ko-KR"/>
              </w:rPr>
              <w:t xml:space="preserve"> </w:t>
            </w:r>
            <w:r>
              <w:rPr>
                <w:rFonts w:hint="eastAsia"/>
                <w:b/>
                <w:sz w:val="20"/>
                <w:szCs w:val="20"/>
                <w:lang w:eastAsia="ko-KR"/>
              </w:rPr>
              <w:t>고</w:t>
            </w:r>
            <w:commentRangeEnd w:id="18"/>
            <w:r w:rsidR="00857E4A">
              <w:rPr>
                <w:rStyle w:val="a8"/>
              </w:rPr>
              <w:commentReference w:id="18"/>
            </w:r>
          </w:p>
          <w:p w14:paraId="6D968681" w14:textId="77777777" w:rsidR="00B32D9D" w:rsidRPr="00261CD2" w:rsidRDefault="00B32D9D" w:rsidP="008B6FC9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sz w:val="16"/>
                <w:szCs w:val="16"/>
                <w:lang w:eastAsia="ko-KR"/>
              </w:rPr>
            </w:pPr>
            <w:r w:rsidRPr="00261CD2">
              <w:rPr>
                <w:rFonts w:hint="eastAsia"/>
                <w:sz w:val="16"/>
                <w:szCs w:val="16"/>
                <w:lang w:eastAsia="ko-KR"/>
              </w:rPr>
              <w:t>(</w:t>
            </w:r>
            <w:proofErr w:type="spellStart"/>
            <w:r w:rsidRPr="00261CD2">
              <w:rPr>
                <w:rFonts w:hint="eastAsia"/>
                <w:sz w:val="16"/>
                <w:szCs w:val="16"/>
                <w:lang w:eastAsia="ko-KR"/>
              </w:rPr>
              <w:t>밸리데이션</w:t>
            </w:r>
            <w:proofErr w:type="spellEnd"/>
            <w:r>
              <w:rPr>
                <w:rFonts w:hint="eastAsia"/>
                <w:sz w:val="16"/>
                <w:szCs w:val="16"/>
                <w:lang w:eastAsia="ko-KR"/>
              </w:rPr>
              <w:t xml:space="preserve">, </w:t>
            </w:r>
            <w:r w:rsidRPr="00261CD2">
              <w:rPr>
                <w:rFonts w:hint="eastAsia"/>
                <w:sz w:val="16"/>
                <w:szCs w:val="16"/>
                <w:lang w:eastAsia="ko-KR"/>
              </w:rPr>
              <w:t>안정성</w:t>
            </w:r>
            <w:r w:rsidR="008B6FC9">
              <w:rPr>
                <w:rFonts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hint="eastAsia"/>
                <w:sz w:val="16"/>
                <w:szCs w:val="16"/>
                <w:lang w:eastAsia="ko-KR"/>
              </w:rPr>
              <w:t>등</w:t>
            </w:r>
            <w:r w:rsidRPr="00261CD2">
              <w:rPr>
                <w:rFonts w:hint="eastAsia"/>
                <w:sz w:val="16"/>
                <w:szCs w:val="16"/>
                <w:lang w:eastAsia="ko-KR"/>
              </w:rPr>
              <w:t>)</w:t>
            </w:r>
          </w:p>
        </w:tc>
      </w:tr>
      <w:tr w:rsidR="00B32D9D" w:rsidRPr="0086179A" w14:paraId="20C83EB9" w14:textId="77777777" w:rsidTr="008B6FC9">
        <w:trPr>
          <w:trHeight w:val="299"/>
        </w:trPr>
        <w:tc>
          <w:tcPr>
            <w:tcW w:w="568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672DA4A5" w14:textId="77777777" w:rsidR="00B32D9D" w:rsidRPr="0086179A" w:rsidRDefault="00B32D9D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1</w:t>
            </w:r>
          </w:p>
        </w:tc>
        <w:tc>
          <w:tcPr>
            <w:tcW w:w="127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D123531" w14:textId="77777777" w:rsidR="00B32D9D" w:rsidRPr="00857E4A" w:rsidRDefault="00857E4A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sz w:val="20"/>
                <w:szCs w:val="20"/>
                <w:highlight w:val="yellow"/>
                <w:lang w:eastAsia="ko-KR"/>
              </w:rPr>
            </w:pPr>
            <w:r w:rsidRPr="00857E4A">
              <w:rPr>
                <w:sz w:val="20"/>
                <w:szCs w:val="20"/>
                <w:highlight w:val="yellow"/>
                <w:lang w:eastAsia="ko-KR"/>
              </w:rPr>
              <w:t>X015</w:t>
            </w:r>
          </w:p>
        </w:tc>
        <w:tc>
          <w:tcPr>
            <w:tcW w:w="1134" w:type="dxa"/>
            <w:vAlign w:val="center"/>
          </w:tcPr>
          <w:p w14:paraId="1E8F7E2E" w14:textId="77777777" w:rsidR="00B32D9D" w:rsidRPr="00857E4A" w:rsidRDefault="00857E4A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sz w:val="20"/>
                <w:szCs w:val="20"/>
                <w:highlight w:val="yellow"/>
                <w:lang w:eastAsia="ko-KR"/>
              </w:rPr>
            </w:pPr>
            <w:r w:rsidRPr="00857E4A">
              <w:rPr>
                <w:sz w:val="20"/>
                <w:szCs w:val="20"/>
                <w:highlight w:val="yellow"/>
                <w:lang w:eastAsia="ko-KR"/>
              </w:rPr>
              <w:t>2018.12.01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1E87B57" w14:textId="77777777" w:rsidR="00B32D9D" w:rsidRPr="00857E4A" w:rsidRDefault="00B32D9D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sz w:val="20"/>
                <w:szCs w:val="20"/>
                <w:highlight w:val="yellow"/>
                <w:lang w:eastAsia="ko-KR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ED056CD" w14:textId="77777777" w:rsidR="00B32D9D" w:rsidRPr="00857E4A" w:rsidRDefault="00B32D9D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sz w:val="20"/>
                <w:szCs w:val="20"/>
                <w:highlight w:val="yellow"/>
                <w:lang w:eastAsia="ko-KR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299ED809" w14:textId="77777777" w:rsidR="00B32D9D" w:rsidRPr="00857E4A" w:rsidRDefault="00B32D9D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sz w:val="20"/>
                <w:szCs w:val="20"/>
                <w:highlight w:val="yellow"/>
                <w:lang w:eastAsia="ko-KR"/>
              </w:rPr>
            </w:pPr>
          </w:p>
        </w:tc>
        <w:tc>
          <w:tcPr>
            <w:tcW w:w="1984" w:type="dxa"/>
            <w:tcBorders>
              <w:right w:val="double" w:sz="4" w:space="0" w:color="auto"/>
            </w:tcBorders>
            <w:vAlign w:val="center"/>
          </w:tcPr>
          <w:p w14:paraId="4DD2886B" w14:textId="77777777" w:rsidR="00B32D9D" w:rsidRPr="009E100D" w:rsidRDefault="00857E4A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sz w:val="20"/>
                <w:szCs w:val="20"/>
                <w:highlight w:val="yellow"/>
                <w:lang w:eastAsia="ko-KR"/>
              </w:rPr>
            </w:pPr>
            <w:r w:rsidRPr="009E100D">
              <w:rPr>
                <w:sz w:val="20"/>
                <w:szCs w:val="20"/>
                <w:highlight w:val="yellow"/>
                <w:lang w:eastAsia="ko-KR"/>
              </w:rPr>
              <w:t>2018</w:t>
            </w:r>
            <w:r w:rsidRPr="009E100D">
              <w:rPr>
                <w:rFonts w:hint="eastAsia"/>
                <w:sz w:val="20"/>
                <w:szCs w:val="20"/>
                <w:highlight w:val="yellow"/>
                <w:lang w:eastAsia="ko-KR"/>
              </w:rPr>
              <w:t>년도</w:t>
            </w:r>
            <w:r w:rsidRPr="009E100D">
              <w:rPr>
                <w:rFonts w:hint="eastAsia"/>
                <w:sz w:val="20"/>
                <w:szCs w:val="20"/>
                <w:highlight w:val="yellow"/>
                <w:lang w:eastAsia="ko-KR"/>
              </w:rPr>
              <w:t xml:space="preserve"> </w:t>
            </w:r>
            <w:r w:rsidRPr="009E100D">
              <w:rPr>
                <w:rFonts w:hint="eastAsia"/>
                <w:sz w:val="20"/>
                <w:szCs w:val="20"/>
                <w:highlight w:val="yellow"/>
                <w:lang w:eastAsia="ko-KR"/>
              </w:rPr>
              <w:t>제조되었으나</w:t>
            </w:r>
            <w:r w:rsidRPr="009E100D">
              <w:rPr>
                <w:rFonts w:hint="eastAsia"/>
                <w:sz w:val="20"/>
                <w:szCs w:val="20"/>
                <w:highlight w:val="yellow"/>
                <w:lang w:eastAsia="ko-KR"/>
              </w:rPr>
              <w:t xml:space="preserve"> </w:t>
            </w:r>
            <w:r w:rsidRPr="009E100D">
              <w:rPr>
                <w:sz w:val="20"/>
                <w:szCs w:val="20"/>
                <w:highlight w:val="yellow"/>
                <w:lang w:eastAsia="ko-KR"/>
              </w:rPr>
              <w:t>2019</w:t>
            </w:r>
            <w:r w:rsidRPr="009E100D">
              <w:rPr>
                <w:rFonts w:hint="eastAsia"/>
                <w:sz w:val="20"/>
                <w:szCs w:val="20"/>
                <w:highlight w:val="yellow"/>
                <w:lang w:eastAsia="ko-KR"/>
              </w:rPr>
              <w:t>년</w:t>
            </w:r>
            <w:r w:rsidRPr="009E100D">
              <w:rPr>
                <w:rFonts w:hint="eastAsia"/>
                <w:sz w:val="20"/>
                <w:szCs w:val="20"/>
                <w:highlight w:val="yellow"/>
                <w:lang w:eastAsia="ko-KR"/>
              </w:rPr>
              <w:t xml:space="preserve"> </w:t>
            </w:r>
            <w:r w:rsidRPr="009E100D">
              <w:rPr>
                <w:rFonts w:hint="eastAsia"/>
                <w:sz w:val="20"/>
                <w:szCs w:val="20"/>
                <w:highlight w:val="yellow"/>
                <w:lang w:eastAsia="ko-KR"/>
              </w:rPr>
              <w:t>출하</w:t>
            </w:r>
          </w:p>
        </w:tc>
      </w:tr>
      <w:tr w:rsidR="00B32D9D" w:rsidRPr="0086179A" w14:paraId="737A2F72" w14:textId="77777777" w:rsidTr="008B6FC9">
        <w:trPr>
          <w:trHeight w:val="299"/>
        </w:trPr>
        <w:tc>
          <w:tcPr>
            <w:tcW w:w="568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3D1B0E7B" w14:textId="77777777" w:rsidR="00B32D9D" w:rsidRPr="0086179A" w:rsidRDefault="00B32D9D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2</w:t>
            </w:r>
          </w:p>
        </w:tc>
        <w:tc>
          <w:tcPr>
            <w:tcW w:w="127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2076544" w14:textId="77777777" w:rsidR="00B32D9D" w:rsidRPr="00857E4A" w:rsidRDefault="00857E4A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sz w:val="20"/>
                <w:szCs w:val="20"/>
                <w:highlight w:val="yellow"/>
                <w:lang w:eastAsia="ko-KR"/>
              </w:rPr>
            </w:pPr>
            <w:r w:rsidRPr="00857E4A">
              <w:rPr>
                <w:rFonts w:hint="eastAsia"/>
                <w:sz w:val="20"/>
                <w:szCs w:val="20"/>
                <w:highlight w:val="yellow"/>
                <w:lang w:eastAsia="ko-KR"/>
              </w:rPr>
              <w:t>Y001</w:t>
            </w:r>
          </w:p>
        </w:tc>
        <w:tc>
          <w:tcPr>
            <w:tcW w:w="1134" w:type="dxa"/>
            <w:vAlign w:val="center"/>
          </w:tcPr>
          <w:p w14:paraId="00C4C0B7" w14:textId="77777777" w:rsidR="00B32D9D" w:rsidRPr="00857E4A" w:rsidRDefault="00B32D9D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sz w:val="20"/>
                <w:szCs w:val="20"/>
                <w:highlight w:val="yellow"/>
                <w:lang w:eastAsia="ko-KR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721EC3F" w14:textId="77777777" w:rsidR="00B32D9D" w:rsidRPr="00857E4A" w:rsidRDefault="00B32D9D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sz w:val="20"/>
                <w:szCs w:val="20"/>
                <w:highlight w:val="yellow"/>
                <w:lang w:eastAsia="ko-KR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B70F679" w14:textId="77777777" w:rsidR="00B32D9D" w:rsidRPr="00857E4A" w:rsidRDefault="00B32D9D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sz w:val="20"/>
                <w:szCs w:val="20"/>
                <w:highlight w:val="yellow"/>
                <w:lang w:eastAsia="ko-KR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07AC26D0" w14:textId="77777777" w:rsidR="00B32D9D" w:rsidRPr="00857E4A" w:rsidRDefault="00B32D9D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sz w:val="20"/>
                <w:szCs w:val="20"/>
                <w:highlight w:val="yellow"/>
                <w:lang w:eastAsia="ko-KR"/>
              </w:rPr>
            </w:pPr>
          </w:p>
        </w:tc>
        <w:tc>
          <w:tcPr>
            <w:tcW w:w="1984" w:type="dxa"/>
            <w:tcBorders>
              <w:right w:val="double" w:sz="4" w:space="0" w:color="auto"/>
            </w:tcBorders>
            <w:vAlign w:val="center"/>
          </w:tcPr>
          <w:p w14:paraId="7259A0C9" w14:textId="77777777" w:rsidR="00B32D9D" w:rsidRPr="009E100D" w:rsidRDefault="00857E4A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sz w:val="20"/>
                <w:szCs w:val="20"/>
                <w:highlight w:val="yellow"/>
                <w:lang w:eastAsia="ko-KR"/>
              </w:rPr>
            </w:pPr>
            <w:r w:rsidRPr="009E100D">
              <w:rPr>
                <w:rFonts w:hint="eastAsia"/>
                <w:sz w:val="20"/>
                <w:szCs w:val="20"/>
                <w:highlight w:val="yellow"/>
                <w:lang w:eastAsia="ko-KR"/>
              </w:rPr>
              <w:t>시판</w:t>
            </w:r>
            <w:r w:rsidRPr="009E100D">
              <w:rPr>
                <w:rFonts w:hint="eastAsia"/>
                <w:sz w:val="20"/>
                <w:szCs w:val="20"/>
                <w:highlight w:val="yellow"/>
                <w:lang w:eastAsia="ko-KR"/>
              </w:rPr>
              <w:t xml:space="preserve"> </w:t>
            </w:r>
            <w:r w:rsidRPr="009E100D">
              <w:rPr>
                <w:rFonts w:hint="eastAsia"/>
                <w:sz w:val="20"/>
                <w:szCs w:val="20"/>
                <w:highlight w:val="yellow"/>
                <w:lang w:eastAsia="ko-KR"/>
              </w:rPr>
              <w:t>후</w:t>
            </w:r>
            <w:r w:rsidRPr="009E100D">
              <w:rPr>
                <w:rFonts w:hint="eastAsia"/>
                <w:sz w:val="20"/>
                <w:szCs w:val="20"/>
                <w:highlight w:val="yellow"/>
                <w:lang w:eastAsia="ko-KR"/>
              </w:rPr>
              <w:t xml:space="preserve"> </w:t>
            </w:r>
            <w:r w:rsidRPr="009E100D">
              <w:rPr>
                <w:rFonts w:hint="eastAsia"/>
                <w:sz w:val="20"/>
                <w:szCs w:val="20"/>
                <w:highlight w:val="yellow"/>
                <w:lang w:eastAsia="ko-KR"/>
              </w:rPr>
              <w:t>안정성</w:t>
            </w:r>
          </w:p>
        </w:tc>
      </w:tr>
      <w:tr w:rsidR="00B32D9D" w:rsidRPr="0086179A" w14:paraId="385F055F" w14:textId="77777777" w:rsidTr="008B6FC9">
        <w:trPr>
          <w:trHeight w:val="310"/>
        </w:trPr>
        <w:tc>
          <w:tcPr>
            <w:tcW w:w="568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317B2AB7" w14:textId="77777777" w:rsidR="00B32D9D" w:rsidRPr="0086179A" w:rsidRDefault="00B32D9D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3</w:t>
            </w:r>
          </w:p>
        </w:tc>
        <w:tc>
          <w:tcPr>
            <w:tcW w:w="127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D228386" w14:textId="77777777" w:rsidR="00B32D9D" w:rsidRPr="00857E4A" w:rsidRDefault="00857E4A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sz w:val="20"/>
                <w:szCs w:val="20"/>
                <w:highlight w:val="yellow"/>
                <w:lang w:eastAsia="ko-KR"/>
              </w:rPr>
            </w:pPr>
            <w:r w:rsidRPr="00857E4A">
              <w:rPr>
                <w:sz w:val="20"/>
                <w:szCs w:val="20"/>
                <w:highlight w:val="yellow"/>
                <w:lang w:eastAsia="ko-KR"/>
              </w:rPr>
              <w:t>Y002</w:t>
            </w:r>
          </w:p>
        </w:tc>
        <w:tc>
          <w:tcPr>
            <w:tcW w:w="1134" w:type="dxa"/>
            <w:vAlign w:val="center"/>
          </w:tcPr>
          <w:p w14:paraId="101C8BBE" w14:textId="77777777" w:rsidR="00B32D9D" w:rsidRPr="00857E4A" w:rsidRDefault="00B32D9D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sz w:val="20"/>
                <w:szCs w:val="20"/>
                <w:highlight w:val="yellow"/>
                <w:lang w:eastAsia="ko-KR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229A641" w14:textId="77777777" w:rsidR="00B32D9D" w:rsidRPr="00857E4A" w:rsidRDefault="00B32D9D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sz w:val="20"/>
                <w:szCs w:val="20"/>
                <w:highlight w:val="yellow"/>
                <w:lang w:eastAsia="ko-KR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2DBE83B" w14:textId="77777777" w:rsidR="00B32D9D" w:rsidRPr="00857E4A" w:rsidRDefault="00B32D9D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sz w:val="20"/>
                <w:szCs w:val="20"/>
                <w:highlight w:val="yellow"/>
                <w:lang w:eastAsia="ko-KR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4968C007" w14:textId="77777777" w:rsidR="00B32D9D" w:rsidRPr="00857E4A" w:rsidRDefault="00B32D9D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sz w:val="20"/>
                <w:szCs w:val="20"/>
                <w:highlight w:val="yellow"/>
                <w:lang w:eastAsia="ko-KR"/>
              </w:rPr>
            </w:pPr>
          </w:p>
        </w:tc>
        <w:tc>
          <w:tcPr>
            <w:tcW w:w="1984" w:type="dxa"/>
            <w:tcBorders>
              <w:right w:val="double" w:sz="4" w:space="0" w:color="auto"/>
            </w:tcBorders>
            <w:vAlign w:val="center"/>
          </w:tcPr>
          <w:p w14:paraId="529BA6E8" w14:textId="77777777" w:rsidR="00B32D9D" w:rsidRPr="009E100D" w:rsidRDefault="00B32D9D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sz w:val="20"/>
                <w:szCs w:val="20"/>
                <w:highlight w:val="yellow"/>
                <w:lang w:eastAsia="ko-KR"/>
              </w:rPr>
            </w:pPr>
          </w:p>
        </w:tc>
      </w:tr>
      <w:tr w:rsidR="00B32D9D" w:rsidRPr="0086179A" w14:paraId="0242DBF2" w14:textId="77777777" w:rsidTr="008B6FC9">
        <w:trPr>
          <w:trHeight w:val="310"/>
        </w:trPr>
        <w:tc>
          <w:tcPr>
            <w:tcW w:w="568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305DE75A" w14:textId="77777777" w:rsidR="00B32D9D" w:rsidRPr="0086179A" w:rsidRDefault="00B32D9D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4</w:t>
            </w:r>
          </w:p>
        </w:tc>
        <w:tc>
          <w:tcPr>
            <w:tcW w:w="127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D81395F" w14:textId="77777777" w:rsidR="00B32D9D" w:rsidRPr="00857E4A" w:rsidRDefault="00857E4A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sz w:val="20"/>
                <w:szCs w:val="20"/>
                <w:highlight w:val="yellow"/>
                <w:lang w:eastAsia="ko-KR"/>
              </w:rPr>
            </w:pPr>
            <w:r w:rsidRPr="00857E4A">
              <w:rPr>
                <w:sz w:val="20"/>
                <w:szCs w:val="20"/>
                <w:highlight w:val="yellow"/>
                <w:lang w:eastAsia="ko-KR"/>
              </w:rPr>
              <w:t>Y003</w:t>
            </w:r>
          </w:p>
        </w:tc>
        <w:tc>
          <w:tcPr>
            <w:tcW w:w="1134" w:type="dxa"/>
            <w:vAlign w:val="center"/>
          </w:tcPr>
          <w:p w14:paraId="0182A48B" w14:textId="77777777" w:rsidR="00B32D9D" w:rsidRPr="00857E4A" w:rsidRDefault="00B32D9D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sz w:val="20"/>
                <w:szCs w:val="20"/>
                <w:highlight w:val="yellow"/>
                <w:lang w:eastAsia="ko-KR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BEF105D" w14:textId="77777777" w:rsidR="00B32D9D" w:rsidRPr="00857E4A" w:rsidRDefault="00B32D9D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sz w:val="20"/>
                <w:szCs w:val="20"/>
                <w:highlight w:val="yellow"/>
                <w:lang w:eastAsia="ko-KR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D53652C" w14:textId="77777777" w:rsidR="00B32D9D" w:rsidRPr="00857E4A" w:rsidRDefault="00B32D9D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sz w:val="20"/>
                <w:szCs w:val="20"/>
                <w:highlight w:val="yellow"/>
                <w:lang w:eastAsia="ko-KR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335D46D4" w14:textId="77777777" w:rsidR="00B32D9D" w:rsidRPr="00857E4A" w:rsidRDefault="00B32D9D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sz w:val="20"/>
                <w:szCs w:val="20"/>
                <w:highlight w:val="yellow"/>
                <w:lang w:eastAsia="ko-KR"/>
              </w:rPr>
            </w:pPr>
          </w:p>
        </w:tc>
        <w:tc>
          <w:tcPr>
            <w:tcW w:w="1984" w:type="dxa"/>
            <w:tcBorders>
              <w:right w:val="double" w:sz="4" w:space="0" w:color="auto"/>
            </w:tcBorders>
            <w:vAlign w:val="center"/>
          </w:tcPr>
          <w:p w14:paraId="1C72FC39" w14:textId="77777777" w:rsidR="00B32D9D" w:rsidRPr="009E100D" w:rsidRDefault="00B32D9D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sz w:val="20"/>
                <w:szCs w:val="20"/>
                <w:highlight w:val="yellow"/>
                <w:lang w:eastAsia="ko-KR"/>
              </w:rPr>
            </w:pPr>
          </w:p>
        </w:tc>
      </w:tr>
      <w:tr w:rsidR="00B32D9D" w:rsidRPr="0086179A" w14:paraId="0E0B8917" w14:textId="77777777" w:rsidTr="008B6FC9">
        <w:trPr>
          <w:trHeight w:val="310"/>
        </w:trPr>
        <w:tc>
          <w:tcPr>
            <w:tcW w:w="568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59FC8018" w14:textId="77777777" w:rsidR="00B32D9D" w:rsidRPr="0086179A" w:rsidRDefault="00B32D9D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5</w:t>
            </w:r>
          </w:p>
        </w:tc>
        <w:tc>
          <w:tcPr>
            <w:tcW w:w="127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6CB06DE" w14:textId="77777777" w:rsidR="00B32D9D" w:rsidRPr="00857E4A" w:rsidRDefault="00857E4A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sz w:val="20"/>
                <w:szCs w:val="20"/>
                <w:highlight w:val="yellow"/>
                <w:lang w:eastAsia="ko-KR"/>
              </w:rPr>
            </w:pPr>
            <w:r w:rsidRPr="00857E4A">
              <w:rPr>
                <w:sz w:val="20"/>
                <w:szCs w:val="20"/>
                <w:highlight w:val="yellow"/>
                <w:lang w:eastAsia="ko-KR"/>
              </w:rPr>
              <w:t>Y004</w:t>
            </w:r>
          </w:p>
        </w:tc>
        <w:tc>
          <w:tcPr>
            <w:tcW w:w="1134" w:type="dxa"/>
            <w:vAlign w:val="center"/>
          </w:tcPr>
          <w:p w14:paraId="75D33D93" w14:textId="77777777" w:rsidR="00B32D9D" w:rsidRPr="00857E4A" w:rsidRDefault="00857E4A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sz w:val="20"/>
                <w:szCs w:val="20"/>
                <w:highlight w:val="yellow"/>
                <w:lang w:eastAsia="ko-KR"/>
              </w:rPr>
            </w:pPr>
            <w:r w:rsidRPr="00857E4A">
              <w:rPr>
                <w:sz w:val="20"/>
                <w:szCs w:val="20"/>
                <w:highlight w:val="yellow"/>
                <w:lang w:eastAsia="ko-KR"/>
              </w:rPr>
              <w:t>2019.12.25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3EE22D1" w14:textId="77777777" w:rsidR="00B32D9D" w:rsidRPr="00857E4A" w:rsidRDefault="00B32D9D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sz w:val="20"/>
                <w:szCs w:val="20"/>
                <w:highlight w:val="yellow"/>
                <w:lang w:eastAsia="ko-KR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1BA93DA" w14:textId="77777777" w:rsidR="00B32D9D" w:rsidRPr="00857E4A" w:rsidRDefault="00B32D9D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sz w:val="20"/>
                <w:szCs w:val="20"/>
                <w:highlight w:val="yellow"/>
                <w:lang w:eastAsia="ko-KR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0DC6E991" w14:textId="77777777" w:rsidR="00B32D9D" w:rsidRPr="00857E4A" w:rsidRDefault="00B32D9D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sz w:val="20"/>
                <w:szCs w:val="20"/>
                <w:highlight w:val="yellow"/>
                <w:lang w:eastAsia="ko-KR"/>
              </w:rPr>
            </w:pPr>
          </w:p>
        </w:tc>
        <w:tc>
          <w:tcPr>
            <w:tcW w:w="1984" w:type="dxa"/>
            <w:tcBorders>
              <w:right w:val="double" w:sz="4" w:space="0" w:color="auto"/>
            </w:tcBorders>
            <w:vAlign w:val="center"/>
          </w:tcPr>
          <w:p w14:paraId="22FB0B36" w14:textId="77777777" w:rsidR="00D31BD9" w:rsidRPr="009E100D" w:rsidRDefault="00857E4A" w:rsidP="00D31BD9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sz w:val="20"/>
                <w:szCs w:val="20"/>
                <w:highlight w:val="yellow"/>
                <w:lang w:eastAsia="ko-KR"/>
              </w:rPr>
            </w:pPr>
            <w:r w:rsidRPr="009E100D">
              <w:rPr>
                <w:sz w:val="20"/>
                <w:szCs w:val="20"/>
                <w:highlight w:val="yellow"/>
                <w:lang w:eastAsia="ko-KR"/>
              </w:rPr>
              <w:t>2020</w:t>
            </w:r>
            <w:r w:rsidRPr="009E100D">
              <w:rPr>
                <w:rFonts w:hint="eastAsia"/>
                <w:sz w:val="20"/>
                <w:szCs w:val="20"/>
                <w:highlight w:val="yellow"/>
                <w:lang w:eastAsia="ko-KR"/>
              </w:rPr>
              <w:t>년</w:t>
            </w:r>
            <w:r w:rsidRPr="009E100D">
              <w:rPr>
                <w:rFonts w:hint="eastAsia"/>
                <w:sz w:val="20"/>
                <w:szCs w:val="20"/>
                <w:highlight w:val="yellow"/>
                <w:lang w:eastAsia="ko-KR"/>
              </w:rPr>
              <w:t xml:space="preserve"> </w:t>
            </w:r>
            <w:r w:rsidRPr="009E100D">
              <w:rPr>
                <w:rFonts w:hint="eastAsia"/>
                <w:sz w:val="20"/>
                <w:szCs w:val="20"/>
                <w:highlight w:val="yellow"/>
                <w:lang w:eastAsia="ko-KR"/>
              </w:rPr>
              <w:t>출하예정</w:t>
            </w:r>
            <w:r w:rsidR="00D31BD9" w:rsidRPr="009E100D">
              <w:rPr>
                <w:sz w:val="20"/>
                <w:szCs w:val="20"/>
                <w:highlight w:val="yellow"/>
                <w:lang w:eastAsia="ko-KR"/>
              </w:rPr>
              <w:t>,</w:t>
            </w:r>
          </w:p>
          <w:p w14:paraId="13E9DE8D" w14:textId="77777777" w:rsidR="00D31BD9" w:rsidRPr="009E100D" w:rsidRDefault="00D31BD9" w:rsidP="00D31BD9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sz w:val="20"/>
                <w:szCs w:val="20"/>
                <w:highlight w:val="yellow"/>
                <w:lang w:eastAsia="ko-KR"/>
              </w:rPr>
            </w:pPr>
            <w:commentRangeStart w:id="19"/>
            <w:r w:rsidRPr="009E100D">
              <w:rPr>
                <w:sz w:val="20"/>
                <w:szCs w:val="20"/>
                <w:highlight w:val="yellow"/>
                <w:lang w:eastAsia="ko-KR"/>
              </w:rPr>
              <w:t>2020</w:t>
            </w:r>
            <w:r w:rsidRPr="009E100D">
              <w:rPr>
                <w:rFonts w:hint="eastAsia"/>
                <w:sz w:val="20"/>
                <w:szCs w:val="20"/>
                <w:highlight w:val="yellow"/>
                <w:lang w:eastAsia="ko-KR"/>
              </w:rPr>
              <w:t xml:space="preserve"> PPQR</w:t>
            </w:r>
            <w:r w:rsidRPr="009E100D">
              <w:rPr>
                <w:rFonts w:hint="eastAsia"/>
                <w:sz w:val="20"/>
                <w:szCs w:val="20"/>
                <w:highlight w:val="yellow"/>
                <w:lang w:eastAsia="ko-KR"/>
              </w:rPr>
              <w:t>에서</w:t>
            </w:r>
            <w:r w:rsidRPr="009E100D">
              <w:rPr>
                <w:rFonts w:hint="eastAsia"/>
                <w:sz w:val="20"/>
                <w:szCs w:val="20"/>
                <w:highlight w:val="yellow"/>
                <w:lang w:eastAsia="ko-KR"/>
              </w:rPr>
              <w:t xml:space="preserve"> </w:t>
            </w:r>
            <w:r w:rsidRPr="009E100D">
              <w:rPr>
                <w:rFonts w:hint="eastAsia"/>
                <w:sz w:val="20"/>
                <w:szCs w:val="20"/>
                <w:highlight w:val="yellow"/>
                <w:lang w:eastAsia="ko-KR"/>
              </w:rPr>
              <w:t>평가</w:t>
            </w:r>
            <w:r w:rsidRPr="009E100D">
              <w:rPr>
                <w:rFonts w:hint="eastAsia"/>
                <w:sz w:val="20"/>
                <w:szCs w:val="20"/>
                <w:highlight w:val="yellow"/>
                <w:lang w:eastAsia="ko-KR"/>
              </w:rPr>
              <w:t xml:space="preserve"> </w:t>
            </w:r>
            <w:r w:rsidRPr="009E100D">
              <w:rPr>
                <w:rFonts w:hint="eastAsia"/>
                <w:sz w:val="20"/>
                <w:szCs w:val="20"/>
                <w:highlight w:val="yellow"/>
                <w:lang w:eastAsia="ko-KR"/>
              </w:rPr>
              <w:t>예정</w:t>
            </w:r>
            <w:commentRangeEnd w:id="19"/>
            <w:r w:rsidRPr="009E100D">
              <w:rPr>
                <w:rStyle w:val="a8"/>
                <w:sz w:val="20"/>
                <w:szCs w:val="20"/>
              </w:rPr>
              <w:commentReference w:id="19"/>
            </w:r>
          </w:p>
        </w:tc>
      </w:tr>
      <w:tr w:rsidR="00B32D9D" w:rsidRPr="0086179A" w14:paraId="1307A01B" w14:textId="77777777" w:rsidTr="008B6FC9">
        <w:trPr>
          <w:trHeight w:val="332"/>
        </w:trPr>
        <w:tc>
          <w:tcPr>
            <w:tcW w:w="5245" w:type="dxa"/>
            <w:gridSpan w:val="5"/>
            <w:tcBorders>
              <w:top w:val="double" w:sz="4" w:space="0" w:color="auto"/>
              <w:left w:val="double" w:sz="4" w:space="0" w:color="auto"/>
            </w:tcBorders>
            <w:shd w:val="clear" w:color="auto" w:fill="D9D9D9"/>
            <w:vAlign w:val="center"/>
          </w:tcPr>
          <w:p w14:paraId="6B96DDDE" w14:textId="77777777" w:rsidR="00B32D9D" w:rsidRPr="0086179A" w:rsidRDefault="00B32D9D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b/>
                <w:sz w:val="20"/>
                <w:szCs w:val="20"/>
                <w:lang w:eastAsia="ko-KR"/>
              </w:rPr>
            </w:pPr>
            <w:r w:rsidRPr="0086179A">
              <w:rPr>
                <w:rFonts w:hint="eastAsia"/>
                <w:b/>
                <w:sz w:val="20"/>
                <w:szCs w:val="20"/>
                <w:lang w:eastAsia="ko-KR"/>
              </w:rPr>
              <w:t>1</w:t>
            </w:r>
            <w:r w:rsidRPr="0086179A">
              <w:rPr>
                <w:rFonts w:hint="eastAsia"/>
                <w:b/>
                <w:sz w:val="20"/>
                <w:szCs w:val="20"/>
                <w:lang w:eastAsia="ko-KR"/>
              </w:rPr>
              <w:t>년간</w:t>
            </w:r>
            <w:r w:rsidRPr="0086179A">
              <w:rPr>
                <w:rFonts w:hint="eastAsia"/>
                <w:b/>
                <w:sz w:val="20"/>
                <w:szCs w:val="20"/>
                <w:lang w:eastAsia="ko-KR"/>
              </w:rPr>
              <w:t xml:space="preserve"> </w:t>
            </w:r>
            <w:r w:rsidRPr="0086179A">
              <w:rPr>
                <w:rFonts w:hint="eastAsia"/>
                <w:b/>
                <w:sz w:val="20"/>
                <w:szCs w:val="20"/>
                <w:lang w:eastAsia="ko-KR"/>
              </w:rPr>
              <w:t>생산된</w:t>
            </w:r>
            <w:r w:rsidRPr="0086179A">
              <w:rPr>
                <w:rFonts w:hint="eastAsia"/>
                <w:b/>
                <w:sz w:val="20"/>
                <w:szCs w:val="20"/>
                <w:lang w:eastAsia="ko-KR"/>
              </w:rPr>
              <w:t xml:space="preserve"> </w:t>
            </w:r>
            <w:r w:rsidRPr="0086179A">
              <w:rPr>
                <w:rFonts w:hint="eastAsia"/>
                <w:b/>
                <w:sz w:val="20"/>
                <w:szCs w:val="20"/>
                <w:lang w:eastAsia="ko-KR"/>
              </w:rPr>
              <w:t>배치</w:t>
            </w:r>
            <w:r w:rsidRPr="0086179A">
              <w:rPr>
                <w:rFonts w:hint="eastAsia"/>
                <w:b/>
                <w:sz w:val="20"/>
                <w:szCs w:val="20"/>
                <w:lang w:eastAsia="ko-KR"/>
              </w:rPr>
              <w:t xml:space="preserve"> </w:t>
            </w:r>
            <w:r w:rsidRPr="0086179A">
              <w:rPr>
                <w:rFonts w:hint="eastAsia"/>
                <w:b/>
                <w:sz w:val="20"/>
                <w:szCs w:val="20"/>
                <w:lang w:eastAsia="ko-KR"/>
              </w:rPr>
              <w:t>수</w:t>
            </w:r>
          </w:p>
        </w:tc>
        <w:tc>
          <w:tcPr>
            <w:tcW w:w="3544" w:type="dxa"/>
            <w:gridSpan w:val="2"/>
            <w:tcBorders>
              <w:top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5CA756D" w14:textId="77777777" w:rsidR="00B32D9D" w:rsidRPr="002B0157" w:rsidRDefault="00B32D9D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sz w:val="20"/>
                <w:szCs w:val="20"/>
                <w:lang w:eastAsia="ko-KR"/>
              </w:rPr>
            </w:pPr>
          </w:p>
        </w:tc>
      </w:tr>
      <w:tr w:rsidR="00B32D9D" w:rsidRPr="0086179A" w14:paraId="147EE196" w14:textId="77777777" w:rsidTr="008B6FC9">
        <w:trPr>
          <w:trHeight w:val="332"/>
        </w:trPr>
        <w:tc>
          <w:tcPr>
            <w:tcW w:w="5245" w:type="dxa"/>
            <w:gridSpan w:val="5"/>
            <w:tcBorders>
              <w:left w:val="double" w:sz="4" w:space="0" w:color="auto"/>
            </w:tcBorders>
            <w:shd w:val="clear" w:color="auto" w:fill="D9D9D9"/>
            <w:vAlign w:val="center"/>
          </w:tcPr>
          <w:p w14:paraId="2695E68E" w14:textId="77777777" w:rsidR="00B32D9D" w:rsidRPr="0086179A" w:rsidRDefault="00B32D9D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b/>
                <w:sz w:val="20"/>
                <w:szCs w:val="20"/>
                <w:lang w:eastAsia="ko-KR"/>
              </w:rPr>
            </w:pPr>
            <w:r w:rsidRPr="0086179A">
              <w:rPr>
                <w:rFonts w:hint="eastAsia"/>
                <w:b/>
                <w:sz w:val="20"/>
                <w:szCs w:val="20"/>
                <w:lang w:eastAsia="ko-KR"/>
              </w:rPr>
              <w:t>적합</w:t>
            </w:r>
            <w:r w:rsidRPr="0086179A">
              <w:rPr>
                <w:rFonts w:hint="eastAsia"/>
                <w:b/>
                <w:sz w:val="20"/>
                <w:szCs w:val="20"/>
                <w:lang w:eastAsia="ko-KR"/>
              </w:rPr>
              <w:t xml:space="preserve"> </w:t>
            </w:r>
            <w:r w:rsidRPr="0086179A">
              <w:rPr>
                <w:rFonts w:hint="eastAsia"/>
                <w:b/>
                <w:sz w:val="20"/>
                <w:szCs w:val="20"/>
                <w:lang w:eastAsia="ko-KR"/>
              </w:rPr>
              <w:t>판정</w:t>
            </w:r>
            <w:r w:rsidRPr="0086179A">
              <w:rPr>
                <w:rFonts w:hint="eastAsia"/>
                <w:b/>
                <w:sz w:val="20"/>
                <w:szCs w:val="20"/>
                <w:lang w:eastAsia="ko-KR"/>
              </w:rPr>
              <w:t xml:space="preserve"> </w:t>
            </w:r>
            <w:r w:rsidRPr="0086179A">
              <w:rPr>
                <w:rFonts w:hint="eastAsia"/>
                <w:b/>
                <w:sz w:val="20"/>
                <w:szCs w:val="20"/>
                <w:lang w:eastAsia="ko-KR"/>
              </w:rPr>
              <w:t>받은</w:t>
            </w:r>
            <w:r w:rsidRPr="0086179A">
              <w:rPr>
                <w:rFonts w:hint="eastAsia"/>
                <w:b/>
                <w:sz w:val="20"/>
                <w:szCs w:val="20"/>
                <w:lang w:eastAsia="ko-KR"/>
              </w:rPr>
              <w:t xml:space="preserve"> </w:t>
            </w:r>
            <w:r w:rsidRPr="0086179A">
              <w:rPr>
                <w:rFonts w:hint="eastAsia"/>
                <w:b/>
                <w:sz w:val="20"/>
                <w:szCs w:val="20"/>
                <w:lang w:eastAsia="ko-KR"/>
              </w:rPr>
              <w:t>배치</w:t>
            </w:r>
            <w:r w:rsidRPr="0086179A">
              <w:rPr>
                <w:rFonts w:hint="eastAsia"/>
                <w:b/>
                <w:sz w:val="20"/>
                <w:szCs w:val="20"/>
                <w:lang w:eastAsia="ko-KR"/>
              </w:rPr>
              <w:t xml:space="preserve"> </w:t>
            </w:r>
            <w:r w:rsidRPr="0086179A">
              <w:rPr>
                <w:rFonts w:hint="eastAsia"/>
                <w:b/>
                <w:sz w:val="20"/>
                <w:szCs w:val="20"/>
                <w:lang w:eastAsia="ko-KR"/>
              </w:rPr>
              <w:t>수</w:t>
            </w:r>
          </w:p>
        </w:tc>
        <w:tc>
          <w:tcPr>
            <w:tcW w:w="3544" w:type="dxa"/>
            <w:gridSpan w:val="2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5FBA98A5" w14:textId="77777777" w:rsidR="00B32D9D" w:rsidRPr="002B0157" w:rsidRDefault="00B32D9D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sz w:val="20"/>
                <w:szCs w:val="20"/>
                <w:lang w:eastAsia="ko-KR"/>
              </w:rPr>
            </w:pPr>
          </w:p>
        </w:tc>
      </w:tr>
      <w:tr w:rsidR="00B32D9D" w:rsidRPr="0086179A" w14:paraId="6172A182" w14:textId="77777777" w:rsidTr="008B6FC9">
        <w:trPr>
          <w:trHeight w:val="332"/>
        </w:trPr>
        <w:tc>
          <w:tcPr>
            <w:tcW w:w="5245" w:type="dxa"/>
            <w:gridSpan w:val="5"/>
            <w:tcBorders>
              <w:left w:val="double" w:sz="4" w:space="0" w:color="auto"/>
              <w:bottom w:val="double" w:sz="4" w:space="0" w:color="auto"/>
            </w:tcBorders>
            <w:shd w:val="clear" w:color="auto" w:fill="D9D9D9"/>
            <w:vAlign w:val="center"/>
          </w:tcPr>
          <w:p w14:paraId="62A103B1" w14:textId="77777777" w:rsidR="00B32D9D" w:rsidRPr="0086179A" w:rsidRDefault="00B32D9D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b/>
                <w:sz w:val="20"/>
                <w:szCs w:val="20"/>
                <w:lang w:eastAsia="ko-KR"/>
              </w:rPr>
            </w:pPr>
            <w:r w:rsidRPr="0086179A">
              <w:rPr>
                <w:rFonts w:hint="eastAsia"/>
                <w:b/>
                <w:sz w:val="20"/>
                <w:szCs w:val="20"/>
                <w:lang w:eastAsia="ko-KR"/>
              </w:rPr>
              <w:t>부적합</w:t>
            </w:r>
            <w:r w:rsidRPr="0086179A">
              <w:rPr>
                <w:rFonts w:hint="eastAsia"/>
                <w:b/>
                <w:sz w:val="20"/>
                <w:szCs w:val="20"/>
                <w:lang w:eastAsia="ko-KR"/>
              </w:rPr>
              <w:t xml:space="preserve"> </w:t>
            </w:r>
            <w:r w:rsidRPr="0086179A">
              <w:rPr>
                <w:rFonts w:hint="eastAsia"/>
                <w:b/>
                <w:sz w:val="20"/>
                <w:szCs w:val="20"/>
                <w:lang w:eastAsia="ko-KR"/>
              </w:rPr>
              <w:t>판정</w:t>
            </w:r>
            <w:r w:rsidRPr="0086179A">
              <w:rPr>
                <w:rFonts w:hint="eastAsia"/>
                <w:b/>
                <w:sz w:val="20"/>
                <w:szCs w:val="20"/>
                <w:lang w:eastAsia="ko-KR"/>
              </w:rPr>
              <w:t xml:space="preserve"> </w:t>
            </w:r>
            <w:r w:rsidRPr="0086179A">
              <w:rPr>
                <w:rFonts w:hint="eastAsia"/>
                <w:b/>
                <w:sz w:val="20"/>
                <w:szCs w:val="20"/>
                <w:lang w:eastAsia="ko-KR"/>
              </w:rPr>
              <w:t>받은</w:t>
            </w:r>
            <w:r w:rsidRPr="0086179A">
              <w:rPr>
                <w:rFonts w:hint="eastAsia"/>
                <w:b/>
                <w:sz w:val="20"/>
                <w:szCs w:val="20"/>
                <w:lang w:eastAsia="ko-KR"/>
              </w:rPr>
              <w:t xml:space="preserve"> </w:t>
            </w:r>
            <w:r w:rsidRPr="0086179A">
              <w:rPr>
                <w:rFonts w:hint="eastAsia"/>
                <w:b/>
                <w:sz w:val="20"/>
                <w:szCs w:val="20"/>
                <w:lang w:eastAsia="ko-KR"/>
              </w:rPr>
              <w:t>배치</w:t>
            </w:r>
            <w:r w:rsidRPr="0086179A">
              <w:rPr>
                <w:rFonts w:hint="eastAsia"/>
                <w:b/>
                <w:sz w:val="20"/>
                <w:szCs w:val="20"/>
                <w:lang w:eastAsia="ko-KR"/>
              </w:rPr>
              <w:t xml:space="preserve"> </w:t>
            </w:r>
            <w:r w:rsidRPr="0086179A">
              <w:rPr>
                <w:rFonts w:hint="eastAsia"/>
                <w:b/>
                <w:sz w:val="20"/>
                <w:szCs w:val="20"/>
                <w:lang w:eastAsia="ko-KR"/>
              </w:rPr>
              <w:t>수</w:t>
            </w:r>
          </w:p>
        </w:tc>
        <w:tc>
          <w:tcPr>
            <w:tcW w:w="3544" w:type="dxa"/>
            <w:gridSpan w:val="2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6179316" w14:textId="77777777" w:rsidR="00B32D9D" w:rsidRPr="002B0157" w:rsidRDefault="00B32D9D" w:rsidP="00E06AB0">
            <w:pPr>
              <w:widowControl w:val="0"/>
              <w:tabs>
                <w:tab w:val="left" w:pos="6060"/>
              </w:tabs>
              <w:wordWrap w:val="0"/>
              <w:autoSpaceDE w:val="0"/>
              <w:autoSpaceDN w:val="0"/>
              <w:snapToGrid w:val="0"/>
              <w:jc w:val="center"/>
              <w:rPr>
                <w:sz w:val="20"/>
                <w:szCs w:val="20"/>
                <w:lang w:eastAsia="ko-KR"/>
              </w:rPr>
            </w:pPr>
          </w:p>
        </w:tc>
      </w:tr>
    </w:tbl>
    <w:p w14:paraId="05AAF55C" w14:textId="77777777" w:rsidR="00B32D9D" w:rsidRPr="00421D53" w:rsidRDefault="00B32D9D" w:rsidP="00E06AB0">
      <w:pPr>
        <w:pStyle w:val="af4"/>
        <w:numPr>
          <w:ilvl w:val="0"/>
          <w:numId w:val="0"/>
        </w:numPr>
        <w:ind w:left="840"/>
      </w:pPr>
    </w:p>
    <w:p w14:paraId="0A938AF0" w14:textId="77777777" w:rsidR="006242F1" w:rsidRPr="00E55581" w:rsidRDefault="006242F1" w:rsidP="00E55581">
      <w:pPr>
        <w:pStyle w:val="10"/>
        <w:spacing w:before="240" w:after="240" w:line="360" w:lineRule="auto"/>
        <w:rPr>
          <w:sz w:val="22"/>
          <w:szCs w:val="22"/>
        </w:rPr>
      </w:pPr>
      <w:bookmarkStart w:id="20" w:name="_Toc194611976"/>
      <w:r w:rsidRPr="00E55581">
        <w:rPr>
          <w:szCs w:val="22"/>
        </w:rPr>
        <w:t>Qualification and Validation</w:t>
      </w:r>
      <w:r w:rsidRPr="00E55581">
        <w:rPr>
          <w:rFonts w:hint="eastAsia"/>
          <w:szCs w:val="22"/>
        </w:rPr>
        <w:t xml:space="preserve"> </w:t>
      </w:r>
      <w:proofErr w:type="spellStart"/>
      <w:r w:rsidRPr="00E55581">
        <w:rPr>
          <w:rFonts w:ascii="바탕" w:eastAsia="바탕" w:hAnsi="바탕" w:hint="eastAsia"/>
          <w:b w:val="0"/>
          <w:sz w:val="20"/>
          <w:szCs w:val="22"/>
        </w:rPr>
        <w:t>적격성평가</w:t>
      </w:r>
      <w:proofErr w:type="spellEnd"/>
      <w:r w:rsidRPr="00E55581">
        <w:rPr>
          <w:rFonts w:ascii="바탕" w:eastAsia="바탕" w:hAnsi="바탕" w:hint="eastAsia"/>
          <w:b w:val="0"/>
          <w:sz w:val="20"/>
          <w:szCs w:val="22"/>
        </w:rPr>
        <w:t xml:space="preserve"> 및 </w:t>
      </w:r>
      <w:proofErr w:type="spellStart"/>
      <w:r w:rsidRPr="00E55581">
        <w:rPr>
          <w:rFonts w:ascii="바탕" w:eastAsia="바탕" w:hAnsi="바탕" w:hint="eastAsia"/>
          <w:b w:val="0"/>
          <w:sz w:val="20"/>
          <w:szCs w:val="22"/>
        </w:rPr>
        <w:t>밸리데이션</w:t>
      </w:r>
      <w:bookmarkEnd w:id="20"/>
      <w:proofErr w:type="spellEnd"/>
      <w:r w:rsidR="00C279B0" w:rsidRPr="00E55581">
        <w:rPr>
          <w:sz w:val="20"/>
          <w:szCs w:val="22"/>
        </w:rPr>
        <w:t xml:space="preserve"> </w:t>
      </w:r>
    </w:p>
    <w:p w14:paraId="5945DBB9" w14:textId="77777777" w:rsidR="005D63F5" w:rsidRDefault="005D63F5" w:rsidP="00E06AB0">
      <w:pPr>
        <w:pStyle w:val="2"/>
      </w:pPr>
      <w:r w:rsidRPr="00B928A6">
        <w:rPr>
          <w:rFonts w:hint="eastAsia"/>
        </w:rPr>
        <w:t xml:space="preserve"> Process Validation </w:t>
      </w:r>
      <w:r w:rsidRPr="00B928A6">
        <w:rPr>
          <w:rFonts w:hint="eastAsia"/>
        </w:rPr>
        <w:t>공정</w:t>
      </w:r>
      <w:r w:rsidRPr="00B928A6">
        <w:rPr>
          <w:rFonts w:hint="eastAsia"/>
        </w:rPr>
        <w:t xml:space="preserve"> </w:t>
      </w:r>
      <w:proofErr w:type="spellStart"/>
      <w:r w:rsidRPr="00B928A6">
        <w:rPr>
          <w:rFonts w:hint="eastAsia"/>
        </w:rPr>
        <w:t>밸리데이션</w:t>
      </w:r>
      <w:proofErr w:type="spellEnd"/>
    </w:p>
    <w:p w14:paraId="680B2D6F" w14:textId="2574901A" w:rsidR="008B6FC9" w:rsidRDefault="008B6FC9" w:rsidP="00E06AB0">
      <w:pPr>
        <w:pStyle w:val="2"/>
        <w:numPr>
          <w:ilvl w:val="0"/>
          <w:numId w:val="0"/>
        </w:numPr>
        <w:ind w:left="567"/>
      </w:pPr>
      <w:r>
        <w:rPr>
          <w:rFonts w:hint="eastAsia"/>
        </w:rPr>
        <w:t xml:space="preserve"> </w:t>
      </w:r>
      <w:commentRangeStart w:id="21"/>
      <w:r w:rsidR="002C6F62">
        <w:rPr>
          <w:rFonts w:hint="eastAsia"/>
        </w:rPr>
        <w:t>평가</w:t>
      </w:r>
      <w:r w:rsidR="002C6F62">
        <w:rPr>
          <w:rFonts w:hint="eastAsia"/>
        </w:rPr>
        <w:t xml:space="preserve"> </w:t>
      </w:r>
      <w:r w:rsidR="002C6F62">
        <w:rPr>
          <w:rFonts w:hint="eastAsia"/>
        </w:rPr>
        <w:t>기간동안</w:t>
      </w:r>
      <w:r w:rsidR="002C6F62">
        <w:rPr>
          <w:rFonts w:hint="eastAsia"/>
        </w:rPr>
        <w:t xml:space="preserve"> </w:t>
      </w:r>
      <w:r w:rsidR="002C6F62" w:rsidRPr="002C6F62">
        <w:rPr>
          <w:rFonts w:hint="eastAsia"/>
        </w:rPr>
        <w:t>본</w:t>
      </w:r>
      <w:r w:rsidR="002C6F62" w:rsidRPr="002C6F62">
        <w:rPr>
          <w:rFonts w:hint="eastAsia"/>
        </w:rPr>
        <w:t xml:space="preserve"> </w:t>
      </w:r>
      <w:r w:rsidRPr="002C6F62">
        <w:rPr>
          <w:rFonts w:hint="eastAsia"/>
        </w:rPr>
        <w:t>제품</w:t>
      </w:r>
      <w:r w:rsidR="002C6F62" w:rsidRPr="002C6F62">
        <w:rPr>
          <w:rFonts w:hint="eastAsia"/>
        </w:rPr>
        <w:t>에</w:t>
      </w:r>
      <w:r w:rsidRPr="002C6F62">
        <w:rPr>
          <w:rFonts w:hint="eastAsia"/>
        </w:rPr>
        <w:t xml:space="preserve"> </w:t>
      </w:r>
      <w:r w:rsidRPr="002C6F62">
        <w:rPr>
          <w:rFonts w:hint="eastAsia"/>
        </w:rPr>
        <w:t>대한</w:t>
      </w:r>
      <w:r w:rsidRPr="002C6F62">
        <w:rPr>
          <w:rFonts w:hint="eastAsia"/>
        </w:rPr>
        <w:t xml:space="preserve"> </w:t>
      </w:r>
      <w:r w:rsidR="002D0FD4">
        <w:rPr>
          <w:rFonts w:hint="eastAsia"/>
        </w:rPr>
        <w:t>지속적</w:t>
      </w:r>
      <w:r w:rsidR="002D0FD4">
        <w:rPr>
          <w:rFonts w:hint="eastAsia"/>
        </w:rPr>
        <w:t xml:space="preserve"> </w:t>
      </w:r>
      <w:proofErr w:type="spellStart"/>
      <w:r w:rsidR="002C6F62" w:rsidRPr="002C6F62">
        <w:rPr>
          <w:rFonts w:hint="eastAsia"/>
        </w:rPr>
        <w:t>공정</w:t>
      </w:r>
      <w:r w:rsidRPr="002C6F62">
        <w:rPr>
          <w:rFonts w:hint="eastAsia"/>
        </w:rPr>
        <w:t>밸리데이션이</w:t>
      </w:r>
      <w:proofErr w:type="spellEnd"/>
      <w:r w:rsidRPr="002C6F62">
        <w:rPr>
          <w:rFonts w:hint="eastAsia"/>
        </w:rPr>
        <w:t xml:space="preserve"> </w:t>
      </w:r>
      <w:r w:rsidRPr="002C6F62">
        <w:rPr>
          <w:rFonts w:hint="eastAsia"/>
        </w:rPr>
        <w:t>진행되었으며</w:t>
      </w:r>
      <w:r w:rsidRPr="002C6F62">
        <w:rPr>
          <w:rFonts w:hint="eastAsia"/>
        </w:rPr>
        <w:t>,</w:t>
      </w:r>
      <w:r w:rsidRPr="002C6F62">
        <w:t xml:space="preserve"> </w:t>
      </w:r>
      <w:r w:rsidRPr="002C6F62">
        <w:rPr>
          <w:rFonts w:hint="eastAsia"/>
        </w:rPr>
        <w:t>그</w:t>
      </w:r>
      <w:r w:rsidRPr="002C6F62">
        <w:rPr>
          <w:rFonts w:hint="eastAsia"/>
        </w:rPr>
        <w:t xml:space="preserve"> </w:t>
      </w:r>
      <w:r w:rsidRPr="002C6F62">
        <w:rPr>
          <w:rFonts w:hint="eastAsia"/>
        </w:rPr>
        <w:t>결과는</w:t>
      </w:r>
      <w:r w:rsidRPr="002C6F62">
        <w:rPr>
          <w:rFonts w:hint="eastAsia"/>
        </w:rPr>
        <w:t xml:space="preserve"> </w:t>
      </w:r>
      <w:r w:rsidRPr="002C6F62">
        <w:rPr>
          <w:rFonts w:hint="eastAsia"/>
        </w:rPr>
        <w:t>적합하였다</w:t>
      </w:r>
      <w:r w:rsidRPr="002C6F62">
        <w:rPr>
          <w:rFonts w:hint="eastAsia"/>
        </w:rPr>
        <w:t>.</w:t>
      </w:r>
      <w:r>
        <w:t xml:space="preserve"> </w:t>
      </w:r>
      <w:r w:rsidR="002D0FD4">
        <w:rPr>
          <w:rFonts w:hint="eastAsia"/>
        </w:rPr>
        <w:t xml:space="preserve">FE02011 </w:t>
      </w:r>
      <w:r w:rsidR="002D0FD4" w:rsidRPr="002D0FD4">
        <w:rPr>
          <w:rFonts w:hint="eastAsia"/>
          <w:i/>
          <w:iCs/>
        </w:rPr>
        <w:t>지속적</w:t>
      </w:r>
      <w:r w:rsidR="002D0FD4" w:rsidRPr="002D0FD4">
        <w:rPr>
          <w:rFonts w:hint="eastAsia"/>
          <w:i/>
          <w:iCs/>
        </w:rPr>
        <w:t xml:space="preserve"> </w:t>
      </w:r>
      <w:r w:rsidR="002D0FD4" w:rsidRPr="002D0FD4">
        <w:rPr>
          <w:rFonts w:hint="eastAsia"/>
          <w:i/>
          <w:iCs/>
        </w:rPr>
        <w:t>공정</w:t>
      </w:r>
      <w:r w:rsidR="002D0FD4" w:rsidRPr="002D0FD4">
        <w:rPr>
          <w:rFonts w:hint="eastAsia"/>
          <w:i/>
          <w:iCs/>
        </w:rPr>
        <w:t xml:space="preserve"> </w:t>
      </w:r>
      <w:r w:rsidR="002D0FD4" w:rsidRPr="002D0FD4">
        <w:rPr>
          <w:rFonts w:hint="eastAsia"/>
          <w:i/>
          <w:iCs/>
        </w:rPr>
        <w:t>검증</w:t>
      </w:r>
      <w:r w:rsidR="002D0FD4" w:rsidRPr="002D0FD4">
        <w:rPr>
          <w:rFonts w:hint="eastAsia"/>
          <w:i/>
          <w:iCs/>
        </w:rPr>
        <w:t xml:space="preserve"> </w:t>
      </w:r>
      <w:r w:rsidR="002D0FD4" w:rsidRPr="002D0FD4">
        <w:rPr>
          <w:rFonts w:hint="eastAsia"/>
          <w:i/>
          <w:iCs/>
        </w:rPr>
        <w:t>프로그램</w:t>
      </w:r>
      <w:r w:rsidR="002D0FD4">
        <w:rPr>
          <w:rFonts w:hint="eastAsia"/>
        </w:rPr>
        <w:t>에</w:t>
      </w:r>
      <w:r w:rsidRPr="002C6F62">
        <w:rPr>
          <w:rFonts w:hint="eastAsia"/>
        </w:rPr>
        <w:t xml:space="preserve"> </w:t>
      </w:r>
      <w:r w:rsidRPr="002C6F62">
        <w:rPr>
          <w:rFonts w:hint="eastAsia"/>
        </w:rPr>
        <w:t>따라</w:t>
      </w:r>
      <w:r w:rsidR="002D0FD4">
        <w:rPr>
          <w:rFonts w:hint="eastAsia"/>
        </w:rPr>
        <w:t xml:space="preserve"> </w:t>
      </w:r>
      <w:r w:rsidR="002D0FD4">
        <w:rPr>
          <w:rFonts w:hint="eastAsia"/>
        </w:rPr>
        <w:t>지속적</w:t>
      </w:r>
      <w:r w:rsidR="002D0FD4">
        <w:rPr>
          <w:rFonts w:hint="eastAsia"/>
        </w:rPr>
        <w:t xml:space="preserve"> </w:t>
      </w:r>
      <w:r w:rsidR="002D0FD4">
        <w:rPr>
          <w:rFonts w:hint="eastAsia"/>
        </w:rPr>
        <w:t>공정검증이</w:t>
      </w:r>
      <w:r w:rsidR="002D0FD4">
        <w:rPr>
          <w:rFonts w:hint="eastAsia"/>
        </w:rPr>
        <w:t xml:space="preserve"> </w:t>
      </w:r>
      <w:r w:rsidR="002D0FD4">
        <w:rPr>
          <w:rFonts w:hint="eastAsia"/>
        </w:rPr>
        <w:t>진행될</w:t>
      </w:r>
      <w:r w:rsidR="002D0FD4">
        <w:rPr>
          <w:rFonts w:hint="eastAsia"/>
        </w:rPr>
        <w:t xml:space="preserve"> </w:t>
      </w:r>
      <w:r w:rsidR="002D0FD4">
        <w:rPr>
          <w:rFonts w:hint="eastAsia"/>
        </w:rPr>
        <w:t>예정이며</w:t>
      </w:r>
      <w:r w:rsidR="002D0FD4">
        <w:rPr>
          <w:rFonts w:hint="eastAsia"/>
        </w:rPr>
        <w:t xml:space="preserve"> </w:t>
      </w:r>
      <w:r w:rsidR="002D0FD4">
        <w:rPr>
          <w:rFonts w:hint="eastAsia"/>
        </w:rPr>
        <w:t>공정이</w:t>
      </w:r>
      <w:r w:rsidR="002D0FD4">
        <w:rPr>
          <w:rFonts w:hint="eastAsia"/>
        </w:rPr>
        <w:t xml:space="preserve"> </w:t>
      </w:r>
      <w:r w:rsidR="002D0FD4">
        <w:rPr>
          <w:rFonts w:hint="eastAsia"/>
        </w:rPr>
        <w:t>관리</w:t>
      </w:r>
      <w:r w:rsidR="002D0FD4">
        <w:rPr>
          <w:rFonts w:hint="eastAsia"/>
        </w:rPr>
        <w:t xml:space="preserve"> </w:t>
      </w:r>
      <w:r w:rsidR="002D0FD4">
        <w:rPr>
          <w:rFonts w:hint="eastAsia"/>
        </w:rPr>
        <w:t>하에</w:t>
      </w:r>
      <w:r w:rsidR="002D0FD4">
        <w:rPr>
          <w:rFonts w:hint="eastAsia"/>
        </w:rPr>
        <w:t xml:space="preserve"> </w:t>
      </w:r>
      <w:r w:rsidR="002D0FD4">
        <w:rPr>
          <w:rFonts w:hint="eastAsia"/>
        </w:rPr>
        <w:t>있는지</w:t>
      </w:r>
      <w:r w:rsidR="002D0FD4">
        <w:rPr>
          <w:rFonts w:hint="eastAsia"/>
        </w:rPr>
        <w:t xml:space="preserve"> </w:t>
      </w:r>
      <w:r w:rsidR="002D0FD4">
        <w:rPr>
          <w:rFonts w:hint="eastAsia"/>
        </w:rPr>
        <w:t>지속적으로</w:t>
      </w:r>
      <w:r w:rsidR="002D0FD4">
        <w:rPr>
          <w:rFonts w:hint="eastAsia"/>
        </w:rPr>
        <w:t xml:space="preserve"> </w:t>
      </w:r>
      <w:r w:rsidR="002D0FD4">
        <w:rPr>
          <w:rFonts w:hint="eastAsia"/>
        </w:rPr>
        <w:t>모니터링될</w:t>
      </w:r>
      <w:r w:rsidR="002D0FD4">
        <w:rPr>
          <w:rFonts w:hint="eastAsia"/>
        </w:rPr>
        <w:t xml:space="preserve"> </w:t>
      </w:r>
      <w:r w:rsidR="002D0FD4">
        <w:rPr>
          <w:rFonts w:hint="eastAsia"/>
        </w:rPr>
        <w:t>예정이다</w:t>
      </w:r>
      <w:r w:rsidR="002D0FD4">
        <w:rPr>
          <w:rFonts w:hint="eastAsia"/>
        </w:rPr>
        <w:t>.</w:t>
      </w:r>
      <w:commentRangeEnd w:id="21"/>
      <w:r w:rsidR="00050EF8">
        <w:rPr>
          <w:rStyle w:val="a8"/>
          <w:snapToGrid/>
          <w:kern w:val="0"/>
          <w:lang w:eastAsia="en-US"/>
        </w:rPr>
        <w:commentReference w:id="21"/>
      </w:r>
    </w:p>
    <w:p w14:paraId="5F9EBF31" w14:textId="47F063C9" w:rsidR="002C6F62" w:rsidRPr="00B928A6" w:rsidRDefault="00050EF8" w:rsidP="00E06AB0">
      <w:pPr>
        <w:pStyle w:val="2"/>
        <w:numPr>
          <w:ilvl w:val="0"/>
          <w:numId w:val="0"/>
        </w:numPr>
        <w:ind w:left="567"/>
      </w:pPr>
      <w:r>
        <w:rPr>
          <w:rFonts w:hint="eastAsia"/>
        </w:rPr>
        <w:t xml:space="preserve"> </w:t>
      </w:r>
      <w:commentRangeStart w:id="22"/>
      <w:r w:rsidR="002C6F62">
        <w:rPr>
          <w:rFonts w:hint="eastAsia"/>
        </w:rPr>
        <w:t>본</w:t>
      </w:r>
      <w:r w:rsidR="002C6F62">
        <w:rPr>
          <w:rFonts w:hint="eastAsia"/>
        </w:rPr>
        <w:t xml:space="preserve"> </w:t>
      </w:r>
      <w:r w:rsidR="002C6F62">
        <w:rPr>
          <w:rFonts w:hint="eastAsia"/>
        </w:rPr>
        <w:t>제품의</w:t>
      </w:r>
      <w:r w:rsidR="002C6F62">
        <w:rPr>
          <w:rFonts w:hint="eastAsia"/>
        </w:rPr>
        <w:t xml:space="preserve"> </w:t>
      </w:r>
      <w:r w:rsidR="002C6F62">
        <w:rPr>
          <w:rFonts w:hint="eastAsia"/>
        </w:rPr>
        <w:t>최근</w:t>
      </w:r>
      <w:r w:rsidR="002C6F62">
        <w:rPr>
          <w:rFonts w:hint="eastAsia"/>
        </w:rPr>
        <w:t xml:space="preserve"> </w:t>
      </w:r>
      <w:proofErr w:type="spellStart"/>
      <w:r w:rsidR="002C6F62">
        <w:rPr>
          <w:rFonts w:hint="eastAsia"/>
        </w:rPr>
        <w:t>공정밸리데이션은</w:t>
      </w:r>
      <w:proofErr w:type="spellEnd"/>
      <w:r w:rsidR="002C6F62">
        <w:rPr>
          <w:rFonts w:hint="eastAsia"/>
        </w:rPr>
        <w:t xml:space="preserve"> </w:t>
      </w:r>
      <w:r w:rsidR="002C6F62">
        <w:t>XXXX.XX.XX</w:t>
      </w:r>
      <w:r w:rsidR="002C6F62">
        <w:rPr>
          <w:rFonts w:hint="eastAsia"/>
        </w:rPr>
        <w:t>에</w:t>
      </w:r>
      <w:r w:rsidR="002C6F62">
        <w:rPr>
          <w:rFonts w:hint="eastAsia"/>
        </w:rPr>
        <w:t xml:space="preserve"> </w:t>
      </w:r>
      <w:r w:rsidR="002C6F62">
        <w:rPr>
          <w:rFonts w:hint="eastAsia"/>
        </w:rPr>
        <w:t>완료되었으며</w:t>
      </w:r>
      <w:r w:rsidR="002C6F62">
        <w:rPr>
          <w:rFonts w:hint="eastAsia"/>
        </w:rPr>
        <w:t xml:space="preserve">, </w:t>
      </w:r>
      <w:r w:rsidR="002C6F62">
        <w:rPr>
          <w:rFonts w:hint="eastAsia"/>
        </w:rPr>
        <w:t>이후</w:t>
      </w:r>
      <w:r w:rsidR="002C6F62">
        <w:rPr>
          <w:rFonts w:hint="eastAsia"/>
        </w:rPr>
        <w:t xml:space="preserve"> </w:t>
      </w:r>
      <w:proofErr w:type="spellStart"/>
      <w:r>
        <w:rPr>
          <w:rFonts w:hint="eastAsia"/>
        </w:rPr>
        <w:t>밸리데이션된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상태에</w:t>
      </w:r>
      <w:r>
        <w:rPr>
          <w:rFonts w:hint="eastAsia"/>
        </w:rPr>
        <w:t xml:space="preserve"> </w:t>
      </w:r>
      <w:r>
        <w:rPr>
          <w:rFonts w:hint="eastAsia"/>
        </w:rPr>
        <w:t>영향을</w:t>
      </w:r>
      <w:r>
        <w:rPr>
          <w:rFonts w:hint="eastAsia"/>
        </w:rPr>
        <w:t xml:space="preserve"> </w:t>
      </w:r>
      <w:r>
        <w:rPr>
          <w:rFonts w:hint="eastAsia"/>
        </w:rPr>
        <w:t>줄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주요한</w:t>
      </w:r>
      <w:r>
        <w:rPr>
          <w:rFonts w:hint="eastAsia"/>
        </w:rPr>
        <w:t xml:space="preserve"> </w:t>
      </w:r>
      <w:r>
        <w:rPr>
          <w:rFonts w:hint="eastAsia"/>
        </w:rPr>
        <w:t>변경은</w:t>
      </w:r>
      <w:r>
        <w:rPr>
          <w:rFonts w:hint="eastAsia"/>
        </w:rPr>
        <w:t xml:space="preserve"> </w:t>
      </w:r>
      <w:r>
        <w:rPr>
          <w:rFonts w:hint="eastAsia"/>
        </w:rPr>
        <w:t>발생</w:t>
      </w:r>
      <w:r w:rsidR="002C6F62">
        <w:rPr>
          <w:rFonts w:hint="eastAsia"/>
        </w:rPr>
        <w:t>하지</w:t>
      </w:r>
      <w:r w:rsidR="002C6F62">
        <w:rPr>
          <w:rFonts w:hint="eastAsia"/>
        </w:rPr>
        <w:t xml:space="preserve"> </w:t>
      </w:r>
      <w:r w:rsidR="002C6F62">
        <w:rPr>
          <w:rFonts w:hint="eastAsia"/>
        </w:rPr>
        <w:t>않았다</w:t>
      </w:r>
      <w:r w:rsidR="002C6F62">
        <w:rPr>
          <w:rFonts w:hint="eastAsia"/>
        </w:rPr>
        <w:t>.</w:t>
      </w:r>
      <w:r w:rsidR="002C6F62">
        <w:t xml:space="preserve"> </w:t>
      </w:r>
      <w:r w:rsidR="002C6F62">
        <w:rPr>
          <w:rFonts w:hint="eastAsia"/>
        </w:rPr>
        <w:t>V</w:t>
      </w:r>
      <w:r w:rsidR="002C6F62">
        <w:t>alidation master plan</w:t>
      </w:r>
      <w:r w:rsidR="002C6F62">
        <w:rPr>
          <w:rFonts w:hint="eastAsia"/>
        </w:rPr>
        <w:t>에서</w:t>
      </w:r>
      <w:r w:rsidR="002C6F62">
        <w:rPr>
          <w:rFonts w:hint="eastAsia"/>
        </w:rPr>
        <w:t xml:space="preserve"> </w:t>
      </w:r>
      <w:r w:rsidR="002C6F62">
        <w:rPr>
          <w:rFonts w:hint="eastAsia"/>
        </w:rPr>
        <w:t>설정된</w:t>
      </w:r>
      <w:r w:rsidR="002C6F62">
        <w:rPr>
          <w:rFonts w:hint="eastAsia"/>
        </w:rPr>
        <w:t xml:space="preserve"> </w:t>
      </w:r>
      <w:r w:rsidR="002C6F62">
        <w:rPr>
          <w:rFonts w:hint="eastAsia"/>
        </w:rPr>
        <w:t>주기에</w:t>
      </w:r>
      <w:r w:rsidR="002C6F62">
        <w:rPr>
          <w:rFonts w:hint="eastAsia"/>
        </w:rPr>
        <w:t xml:space="preserve"> </w:t>
      </w:r>
      <w:r w:rsidR="002C6F62">
        <w:rPr>
          <w:rFonts w:hint="eastAsia"/>
        </w:rPr>
        <w:t>따라</w:t>
      </w:r>
      <w:r w:rsidR="002C6F62">
        <w:rPr>
          <w:rFonts w:hint="eastAsia"/>
        </w:rPr>
        <w:t xml:space="preserve"> </w:t>
      </w:r>
      <w:r w:rsidR="002C6F62">
        <w:rPr>
          <w:rFonts w:hint="eastAsia"/>
        </w:rPr>
        <w:t>아래의</w:t>
      </w:r>
      <w:r w:rsidR="002C6F62">
        <w:rPr>
          <w:rFonts w:hint="eastAsia"/>
        </w:rPr>
        <w:t xml:space="preserve"> </w:t>
      </w:r>
      <w:r w:rsidR="002C6F62">
        <w:rPr>
          <w:rFonts w:hint="eastAsia"/>
        </w:rPr>
        <w:t>일정대로</w:t>
      </w:r>
      <w:r w:rsidR="002C6F62">
        <w:rPr>
          <w:rFonts w:hint="eastAsia"/>
        </w:rPr>
        <w:t xml:space="preserve"> </w:t>
      </w:r>
      <w:proofErr w:type="spellStart"/>
      <w:r>
        <w:rPr>
          <w:rFonts w:hint="eastAsia"/>
        </w:rPr>
        <w:t>재밸리데이션이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진행될</w:t>
      </w:r>
      <w:r>
        <w:rPr>
          <w:rFonts w:hint="eastAsia"/>
        </w:rPr>
        <w:t xml:space="preserve"> </w:t>
      </w:r>
      <w:r>
        <w:rPr>
          <w:rFonts w:hint="eastAsia"/>
        </w:rPr>
        <w:t>예정이다</w:t>
      </w:r>
      <w:commentRangeEnd w:id="22"/>
      <w:r>
        <w:rPr>
          <w:rStyle w:val="a8"/>
          <w:snapToGrid/>
          <w:kern w:val="0"/>
          <w:lang w:eastAsia="en-US"/>
        </w:rPr>
        <w:commentReference w:id="22"/>
      </w:r>
      <w:r>
        <w:rPr>
          <w:rFonts w:hint="eastAsia"/>
        </w:rPr>
        <w:t>.</w:t>
      </w:r>
    </w:p>
    <w:tbl>
      <w:tblPr>
        <w:tblW w:w="8506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1702"/>
        <w:gridCol w:w="1701"/>
        <w:gridCol w:w="2268"/>
      </w:tblGrid>
      <w:tr w:rsidR="008B6FC9" w:rsidRPr="00713129" w14:paraId="098B03E6" w14:textId="77777777" w:rsidTr="008B6FC9">
        <w:trPr>
          <w:trHeight w:val="332"/>
          <w:tblHeader/>
        </w:trPr>
        <w:tc>
          <w:tcPr>
            <w:tcW w:w="2835" w:type="dxa"/>
            <w:shd w:val="clear" w:color="auto" w:fill="D9D9D9"/>
            <w:vAlign w:val="center"/>
          </w:tcPr>
          <w:p w14:paraId="0FDAE460" w14:textId="77777777" w:rsidR="008B6FC9" w:rsidRPr="00713129" w:rsidRDefault="008B6FC9" w:rsidP="005D2A7A">
            <w:pPr>
              <w:pStyle w:val="3f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</w:t>
            </w:r>
          </w:p>
        </w:tc>
        <w:tc>
          <w:tcPr>
            <w:tcW w:w="1702" w:type="dxa"/>
            <w:shd w:val="clear" w:color="auto" w:fill="D9D9D9"/>
            <w:vAlign w:val="center"/>
          </w:tcPr>
          <w:p w14:paraId="5B7803AD" w14:textId="4FF72512" w:rsidR="008B6FC9" w:rsidRDefault="008B6FC9" w:rsidP="008B6FC9">
            <w:pPr>
              <w:pStyle w:val="3f0"/>
              <w:spacing w:after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문서번호</w:t>
            </w:r>
            <w:r w:rsidR="00050EF8">
              <w:rPr>
                <w:rFonts w:hint="eastAsia"/>
                <w:b/>
              </w:rPr>
              <w:t>(ver.</w:t>
            </w:r>
            <w:r w:rsidR="00050EF8">
              <w:rPr>
                <w:b/>
              </w:rPr>
              <w:t>)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2631E4A8" w14:textId="77777777" w:rsidR="008B6FC9" w:rsidRDefault="008B6FC9" w:rsidP="008B6FC9">
            <w:pPr>
              <w:pStyle w:val="3f0"/>
              <w:spacing w:after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승인일자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31DCE95" w14:textId="77777777" w:rsidR="008B6FC9" w:rsidRPr="00713129" w:rsidRDefault="008B6FC9" w:rsidP="008B6FC9">
            <w:pPr>
              <w:pStyle w:val="3f0"/>
              <w:spacing w:after="0"/>
              <w:jc w:val="center"/>
              <w:rPr>
                <w:b/>
              </w:rPr>
            </w:pPr>
            <w:commentRangeStart w:id="23"/>
            <w:r>
              <w:rPr>
                <w:rFonts w:hint="eastAsia"/>
                <w:b/>
              </w:rPr>
              <w:t>차기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평가예정일</w:t>
            </w:r>
            <w:commentRangeEnd w:id="23"/>
            <w:r w:rsidR="00004012">
              <w:rPr>
                <w:rStyle w:val="a8"/>
                <w:snapToGrid/>
                <w:kern w:val="0"/>
                <w:lang w:eastAsia="en-US"/>
              </w:rPr>
              <w:commentReference w:id="23"/>
            </w:r>
          </w:p>
        </w:tc>
      </w:tr>
      <w:tr w:rsidR="008B6FC9" w:rsidRPr="005B3FB5" w14:paraId="2C227EB2" w14:textId="77777777" w:rsidTr="008B6FC9">
        <w:trPr>
          <w:cantSplit/>
          <w:trHeight w:val="403"/>
        </w:trPr>
        <w:tc>
          <w:tcPr>
            <w:tcW w:w="2835" w:type="dxa"/>
            <w:shd w:val="clear" w:color="auto" w:fill="auto"/>
            <w:vAlign w:val="center"/>
          </w:tcPr>
          <w:p w14:paraId="352132E5" w14:textId="77777777" w:rsidR="008B6FC9" w:rsidRPr="00713129" w:rsidRDefault="008B6FC9" w:rsidP="008B6FC9">
            <w:pPr>
              <w:pStyle w:val="3f0"/>
              <w:jc w:val="center"/>
            </w:pPr>
            <w:proofErr w:type="spellStart"/>
            <w:r>
              <w:rPr>
                <w:rFonts w:hint="eastAsia"/>
              </w:rPr>
              <w:t>공정밸리데이션</w:t>
            </w:r>
            <w:proofErr w:type="spellEnd"/>
          </w:p>
        </w:tc>
        <w:tc>
          <w:tcPr>
            <w:tcW w:w="1702" w:type="dxa"/>
          </w:tcPr>
          <w:p w14:paraId="55AA58B3" w14:textId="77777777" w:rsidR="008B6FC9" w:rsidRDefault="008B6FC9" w:rsidP="00992CD6">
            <w:pPr>
              <w:pStyle w:val="3f0"/>
              <w:jc w:val="center"/>
            </w:pPr>
          </w:p>
        </w:tc>
        <w:tc>
          <w:tcPr>
            <w:tcW w:w="1701" w:type="dxa"/>
          </w:tcPr>
          <w:p w14:paraId="0319BF3F" w14:textId="77777777" w:rsidR="008B6FC9" w:rsidRDefault="008B6FC9" w:rsidP="00992CD6">
            <w:pPr>
              <w:pStyle w:val="3f0"/>
              <w:jc w:val="center"/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0DCA7CCD" w14:textId="77777777" w:rsidR="008B6FC9" w:rsidRDefault="008B6FC9" w:rsidP="00992CD6">
            <w:pPr>
              <w:pStyle w:val="3f0"/>
              <w:jc w:val="center"/>
            </w:pPr>
          </w:p>
        </w:tc>
      </w:tr>
    </w:tbl>
    <w:p w14:paraId="42634250" w14:textId="77777777" w:rsidR="008B3066" w:rsidRDefault="008B3066" w:rsidP="00E06AB0">
      <w:pPr>
        <w:pStyle w:val="af4"/>
        <w:numPr>
          <w:ilvl w:val="0"/>
          <w:numId w:val="0"/>
        </w:numPr>
        <w:ind w:left="851"/>
      </w:pPr>
    </w:p>
    <w:p w14:paraId="74F3D41F" w14:textId="77777777" w:rsidR="0022395F" w:rsidRDefault="005D63F5" w:rsidP="00E06AB0">
      <w:pPr>
        <w:pStyle w:val="2"/>
      </w:pPr>
      <w:r>
        <w:rPr>
          <w:rFonts w:hint="eastAsia"/>
        </w:rPr>
        <w:t xml:space="preserve"> </w:t>
      </w:r>
      <w:r w:rsidR="000731BE" w:rsidRPr="00B928A6">
        <w:rPr>
          <w:rFonts w:hint="eastAsia"/>
        </w:rPr>
        <w:t xml:space="preserve">Equipment </w:t>
      </w:r>
      <w:r w:rsidR="0022395F" w:rsidRPr="00B928A6">
        <w:rPr>
          <w:rFonts w:hint="eastAsia"/>
        </w:rPr>
        <w:t>Qualification</w:t>
      </w:r>
      <w:r w:rsidR="006242F1" w:rsidRPr="00B928A6">
        <w:rPr>
          <w:rFonts w:hint="eastAsia"/>
        </w:rPr>
        <w:t xml:space="preserve"> </w:t>
      </w:r>
      <w:commentRangeStart w:id="24"/>
      <w:r w:rsidR="000731BE" w:rsidRPr="00B928A6">
        <w:rPr>
          <w:rFonts w:hint="eastAsia"/>
        </w:rPr>
        <w:t>장비</w:t>
      </w:r>
      <w:r w:rsidR="000731BE" w:rsidRPr="00B928A6">
        <w:rPr>
          <w:rFonts w:hint="eastAsia"/>
        </w:rPr>
        <w:t xml:space="preserve"> </w:t>
      </w:r>
      <w:r w:rsidR="000731BE" w:rsidRPr="00B928A6">
        <w:rPr>
          <w:rFonts w:hint="eastAsia"/>
        </w:rPr>
        <w:t>적격성</w:t>
      </w:r>
      <w:r w:rsidR="000731BE" w:rsidRPr="00B928A6">
        <w:rPr>
          <w:rFonts w:hint="eastAsia"/>
        </w:rPr>
        <w:t xml:space="preserve"> </w:t>
      </w:r>
      <w:r w:rsidR="000731BE" w:rsidRPr="00B928A6">
        <w:rPr>
          <w:rFonts w:hint="eastAsia"/>
        </w:rPr>
        <w:t>평가</w:t>
      </w:r>
      <w:commentRangeEnd w:id="24"/>
      <w:r w:rsidR="00050EF8">
        <w:rPr>
          <w:rStyle w:val="a8"/>
          <w:snapToGrid/>
          <w:kern w:val="0"/>
          <w:lang w:eastAsia="en-US"/>
        </w:rPr>
        <w:commentReference w:id="24"/>
      </w:r>
    </w:p>
    <w:p w14:paraId="37913AE7" w14:textId="4D1A66F9" w:rsidR="009E100D" w:rsidRDefault="009E100D" w:rsidP="00D67C85">
      <w:pPr>
        <w:pStyle w:val="2"/>
        <w:numPr>
          <w:ilvl w:val="0"/>
          <w:numId w:val="0"/>
        </w:numPr>
        <w:spacing w:after="0" w:line="480" w:lineRule="auto"/>
        <w:ind w:left="567"/>
      </w:pPr>
      <w:r>
        <w:t xml:space="preserve">3.2.1. </w:t>
      </w:r>
      <w:commentRangeStart w:id="25"/>
      <w:r>
        <w:rPr>
          <w:rFonts w:hint="eastAsia"/>
        </w:rPr>
        <w:t>제조장비</w:t>
      </w:r>
      <w:r w:rsidR="00050EF8" w:rsidRPr="00050EF8">
        <w:t xml:space="preserve"> </w:t>
      </w:r>
      <w:commentRangeEnd w:id="25"/>
      <w:r>
        <w:rPr>
          <w:rStyle w:val="a8"/>
          <w:snapToGrid/>
          <w:kern w:val="0"/>
          <w:lang w:eastAsia="en-US"/>
        </w:rPr>
        <w:commentReference w:id="25"/>
      </w:r>
    </w:p>
    <w:p w14:paraId="15408180" w14:textId="19EECF01" w:rsidR="009E100D" w:rsidRPr="00D67C85" w:rsidRDefault="00D67C85" w:rsidP="00D67C85">
      <w:pPr>
        <w:pStyle w:val="af4"/>
        <w:numPr>
          <w:ilvl w:val="0"/>
          <w:numId w:val="0"/>
        </w:numPr>
        <w:spacing w:line="360" w:lineRule="auto"/>
        <w:ind w:left="851"/>
        <w:rPr>
          <w:sz w:val="20"/>
          <w:szCs w:val="20"/>
        </w:rPr>
      </w:pPr>
      <w:r w:rsidRPr="00D67C85">
        <w:rPr>
          <w:rFonts w:hint="eastAsia"/>
          <w:sz w:val="20"/>
          <w:szCs w:val="20"/>
        </w:rPr>
        <w:t>본</w:t>
      </w:r>
      <w:r w:rsidRPr="00D67C85">
        <w:rPr>
          <w:rFonts w:hint="eastAsia"/>
          <w:sz w:val="20"/>
          <w:szCs w:val="20"/>
        </w:rPr>
        <w:t xml:space="preserve"> </w:t>
      </w:r>
      <w:r w:rsidRPr="00D67C85">
        <w:rPr>
          <w:rFonts w:hint="eastAsia"/>
          <w:sz w:val="20"/>
          <w:szCs w:val="20"/>
        </w:rPr>
        <w:t>제품의</w:t>
      </w:r>
      <w:r w:rsidRPr="00D67C85">
        <w:rPr>
          <w:rFonts w:hint="eastAsia"/>
          <w:sz w:val="20"/>
          <w:szCs w:val="20"/>
        </w:rPr>
        <w:t xml:space="preserve"> </w:t>
      </w:r>
      <w:r w:rsidRPr="00D67C85">
        <w:rPr>
          <w:rFonts w:hint="eastAsia"/>
          <w:sz w:val="20"/>
          <w:szCs w:val="20"/>
        </w:rPr>
        <w:t>제조</w:t>
      </w:r>
      <w:r w:rsidRPr="00D67C85">
        <w:rPr>
          <w:rFonts w:hint="eastAsia"/>
          <w:sz w:val="20"/>
          <w:szCs w:val="20"/>
        </w:rPr>
        <w:t xml:space="preserve"> </w:t>
      </w:r>
      <w:r w:rsidRPr="00D67C85">
        <w:rPr>
          <w:rFonts w:hint="eastAsia"/>
          <w:sz w:val="20"/>
          <w:szCs w:val="20"/>
        </w:rPr>
        <w:t>및</w:t>
      </w:r>
      <w:r w:rsidRPr="00D67C85">
        <w:rPr>
          <w:rFonts w:hint="eastAsia"/>
          <w:sz w:val="20"/>
          <w:szCs w:val="20"/>
        </w:rPr>
        <w:t xml:space="preserve"> </w:t>
      </w:r>
      <w:r w:rsidRPr="00D67C85">
        <w:rPr>
          <w:rFonts w:hint="eastAsia"/>
          <w:sz w:val="20"/>
          <w:szCs w:val="20"/>
        </w:rPr>
        <w:t>품질관리에</w:t>
      </w:r>
      <w:r w:rsidRPr="00D67C85">
        <w:rPr>
          <w:rFonts w:hint="eastAsia"/>
          <w:sz w:val="20"/>
          <w:szCs w:val="20"/>
        </w:rPr>
        <w:t xml:space="preserve"> </w:t>
      </w:r>
      <w:r w:rsidRPr="00D67C85">
        <w:rPr>
          <w:rFonts w:hint="eastAsia"/>
          <w:sz w:val="20"/>
          <w:szCs w:val="20"/>
        </w:rPr>
        <w:t>사용되는</w:t>
      </w:r>
      <w:r w:rsidRPr="00D67C85">
        <w:rPr>
          <w:rFonts w:hint="eastAsia"/>
          <w:sz w:val="20"/>
          <w:szCs w:val="20"/>
        </w:rPr>
        <w:t xml:space="preserve"> </w:t>
      </w:r>
      <w:r w:rsidRPr="00D67C85">
        <w:rPr>
          <w:rFonts w:hint="eastAsia"/>
          <w:sz w:val="20"/>
          <w:szCs w:val="20"/>
        </w:rPr>
        <w:t>주요</w:t>
      </w:r>
      <w:r w:rsidRPr="00D67C85">
        <w:rPr>
          <w:rFonts w:hint="eastAsia"/>
          <w:sz w:val="20"/>
          <w:szCs w:val="20"/>
        </w:rPr>
        <w:t xml:space="preserve"> </w:t>
      </w:r>
      <w:r w:rsidRPr="00D67C85">
        <w:rPr>
          <w:rFonts w:hint="eastAsia"/>
          <w:sz w:val="20"/>
          <w:szCs w:val="20"/>
        </w:rPr>
        <w:t>장비는</w:t>
      </w:r>
      <w:r w:rsidRPr="00D67C85">
        <w:rPr>
          <w:rFonts w:hint="eastAsia"/>
          <w:sz w:val="20"/>
          <w:szCs w:val="20"/>
        </w:rPr>
        <w:t xml:space="preserve"> </w:t>
      </w:r>
      <w:r w:rsidRPr="00D67C85">
        <w:rPr>
          <w:rFonts w:hint="eastAsia"/>
          <w:sz w:val="20"/>
          <w:szCs w:val="20"/>
        </w:rPr>
        <w:t>수립된</w:t>
      </w:r>
      <w:r w:rsidRPr="00D67C85">
        <w:rPr>
          <w:rFonts w:hint="eastAsia"/>
          <w:sz w:val="20"/>
          <w:szCs w:val="20"/>
        </w:rPr>
        <w:t xml:space="preserve"> </w:t>
      </w:r>
      <w:proofErr w:type="spellStart"/>
      <w:r w:rsidRPr="00D67C85">
        <w:rPr>
          <w:rFonts w:hint="eastAsia"/>
          <w:sz w:val="20"/>
          <w:szCs w:val="20"/>
        </w:rPr>
        <w:t>적격성평가</w:t>
      </w:r>
      <w:proofErr w:type="spellEnd"/>
      <w:r w:rsidRPr="00D67C85">
        <w:rPr>
          <w:rFonts w:hint="eastAsia"/>
          <w:sz w:val="20"/>
          <w:szCs w:val="20"/>
        </w:rPr>
        <w:t xml:space="preserve"> </w:t>
      </w:r>
      <w:r w:rsidRPr="00D67C85">
        <w:rPr>
          <w:rFonts w:hint="eastAsia"/>
          <w:sz w:val="20"/>
          <w:szCs w:val="20"/>
        </w:rPr>
        <w:t>계획에</w:t>
      </w:r>
      <w:r w:rsidRPr="00D67C85">
        <w:rPr>
          <w:rFonts w:hint="eastAsia"/>
          <w:sz w:val="20"/>
          <w:szCs w:val="20"/>
        </w:rPr>
        <w:t xml:space="preserve"> </w:t>
      </w:r>
      <w:r w:rsidRPr="00D67C85">
        <w:rPr>
          <w:rFonts w:hint="eastAsia"/>
          <w:sz w:val="20"/>
          <w:szCs w:val="20"/>
        </w:rPr>
        <w:t>따라</w:t>
      </w:r>
      <w:r w:rsidRPr="00D67C85">
        <w:rPr>
          <w:rFonts w:hint="eastAsia"/>
          <w:sz w:val="20"/>
          <w:szCs w:val="20"/>
        </w:rPr>
        <w:t xml:space="preserve"> </w:t>
      </w:r>
      <w:r w:rsidRPr="00D67C85">
        <w:rPr>
          <w:rFonts w:hint="eastAsia"/>
          <w:sz w:val="20"/>
          <w:szCs w:val="20"/>
        </w:rPr>
        <w:t>적절히</w:t>
      </w:r>
      <w:r w:rsidRPr="00D67C85">
        <w:rPr>
          <w:rFonts w:hint="eastAsia"/>
          <w:sz w:val="20"/>
          <w:szCs w:val="20"/>
        </w:rPr>
        <w:t xml:space="preserve"> </w:t>
      </w:r>
      <w:r w:rsidRPr="00D67C85">
        <w:rPr>
          <w:rFonts w:hint="eastAsia"/>
          <w:sz w:val="20"/>
          <w:szCs w:val="20"/>
        </w:rPr>
        <w:t>평가되었으며</w:t>
      </w:r>
      <w:r w:rsidRPr="00D67C85">
        <w:rPr>
          <w:rFonts w:hint="eastAsia"/>
          <w:sz w:val="20"/>
          <w:szCs w:val="20"/>
        </w:rPr>
        <w:t xml:space="preserve">, </w:t>
      </w:r>
      <w:r w:rsidRPr="00D67C85">
        <w:rPr>
          <w:rFonts w:hint="eastAsia"/>
          <w:sz w:val="20"/>
          <w:szCs w:val="20"/>
        </w:rPr>
        <w:t>평가결과</w:t>
      </w:r>
      <w:r w:rsidRPr="00D67C85">
        <w:rPr>
          <w:rFonts w:hint="eastAsia"/>
          <w:sz w:val="20"/>
          <w:szCs w:val="20"/>
        </w:rPr>
        <w:t xml:space="preserve"> </w:t>
      </w:r>
      <w:r w:rsidRPr="00D67C85">
        <w:rPr>
          <w:rFonts w:hint="eastAsia"/>
          <w:sz w:val="20"/>
          <w:szCs w:val="20"/>
        </w:rPr>
        <w:t>적합한</w:t>
      </w:r>
      <w:r w:rsidRPr="00D67C85">
        <w:rPr>
          <w:rFonts w:hint="eastAsia"/>
          <w:sz w:val="20"/>
          <w:szCs w:val="20"/>
        </w:rPr>
        <w:t xml:space="preserve"> </w:t>
      </w:r>
      <w:r w:rsidRPr="00D67C85">
        <w:rPr>
          <w:rFonts w:hint="eastAsia"/>
          <w:sz w:val="20"/>
          <w:szCs w:val="20"/>
        </w:rPr>
        <w:t>상태로</w:t>
      </w:r>
      <w:r w:rsidRPr="00D67C85">
        <w:rPr>
          <w:rFonts w:hint="eastAsia"/>
          <w:sz w:val="20"/>
          <w:szCs w:val="20"/>
        </w:rPr>
        <w:t xml:space="preserve"> </w:t>
      </w:r>
      <w:r w:rsidRPr="00D67C85">
        <w:rPr>
          <w:rFonts w:hint="eastAsia"/>
          <w:sz w:val="20"/>
          <w:szCs w:val="20"/>
        </w:rPr>
        <w:t>제조에</w:t>
      </w:r>
      <w:r w:rsidRPr="00D67C85">
        <w:rPr>
          <w:rFonts w:hint="eastAsia"/>
          <w:sz w:val="20"/>
          <w:szCs w:val="20"/>
        </w:rPr>
        <w:t xml:space="preserve"> </w:t>
      </w:r>
      <w:r w:rsidRPr="00D67C85">
        <w:rPr>
          <w:rFonts w:hint="eastAsia"/>
          <w:sz w:val="20"/>
          <w:szCs w:val="20"/>
        </w:rPr>
        <w:t>사용되었다</w:t>
      </w:r>
      <w:r w:rsidRPr="00D67C85">
        <w:rPr>
          <w:rFonts w:hint="eastAsia"/>
          <w:sz w:val="20"/>
          <w:szCs w:val="20"/>
        </w:rPr>
        <w:t xml:space="preserve">. </w:t>
      </w:r>
      <w:r w:rsidRPr="00D67C85">
        <w:rPr>
          <w:rFonts w:hint="eastAsia"/>
          <w:sz w:val="20"/>
          <w:szCs w:val="20"/>
        </w:rPr>
        <w:t>차기</w:t>
      </w:r>
      <w:r w:rsidRPr="00D67C85">
        <w:rPr>
          <w:rFonts w:hint="eastAsia"/>
          <w:sz w:val="20"/>
          <w:szCs w:val="20"/>
        </w:rPr>
        <w:t xml:space="preserve"> </w:t>
      </w:r>
      <w:proofErr w:type="spellStart"/>
      <w:r w:rsidRPr="00D67C85">
        <w:rPr>
          <w:rFonts w:hint="eastAsia"/>
          <w:sz w:val="20"/>
          <w:szCs w:val="20"/>
        </w:rPr>
        <w:t>적격성평가는</w:t>
      </w:r>
      <w:proofErr w:type="spellEnd"/>
      <w:r w:rsidRPr="00D67C85">
        <w:rPr>
          <w:rFonts w:hint="eastAsia"/>
          <w:sz w:val="20"/>
          <w:szCs w:val="20"/>
        </w:rPr>
        <w:t xml:space="preserve"> </w:t>
      </w:r>
      <w:r w:rsidRPr="00D67C85">
        <w:rPr>
          <w:rFonts w:hint="eastAsia"/>
          <w:sz w:val="20"/>
          <w:szCs w:val="20"/>
        </w:rPr>
        <w:t>차기</w:t>
      </w:r>
      <w:r w:rsidRPr="00D67C85">
        <w:rPr>
          <w:rFonts w:hint="eastAsia"/>
          <w:sz w:val="20"/>
          <w:szCs w:val="20"/>
        </w:rPr>
        <w:t xml:space="preserve"> </w:t>
      </w:r>
      <w:r w:rsidRPr="00D67C85">
        <w:rPr>
          <w:rFonts w:hint="eastAsia"/>
          <w:sz w:val="20"/>
          <w:szCs w:val="20"/>
        </w:rPr>
        <w:t>평가</w:t>
      </w:r>
      <w:r w:rsidRPr="00D67C85">
        <w:rPr>
          <w:rFonts w:hint="eastAsia"/>
          <w:sz w:val="20"/>
          <w:szCs w:val="20"/>
        </w:rPr>
        <w:t xml:space="preserve"> </w:t>
      </w:r>
      <w:r w:rsidRPr="00D67C85">
        <w:rPr>
          <w:rFonts w:hint="eastAsia"/>
          <w:sz w:val="20"/>
          <w:szCs w:val="20"/>
        </w:rPr>
        <w:t>예정일</w:t>
      </w:r>
      <w:r w:rsidRPr="00D67C85">
        <w:rPr>
          <w:rFonts w:hint="eastAsia"/>
          <w:sz w:val="20"/>
          <w:szCs w:val="20"/>
        </w:rPr>
        <w:t xml:space="preserve"> </w:t>
      </w:r>
      <w:r w:rsidRPr="00D67C85">
        <w:rPr>
          <w:rFonts w:hint="eastAsia"/>
          <w:sz w:val="20"/>
          <w:szCs w:val="20"/>
        </w:rPr>
        <w:t>이전에</w:t>
      </w:r>
      <w:r w:rsidRPr="00D67C85">
        <w:rPr>
          <w:rFonts w:hint="eastAsia"/>
          <w:sz w:val="20"/>
          <w:szCs w:val="20"/>
        </w:rPr>
        <w:t xml:space="preserve"> </w:t>
      </w:r>
      <w:r w:rsidRPr="00D67C85">
        <w:rPr>
          <w:rFonts w:hint="eastAsia"/>
          <w:sz w:val="20"/>
          <w:szCs w:val="20"/>
        </w:rPr>
        <w:t>진행될</w:t>
      </w:r>
      <w:r w:rsidRPr="00D67C85">
        <w:rPr>
          <w:rFonts w:hint="eastAsia"/>
          <w:sz w:val="20"/>
          <w:szCs w:val="20"/>
        </w:rPr>
        <w:t xml:space="preserve"> </w:t>
      </w:r>
      <w:r w:rsidRPr="00D67C85">
        <w:rPr>
          <w:rFonts w:hint="eastAsia"/>
          <w:sz w:val="20"/>
          <w:szCs w:val="20"/>
        </w:rPr>
        <w:t>예정이다</w:t>
      </w:r>
      <w:r w:rsidRPr="00D67C85">
        <w:rPr>
          <w:rFonts w:hint="eastAsia"/>
          <w:sz w:val="20"/>
          <w:szCs w:val="20"/>
        </w:rPr>
        <w:t>. (</w:t>
      </w:r>
      <w:r w:rsidRPr="00D67C85">
        <w:rPr>
          <w:rFonts w:hint="eastAsia"/>
          <w:sz w:val="20"/>
          <w:szCs w:val="20"/>
        </w:rPr>
        <w:t>첨부문서</w:t>
      </w:r>
      <w:r w:rsidRPr="00D67C85">
        <w:rPr>
          <w:rFonts w:hint="eastAsia"/>
          <w:sz w:val="20"/>
          <w:szCs w:val="20"/>
        </w:rPr>
        <w:t xml:space="preserve">5. QS03001-A17 </w:t>
      </w:r>
      <w:r w:rsidRPr="00D67C85">
        <w:rPr>
          <w:rFonts w:hint="eastAsia"/>
          <w:sz w:val="20"/>
          <w:szCs w:val="20"/>
        </w:rPr>
        <w:t>주요</w:t>
      </w:r>
      <w:r w:rsidRPr="00D67C85">
        <w:rPr>
          <w:rFonts w:hint="eastAsia"/>
          <w:sz w:val="20"/>
          <w:szCs w:val="20"/>
        </w:rPr>
        <w:t xml:space="preserve"> </w:t>
      </w:r>
      <w:r w:rsidRPr="00D67C85">
        <w:rPr>
          <w:rFonts w:hint="eastAsia"/>
          <w:sz w:val="20"/>
          <w:szCs w:val="20"/>
        </w:rPr>
        <w:t>장비</w:t>
      </w:r>
      <w:r w:rsidRPr="00D67C85">
        <w:rPr>
          <w:rFonts w:hint="eastAsia"/>
          <w:sz w:val="20"/>
          <w:szCs w:val="20"/>
        </w:rPr>
        <w:t xml:space="preserve"> </w:t>
      </w:r>
      <w:r w:rsidRPr="00D67C85">
        <w:rPr>
          <w:rFonts w:hint="eastAsia"/>
          <w:sz w:val="20"/>
          <w:szCs w:val="20"/>
        </w:rPr>
        <w:t>적격성</w:t>
      </w:r>
      <w:r w:rsidRPr="00D67C85">
        <w:rPr>
          <w:rFonts w:hint="eastAsia"/>
          <w:sz w:val="20"/>
          <w:szCs w:val="20"/>
        </w:rPr>
        <w:t xml:space="preserve"> </w:t>
      </w:r>
      <w:r w:rsidRPr="00D67C85">
        <w:rPr>
          <w:rFonts w:hint="eastAsia"/>
          <w:sz w:val="20"/>
          <w:szCs w:val="20"/>
        </w:rPr>
        <w:t>평가</w:t>
      </w:r>
      <w:r w:rsidRPr="00D67C85">
        <w:rPr>
          <w:rFonts w:hint="eastAsia"/>
          <w:sz w:val="20"/>
          <w:szCs w:val="20"/>
        </w:rPr>
        <w:t>/</w:t>
      </w:r>
      <w:proofErr w:type="spellStart"/>
      <w:r w:rsidRPr="00D67C85">
        <w:rPr>
          <w:rFonts w:hint="eastAsia"/>
          <w:sz w:val="20"/>
          <w:szCs w:val="20"/>
        </w:rPr>
        <w:t>밸리데이션</w:t>
      </w:r>
      <w:proofErr w:type="spellEnd"/>
      <w:r w:rsidRPr="00D67C85">
        <w:rPr>
          <w:rFonts w:hint="eastAsia"/>
          <w:sz w:val="20"/>
          <w:szCs w:val="20"/>
        </w:rPr>
        <w:t xml:space="preserve"> </w:t>
      </w:r>
      <w:r w:rsidRPr="00D67C85">
        <w:rPr>
          <w:rFonts w:hint="eastAsia"/>
          <w:sz w:val="20"/>
          <w:szCs w:val="20"/>
        </w:rPr>
        <w:t>현황</w:t>
      </w:r>
      <w:r w:rsidRPr="00D67C85">
        <w:rPr>
          <w:rFonts w:hint="eastAsia"/>
          <w:sz w:val="20"/>
          <w:szCs w:val="20"/>
        </w:rPr>
        <w:t xml:space="preserve"> </w:t>
      </w:r>
      <w:r w:rsidRPr="00D67C85">
        <w:rPr>
          <w:rFonts w:hint="eastAsia"/>
          <w:sz w:val="20"/>
          <w:szCs w:val="20"/>
        </w:rPr>
        <w:t>참조</w:t>
      </w:r>
      <w:r w:rsidRPr="00D67C85">
        <w:rPr>
          <w:rFonts w:hint="eastAsia"/>
          <w:sz w:val="20"/>
          <w:szCs w:val="20"/>
        </w:rPr>
        <w:t>)</w:t>
      </w:r>
    </w:p>
    <w:p w14:paraId="5C0D0CD8" w14:textId="77777777" w:rsidR="00124787" w:rsidRPr="00E06AB0" w:rsidRDefault="00124787" w:rsidP="00E06AB0">
      <w:pPr>
        <w:pStyle w:val="2"/>
      </w:pPr>
      <w:r w:rsidRPr="00E06AB0">
        <w:rPr>
          <w:rFonts w:hint="eastAsia"/>
        </w:rPr>
        <w:t>U</w:t>
      </w:r>
      <w:r w:rsidRPr="00E06AB0">
        <w:t xml:space="preserve">tility Qualification </w:t>
      </w:r>
      <w:r w:rsidRPr="00E06AB0">
        <w:rPr>
          <w:rFonts w:hint="eastAsia"/>
        </w:rPr>
        <w:t>유틸리티</w:t>
      </w:r>
      <w:r w:rsidRPr="00E06AB0">
        <w:rPr>
          <w:rFonts w:hint="eastAsia"/>
        </w:rPr>
        <w:t xml:space="preserve"> </w:t>
      </w:r>
      <w:r w:rsidRPr="00E06AB0">
        <w:rPr>
          <w:rFonts w:hint="eastAsia"/>
        </w:rPr>
        <w:t>시스템</w:t>
      </w:r>
      <w:r w:rsidRPr="00E06AB0">
        <w:rPr>
          <w:rFonts w:hint="eastAsia"/>
        </w:rPr>
        <w:t xml:space="preserve"> </w:t>
      </w:r>
      <w:r w:rsidRPr="00E06AB0">
        <w:rPr>
          <w:rFonts w:hint="eastAsia"/>
        </w:rPr>
        <w:t>적격성</w:t>
      </w:r>
      <w:r w:rsidRPr="00E06AB0">
        <w:rPr>
          <w:rFonts w:hint="eastAsia"/>
        </w:rPr>
        <w:t xml:space="preserve"> </w:t>
      </w:r>
      <w:r w:rsidRPr="00E06AB0">
        <w:rPr>
          <w:rFonts w:hint="eastAsia"/>
        </w:rPr>
        <w:t>평가</w:t>
      </w:r>
    </w:p>
    <w:p w14:paraId="19BFB005" w14:textId="2C298511" w:rsidR="00D67C85" w:rsidRPr="00D67C85" w:rsidRDefault="00D67C85" w:rsidP="00D67C85">
      <w:pPr>
        <w:pStyle w:val="2"/>
        <w:numPr>
          <w:ilvl w:val="0"/>
          <w:numId w:val="0"/>
        </w:numPr>
        <w:tabs>
          <w:tab w:val="left" w:pos="851"/>
        </w:tabs>
        <w:spacing w:after="40" w:line="40" w:lineRule="atLeast"/>
        <w:ind w:left="851"/>
        <w:rPr>
          <w:rFonts w:hint="eastAsia"/>
        </w:rPr>
      </w:pPr>
      <w:r w:rsidRPr="00D67C85">
        <w:t>유틸리티</w:t>
      </w:r>
      <w:r w:rsidRPr="00D67C85">
        <w:t xml:space="preserve"> </w:t>
      </w:r>
      <w:r w:rsidRPr="00D67C85">
        <w:t>시스템은</w:t>
      </w:r>
      <w:r w:rsidRPr="00D67C85">
        <w:t xml:space="preserve"> </w:t>
      </w:r>
      <w:r w:rsidRPr="00D67C85">
        <w:t>하기</w:t>
      </w:r>
      <w:r w:rsidRPr="00D67C85">
        <w:t xml:space="preserve"> </w:t>
      </w:r>
      <w:r w:rsidRPr="00D67C85">
        <w:t>문서에</w:t>
      </w:r>
      <w:r w:rsidRPr="00D67C85">
        <w:t xml:space="preserve"> </w:t>
      </w:r>
      <w:r w:rsidRPr="00D67C85">
        <w:t>따라</w:t>
      </w:r>
      <w:r w:rsidRPr="00D67C85">
        <w:t xml:space="preserve"> </w:t>
      </w:r>
      <w:r w:rsidRPr="00D67C85">
        <w:t>적절히</w:t>
      </w:r>
      <w:r w:rsidRPr="00D67C85">
        <w:t xml:space="preserve"> </w:t>
      </w:r>
      <w:r w:rsidRPr="00D67C85">
        <w:t>적격성</w:t>
      </w:r>
      <w:r w:rsidRPr="00D67C85">
        <w:t xml:space="preserve"> </w:t>
      </w:r>
      <w:r w:rsidRPr="00D67C85">
        <w:t>평가</w:t>
      </w:r>
      <w:r w:rsidRPr="00D67C85">
        <w:t xml:space="preserve"> </w:t>
      </w:r>
      <w:r w:rsidRPr="00D67C85">
        <w:t>완료된</w:t>
      </w:r>
      <w:r w:rsidRPr="00D67C85">
        <w:t xml:space="preserve"> </w:t>
      </w:r>
      <w:r w:rsidRPr="00D67C85">
        <w:t>상태이며</w:t>
      </w:r>
      <w:r w:rsidRPr="00D67C85">
        <w:t xml:space="preserve">, </w:t>
      </w:r>
      <w:r w:rsidRPr="00D67C85">
        <w:t>이후</w:t>
      </w:r>
      <w:r w:rsidRPr="00D67C85">
        <w:t xml:space="preserve"> FE03005 </w:t>
      </w:r>
      <w:r w:rsidRPr="00D67C85">
        <w:rPr>
          <w:i/>
          <w:iCs/>
        </w:rPr>
        <w:t>환경</w:t>
      </w:r>
      <w:r w:rsidRPr="00D67C85">
        <w:rPr>
          <w:i/>
          <w:iCs/>
        </w:rPr>
        <w:t xml:space="preserve"> </w:t>
      </w:r>
      <w:r w:rsidRPr="00D67C85">
        <w:rPr>
          <w:i/>
          <w:iCs/>
        </w:rPr>
        <w:t>모니터링</w:t>
      </w:r>
      <w:r w:rsidRPr="00D67C85">
        <w:rPr>
          <w:i/>
          <w:iCs/>
        </w:rPr>
        <w:t xml:space="preserve"> </w:t>
      </w:r>
      <w:r w:rsidRPr="00D67C85">
        <w:rPr>
          <w:i/>
          <w:iCs/>
        </w:rPr>
        <w:t>절차</w:t>
      </w:r>
      <w:r w:rsidRPr="00D67C85">
        <w:rPr>
          <w:i/>
          <w:iCs/>
        </w:rPr>
        <w:t xml:space="preserve"> (</w:t>
      </w:r>
      <w:r w:rsidRPr="00D67C85">
        <w:rPr>
          <w:i/>
          <w:iCs/>
        </w:rPr>
        <w:t>내용</w:t>
      </w:r>
      <w:r w:rsidRPr="00D67C85">
        <w:rPr>
          <w:i/>
          <w:iCs/>
        </w:rPr>
        <w:t xml:space="preserve"> </w:t>
      </w:r>
      <w:proofErr w:type="spellStart"/>
      <w:r w:rsidRPr="00D67C85">
        <w:rPr>
          <w:i/>
          <w:iCs/>
        </w:rPr>
        <w:t>고형제</w:t>
      </w:r>
      <w:proofErr w:type="spellEnd"/>
      <w:r w:rsidRPr="00D67C85">
        <w:rPr>
          <w:i/>
          <w:iCs/>
        </w:rPr>
        <w:t xml:space="preserve"> </w:t>
      </w:r>
      <w:r w:rsidRPr="00D67C85">
        <w:rPr>
          <w:i/>
          <w:iCs/>
        </w:rPr>
        <w:t>지역</w:t>
      </w:r>
      <w:r w:rsidRPr="00D67C85">
        <w:rPr>
          <w:i/>
          <w:iCs/>
        </w:rPr>
        <w:t>)</w:t>
      </w:r>
      <w:r w:rsidRPr="00D67C85">
        <w:t xml:space="preserve"> </w:t>
      </w:r>
      <w:r w:rsidRPr="00D67C85">
        <w:t>및</w:t>
      </w:r>
      <w:r w:rsidRPr="00D67C85">
        <w:t xml:space="preserve"> FE03006 </w:t>
      </w:r>
      <w:r w:rsidRPr="00D67C85">
        <w:rPr>
          <w:i/>
          <w:iCs/>
        </w:rPr>
        <w:t>환경</w:t>
      </w:r>
      <w:r w:rsidRPr="00D67C85">
        <w:rPr>
          <w:i/>
          <w:iCs/>
        </w:rPr>
        <w:t>/</w:t>
      </w:r>
      <w:proofErr w:type="spellStart"/>
      <w:r w:rsidRPr="00D67C85">
        <w:rPr>
          <w:i/>
          <w:iCs/>
        </w:rPr>
        <w:t>클린</w:t>
      </w:r>
      <w:proofErr w:type="spellEnd"/>
      <w:r w:rsidRPr="00D67C85">
        <w:rPr>
          <w:i/>
          <w:iCs/>
        </w:rPr>
        <w:t xml:space="preserve"> </w:t>
      </w:r>
      <w:r w:rsidRPr="00D67C85">
        <w:rPr>
          <w:i/>
          <w:iCs/>
        </w:rPr>
        <w:t>유틸리티</w:t>
      </w:r>
      <w:r w:rsidRPr="00D67C85">
        <w:rPr>
          <w:i/>
          <w:iCs/>
        </w:rPr>
        <w:t xml:space="preserve"> </w:t>
      </w:r>
      <w:r w:rsidRPr="00D67C85">
        <w:rPr>
          <w:i/>
          <w:iCs/>
        </w:rPr>
        <w:t>모니터링의</w:t>
      </w:r>
      <w:r w:rsidRPr="00D67C85">
        <w:rPr>
          <w:i/>
          <w:iCs/>
        </w:rPr>
        <w:t xml:space="preserve"> </w:t>
      </w:r>
      <w:r w:rsidRPr="00D67C85">
        <w:rPr>
          <w:i/>
          <w:iCs/>
        </w:rPr>
        <w:t>경향</w:t>
      </w:r>
      <w:r w:rsidRPr="00D67C85">
        <w:rPr>
          <w:i/>
          <w:iCs/>
        </w:rPr>
        <w:t xml:space="preserve"> </w:t>
      </w:r>
      <w:r w:rsidRPr="00D67C85">
        <w:rPr>
          <w:i/>
          <w:iCs/>
        </w:rPr>
        <w:t>분석</w:t>
      </w:r>
      <w:r w:rsidRPr="00D67C85">
        <w:t xml:space="preserve"> </w:t>
      </w:r>
      <w:r w:rsidRPr="00D67C85">
        <w:t>절차에</w:t>
      </w:r>
      <w:r w:rsidRPr="00D67C85">
        <w:t xml:space="preserve"> </w:t>
      </w:r>
      <w:r w:rsidRPr="00D67C85">
        <w:t>따른</w:t>
      </w:r>
      <w:r w:rsidRPr="00D67C85">
        <w:t xml:space="preserve"> </w:t>
      </w:r>
      <w:r w:rsidRPr="00D67C85">
        <w:t>주기적</w:t>
      </w:r>
      <w:r w:rsidRPr="00D67C85">
        <w:t xml:space="preserve"> </w:t>
      </w:r>
      <w:r w:rsidRPr="00D67C85">
        <w:t>모니터링</w:t>
      </w:r>
      <w:r w:rsidRPr="00D67C85">
        <w:t xml:space="preserve"> </w:t>
      </w:r>
      <w:r w:rsidRPr="00D67C85">
        <w:t>하에</w:t>
      </w:r>
      <w:r w:rsidRPr="00D67C85">
        <w:t xml:space="preserve"> </w:t>
      </w:r>
      <w:r w:rsidRPr="00D67C85">
        <w:t>관리되고</w:t>
      </w:r>
      <w:r w:rsidRPr="00D67C85">
        <w:t xml:space="preserve"> </w:t>
      </w:r>
      <w:r w:rsidRPr="00D67C85">
        <w:t>있다</w:t>
      </w:r>
      <w:r w:rsidRPr="00D67C85">
        <w:t xml:space="preserve">. </w:t>
      </w:r>
      <w:r w:rsidRPr="00D67C85">
        <w:t>본</w:t>
      </w:r>
      <w:r w:rsidRPr="00D67C85">
        <w:t xml:space="preserve"> </w:t>
      </w:r>
      <w:r w:rsidRPr="00D67C85">
        <w:t>평가</w:t>
      </w:r>
      <w:r w:rsidRPr="00D67C85">
        <w:t xml:space="preserve"> </w:t>
      </w:r>
      <w:r w:rsidRPr="00D67C85">
        <w:t>기간동안</w:t>
      </w:r>
      <w:r w:rsidRPr="00D67C85">
        <w:t xml:space="preserve"> </w:t>
      </w:r>
      <w:r w:rsidRPr="00D67C85">
        <w:t>관련된</w:t>
      </w:r>
      <w:r w:rsidRPr="00D67C85">
        <w:t xml:space="preserve"> </w:t>
      </w:r>
      <w:r w:rsidRPr="00D67C85">
        <w:t>유틸리티</w:t>
      </w:r>
      <w:r w:rsidRPr="00D67C85">
        <w:t xml:space="preserve"> </w:t>
      </w:r>
      <w:r w:rsidRPr="00D67C85">
        <w:t>시스템은</w:t>
      </w:r>
      <w:r w:rsidRPr="00D67C85">
        <w:t xml:space="preserve"> </w:t>
      </w:r>
      <w:r w:rsidRPr="00D67C85">
        <w:t>적절히</w:t>
      </w:r>
      <w:r w:rsidRPr="00D67C85">
        <w:t xml:space="preserve"> </w:t>
      </w:r>
      <w:r w:rsidRPr="00D67C85">
        <w:t>평가된</w:t>
      </w:r>
      <w:r w:rsidRPr="00D67C85">
        <w:t xml:space="preserve"> </w:t>
      </w:r>
      <w:r w:rsidRPr="00D67C85">
        <w:t>상태를</w:t>
      </w:r>
      <w:r w:rsidRPr="00D67C85">
        <w:t xml:space="preserve"> </w:t>
      </w:r>
      <w:r w:rsidRPr="00D67C85">
        <w:t>유지하였으며</w:t>
      </w:r>
      <w:r w:rsidRPr="00D67C85">
        <w:t xml:space="preserve">, </w:t>
      </w:r>
      <w:r w:rsidRPr="00D67C85">
        <w:t>제조</w:t>
      </w:r>
      <w:r w:rsidRPr="00D67C85">
        <w:t xml:space="preserve"> </w:t>
      </w:r>
      <w:r w:rsidRPr="00D67C85">
        <w:t>공정</w:t>
      </w:r>
      <w:r w:rsidRPr="00D67C85">
        <w:t xml:space="preserve"> </w:t>
      </w:r>
      <w:r w:rsidRPr="00D67C85">
        <w:t>및</w:t>
      </w:r>
      <w:r w:rsidRPr="00D67C85">
        <w:t xml:space="preserve"> </w:t>
      </w:r>
      <w:r w:rsidRPr="00D67C85">
        <w:t>제품</w:t>
      </w:r>
      <w:r w:rsidRPr="00D67C85">
        <w:t xml:space="preserve"> </w:t>
      </w:r>
      <w:r w:rsidRPr="00D67C85">
        <w:t>품질에</w:t>
      </w:r>
      <w:r w:rsidRPr="00D67C85">
        <w:t xml:space="preserve"> </w:t>
      </w:r>
      <w:r w:rsidRPr="00D67C85">
        <w:t>영향을</w:t>
      </w:r>
      <w:r w:rsidRPr="00D67C85">
        <w:t xml:space="preserve"> </w:t>
      </w:r>
      <w:r w:rsidRPr="00D67C85">
        <w:t>미칠</w:t>
      </w:r>
      <w:r w:rsidRPr="00D67C85">
        <w:t xml:space="preserve"> </w:t>
      </w:r>
      <w:r w:rsidRPr="00D67C85">
        <w:t>수</w:t>
      </w:r>
      <w:r w:rsidRPr="00D67C85">
        <w:t xml:space="preserve"> </w:t>
      </w:r>
      <w:r w:rsidRPr="00D67C85">
        <w:t>있는</w:t>
      </w:r>
      <w:r w:rsidRPr="00D67C85">
        <w:t xml:space="preserve"> </w:t>
      </w:r>
      <w:r w:rsidRPr="00D67C85">
        <w:t>특이사항은</w:t>
      </w:r>
      <w:r w:rsidRPr="00D67C85">
        <w:t xml:space="preserve"> </w:t>
      </w:r>
      <w:r w:rsidRPr="00D67C85">
        <w:t>없었다</w:t>
      </w:r>
      <w:r w:rsidRPr="00D67C85">
        <w:t xml:space="preserve">. </w:t>
      </w:r>
    </w:p>
    <w:tbl>
      <w:tblPr>
        <w:tblW w:w="8505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3402"/>
        <w:gridCol w:w="2409"/>
      </w:tblGrid>
      <w:tr w:rsidR="00D67C85" w:rsidRPr="005B671A" w14:paraId="16DB9C88" w14:textId="77777777" w:rsidTr="00D75262">
        <w:trPr>
          <w:trHeight w:val="332"/>
        </w:trPr>
        <w:tc>
          <w:tcPr>
            <w:tcW w:w="269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9D0665D" w14:textId="77777777" w:rsidR="00D67C85" w:rsidRPr="005B671A" w:rsidRDefault="00D67C85" w:rsidP="00D75262">
            <w:pPr>
              <w:pStyle w:val="3f"/>
              <w:spacing w:after="0"/>
              <w:jc w:val="center"/>
              <w:rPr>
                <w:rFonts w:eastAsia="바탕"/>
              </w:rPr>
            </w:pPr>
            <w:r w:rsidRPr="005B671A">
              <w:rPr>
                <w:rFonts w:eastAsia="바탕"/>
                <w:b/>
                <w:sz w:val="20"/>
              </w:rPr>
              <w:t>시스템</w:t>
            </w:r>
          </w:p>
        </w:tc>
        <w:tc>
          <w:tcPr>
            <w:tcW w:w="340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AF3E09D" w14:textId="77777777" w:rsidR="00D67C85" w:rsidRPr="005B671A" w:rsidRDefault="00D67C85" w:rsidP="00D75262">
            <w:pPr>
              <w:pStyle w:val="3f0"/>
              <w:tabs>
                <w:tab w:val="left" w:pos="800"/>
              </w:tabs>
              <w:spacing w:after="0"/>
              <w:jc w:val="center"/>
              <w:rPr>
                <w:b/>
              </w:rPr>
            </w:pPr>
            <w:r w:rsidRPr="005B671A">
              <w:rPr>
                <w:b/>
              </w:rPr>
              <w:t>문서번호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D9D9D9"/>
            <w:vAlign w:val="center"/>
          </w:tcPr>
          <w:p w14:paraId="78FCD746" w14:textId="77777777" w:rsidR="00D67C85" w:rsidRPr="005B671A" w:rsidRDefault="00D67C85" w:rsidP="00D75262">
            <w:pPr>
              <w:pStyle w:val="3f0"/>
              <w:tabs>
                <w:tab w:val="left" w:pos="800"/>
              </w:tabs>
              <w:spacing w:after="0"/>
              <w:jc w:val="center"/>
              <w:rPr>
                <w:b/>
              </w:rPr>
            </w:pPr>
            <w:r w:rsidRPr="005B671A">
              <w:rPr>
                <w:b/>
              </w:rPr>
              <w:t>승인일자</w:t>
            </w:r>
          </w:p>
        </w:tc>
      </w:tr>
      <w:tr w:rsidR="00D67C85" w:rsidRPr="005B671A" w14:paraId="153D3F5A" w14:textId="77777777" w:rsidTr="00D75262">
        <w:trPr>
          <w:cantSplit/>
          <w:trHeight w:val="283"/>
        </w:trPr>
        <w:tc>
          <w:tcPr>
            <w:tcW w:w="269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0C9E1" w14:textId="77777777" w:rsidR="00D67C85" w:rsidRPr="005B671A" w:rsidRDefault="00D67C85" w:rsidP="00D75262">
            <w:pPr>
              <w:pStyle w:val="af5"/>
              <w:keepLines w:val="0"/>
              <w:suppressAutoHyphens w:val="0"/>
              <w:snapToGrid/>
              <w:spacing w:after="0"/>
              <w:jc w:val="center"/>
              <w:outlineLvl w:val="9"/>
              <w:rPr>
                <w:rFonts w:eastAsia="바탕"/>
                <w:snapToGrid/>
                <w:kern w:val="0"/>
                <w:sz w:val="20"/>
              </w:rPr>
            </w:pPr>
            <w:proofErr w:type="spellStart"/>
            <w:r w:rsidRPr="005B671A">
              <w:rPr>
                <w:rFonts w:eastAsia="바탕"/>
                <w:sz w:val="20"/>
                <w:szCs w:val="20"/>
              </w:rPr>
              <w:t>정제수</w:t>
            </w:r>
            <w:proofErr w:type="spellEnd"/>
            <w:r w:rsidRPr="005B671A">
              <w:rPr>
                <w:rFonts w:eastAsia="바탕"/>
                <w:sz w:val="20"/>
                <w:szCs w:val="20"/>
              </w:rPr>
              <w:t>(Purified Water)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D6041" w14:textId="77777777" w:rsidR="00D67C85" w:rsidRPr="005B671A" w:rsidRDefault="00D67C85" w:rsidP="00D75262">
            <w:pPr>
              <w:pStyle w:val="af5"/>
              <w:keepLines w:val="0"/>
              <w:suppressAutoHyphens w:val="0"/>
              <w:snapToGrid/>
              <w:spacing w:after="0"/>
              <w:jc w:val="center"/>
              <w:outlineLvl w:val="9"/>
              <w:rPr>
                <w:rFonts w:eastAsia="바탕"/>
                <w:snapToGrid/>
                <w:kern w:val="0"/>
                <w:sz w:val="20"/>
              </w:rPr>
            </w:pPr>
            <w:r w:rsidRPr="005B671A">
              <w:rPr>
                <w:rFonts w:eastAsia="바탕"/>
                <w:sz w:val="20"/>
                <w:szCs w:val="20"/>
              </w:rPr>
              <w:t>PQR-20003(4.0)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7027B33" w14:textId="77777777" w:rsidR="00D67C85" w:rsidRPr="005B671A" w:rsidRDefault="00D67C85" w:rsidP="00D75262">
            <w:pPr>
              <w:pStyle w:val="af5"/>
              <w:keepLines w:val="0"/>
              <w:suppressAutoHyphens w:val="0"/>
              <w:snapToGrid/>
              <w:spacing w:after="0"/>
              <w:jc w:val="center"/>
              <w:outlineLvl w:val="9"/>
              <w:rPr>
                <w:rFonts w:eastAsia="바탕"/>
                <w:snapToGrid/>
                <w:kern w:val="0"/>
                <w:sz w:val="20"/>
              </w:rPr>
            </w:pPr>
            <w:r w:rsidRPr="005B671A">
              <w:rPr>
                <w:rFonts w:eastAsia="바탕"/>
                <w:sz w:val="20"/>
                <w:szCs w:val="20"/>
              </w:rPr>
              <w:t>2017.10.28</w:t>
            </w:r>
          </w:p>
        </w:tc>
      </w:tr>
      <w:tr w:rsidR="00D67C85" w:rsidRPr="005B671A" w14:paraId="50F5DB71" w14:textId="77777777" w:rsidTr="00D75262">
        <w:trPr>
          <w:cantSplit/>
          <w:trHeight w:val="597"/>
        </w:trPr>
        <w:tc>
          <w:tcPr>
            <w:tcW w:w="269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421C8" w14:textId="77777777" w:rsidR="00D67C85" w:rsidRPr="005B671A" w:rsidRDefault="00D67C85" w:rsidP="00D75262">
            <w:pPr>
              <w:pStyle w:val="af5"/>
              <w:keepLines w:val="0"/>
              <w:suppressAutoHyphens w:val="0"/>
              <w:snapToGrid/>
              <w:spacing w:after="0"/>
              <w:jc w:val="center"/>
              <w:outlineLvl w:val="9"/>
              <w:rPr>
                <w:rFonts w:eastAsia="바탕"/>
                <w:snapToGrid/>
                <w:kern w:val="0"/>
                <w:sz w:val="20"/>
              </w:rPr>
            </w:pPr>
            <w:r w:rsidRPr="005B671A">
              <w:rPr>
                <w:rFonts w:eastAsia="바탕"/>
                <w:sz w:val="20"/>
                <w:szCs w:val="20"/>
              </w:rPr>
              <w:t>공조기</w:t>
            </w:r>
            <w:r w:rsidRPr="005B671A">
              <w:rPr>
                <w:rFonts w:eastAsia="바탕"/>
                <w:sz w:val="20"/>
                <w:szCs w:val="20"/>
              </w:rPr>
              <w:t>(Air Handling Unit)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0D770" w14:textId="77777777" w:rsidR="00D67C85" w:rsidRPr="005B671A" w:rsidRDefault="00D67C85" w:rsidP="00D75262">
            <w:pPr>
              <w:pStyle w:val="af5"/>
              <w:keepLines w:val="0"/>
              <w:suppressAutoHyphens w:val="0"/>
              <w:snapToGrid/>
              <w:spacing w:after="0" w:line="240" w:lineRule="exact"/>
              <w:jc w:val="center"/>
              <w:outlineLvl w:val="9"/>
              <w:rPr>
                <w:rFonts w:eastAsia="바탕"/>
                <w:sz w:val="20"/>
                <w:szCs w:val="20"/>
              </w:rPr>
            </w:pPr>
            <w:r w:rsidRPr="005B671A">
              <w:rPr>
                <w:rFonts w:eastAsia="바탕"/>
                <w:sz w:val="20"/>
                <w:szCs w:val="20"/>
              </w:rPr>
              <w:t>CPQR-20027.R11(1.0)</w:t>
            </w:r>
          </w:p>
          <w:p w14:paraId="6FD5BF19" w14:textId="77777777" w:rsidR="00D67C85" w:rsidRPr="005B671A" w:rsidRDefault="00D67C85" w:rsidP="00D75262">
            <w:pPr>
              <w:pStyle w:val="af5"/>
              <w:keepLines w:val="0"/>
              <w:suppressAutoHyphens w:val="0"/>
              <w:snapToGrid/>
              <w:spacing w:after="0" w:line="240" w:lineRule="exact"/>
              <w:jc w:val="center"/>
              <w:outlineLvl w:val="9"/>
              <w:rPr>
                <w:rFonts w:eastAsia="바탕"/>
                <w:sz w:val="20"/>
                <w:szCs w:val="20"/>
              </w:rPr>
            </w:pPr>
            <w:r w:rsidRPr="005B671A">
              <w:rPr>
                <w:rFonts w:eastAsia="바탕"/>
                <w:sz w:val="20"/>
                <w:szCs w:val="20"/>
              </w:rPr>
              <w:t>(CPQR-20027.R10(1.0))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61112FF" w14:textId="77777777" w:rsidR="00D67C85" w:rsidRPr="005B671A" w:rsidRDefault="00D67C85" w:rsidP="00D75262">
            <w:pPr>
              <w:pStyle w:val="af5"/>
              <w:keepLines w:val="0"/>
              <w:suppressAutoHyphens w:val="0"/>
              <w:snapToGrid/>
              <w:spacing w:after="0" w:line="240" w:lineRule="exact"/>
              <w:jc w:val="center"/>
              <w:outlineLvl w:val="9"/>
              <w:rPr>
                <w:rFonts w:eastAsia="바탕"/>
                <w:sz w:val="20"/>
                <w:szCs w:val="20"/>
              </w:rPr>
            </w:pPr>
            <w:r w:rsidRPr="005B671A">
              <w:rPr>
                <w:rFonts w:eastAsia="바탕"/>
                <w:sz w:val="20"/>
                <w:szCs w:val="20"/>
              </w:rPr>
              <w:t>2024.09.30</w:t>
            </w:r>
          </w:p>
          <w:p w14:paraId="0812B6A7" w14:textId="77777777" w:rsidR="00D67C85" w:rsidRPr="005B671A" w:rsidRDefault="00D67C85" w:rsidP="00D75262">
            <w:pPr>
              <w:pStyle w:val="af5"/>
              <w:keepLines w:val="0"/>
              <w:suppressAutoHyphens w:val="0"/>
              <w:snapToGrid/>
              <w:spacing w:after="0" w:line="240" w:lineRule="exact"/>
              <w:jc w:val="center"/>
              <w:outlineLvl w:val="9"/>
              <w:rPr>
                <w:rFonts w:eastAsia="바탕"/>
                <w:sz w:val="20"/>
                <w:szCs w:val="20"/>
              </w:rPr>
            </w:pPr>
            <w:r w:rsidRPr="005B671A">
              <w:rPr>
                <w:rFonts w:eastAsia="바탕"/>
                <w:sz w:val="20"/>
                <w:szCs w:val="20"/>
              </w:rPr>
              <w:t>(2023.09.26)</w:t>
            </w:r>
          </w:p>
        </w:tc>
      </w:tr>
      <w:tr w:rsidR="00D67C85" w:rsidRPr="005B671A" w14:paraId="55C5C325" w14:textId="77777777" w:rsidTr="00D75262">
        <w:trPr>
          <w:cantSplit/>
          <w:trHeight w:val="283"/>
        </w:trPr>
        <w:tc>
          <w:tcPr>
            <w:tcW w:w="269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2F04F6D" w14:textId="77777777" w:rsidR="00D67C85" w:rsidRPr="005B671A" w:rsidRDefault="00D67C85" w:rsidP="00D75262">
            <w:pPr>
              <w:pStyle w:val="af5"/>
              <w:keepLines w:val="0"/>
              <w:suppressAutoHyphens w:val="0"/>
              <w:snapToGrid/>
              <w:spacing w:after="0"/>
              <w:jc w:val="center"/>
              <w:outlineLvl w:val="9"/>
              <w:rPr>
                <w:rFonts w:eastAsia="바탕"/>
                <w:snapToGrid/>
                <w:kern w:val="0"/>
                <w:sz w:val="20"/>
              </w:rPr>
            </w:pPr>
            <w:r w:rsidRPr="005B671A">
              <w:rPr>
                <w:rFonts w:eastAsia="바탕"/>
                <w:sz w:val="20"/>
                <w:szCs w:val="20"/>
              </w:rPr>
              <w:t>압축공기</w:t>
            </w:r>
            <w:r w:rsidRPr="005B671A">
              <w:rPr>
                <w:rFonts w:eastAsia="바탕"/>
                <w:sz w:val="20"/>
                <w:szCs w:val="20"/>
              </w:rPr>
              <w:t>(Compressed Air)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823C61D" w14:textId="77777777" w:rsidR="00D67C85" w:rsidRPr="005B671A" w:rsidRDefault="00D67C85" w:rsidP="00D75262">
            <w:pPr>
              <w:pStyle w:val="af5"/>
              <w:keepLines w:val="0"/>
              <w:suppressAutoHyphens w:val="0"/>
              <w:snapToGrid/>
              <w:spacing w:after="0"/>
              <w:jc w:val="center"/>
              <w:outlineLvl w:val="9"/>
              <w:rPr>
                <w:rFonts w:eastAsia="바탕"/>
                <w:snapToGrid/>
                <w:kern w:val="0"/>
                <w:sz w:val="20"/>
              </w:rPr>
            </w:pPr>
            <w:r w:rsidRPr="005B671A">
              <w:rPr>
                <w:rFonts w:eastAsia="바탕"/>
                <w:sz w:val="20"/>
                <w:szCs w:val="20"/>
              </w:rPr>
              <w:t>PQR-20001(1.0)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F74253F" w14:textId="77777777" w:rsidR="00D67C85" w:rsidRPr="005B671A" w:rsidRDefault="00D67C85" w:rsidP="00D75262">
            <w:pPr>
              <w:pStyle w:val="af5"/>
              <w:keepLines w:val="0"/>
              <w:suppressAutoHyphens w:val="0"/>
              <w:snapToGrid/>
              <w:spacing w:after="0"/>
              <w:jc w:val="center"/>
              <w:outlineLvl w:val="9"/>
              <w:rPr>
                <w:rFonts w:eastAsia="바탕"/>
                <w:snapToGrid/>
                <w:kern w:val="0"/>
                <w:sz w:val="20"/>
              </w:rPr>
            </w:pPr>
            <w:r w:rsidRPr="005B671A">
              <w:rPr>
                <w:rFonts w:eastAsia="바탕"/>
                <w:sz w:val="20"/>
                <w:szCs w:val="20"/>
              </w:rPr>
              <w:t>2015.04.01</w:t>
            </w:r>
          </w:p>
        </w:tc>
      </w:tr>
    </w:tbl>
    <w:p w14:paraId="1EDC3397" w14:textId="77777777" w:rsidR="00D67C85" w:rsidRPr="005B671A" w:rsidRDefault="00D67C85" w:rsidP="00D67C85">
      <w:pPr>
        <w:pStyle w:val="2"/>
        <w:numPr>
          <w:ilvl w:val="0"/>
          <w:numId w:val="0"/>
        </w:numPr>
        <w:snapToGrid w:val="0"/>
        <w:spacing w:after="0" w:line="0" w:lineRule="atLeast"/>
        <w:ind w:left="907" w:hanging="567"/>
        <w:contextualSpacing/>
        <w:rPr>
          <w:sz w:val="10"/>
          <w:szCs w:val="10"/>
        </w:rPr>
      </w:pPr>
    </w:p>
    <w:p w14:paraId="00B3F6D6" w14:textId="77777777" w:rsidR="00D67C85" w:rsidRPr="005B671A" w:rsidRDefault="00D67C85" w:rsidP="00D67C85">
      <w:pPr>
        <w:pStyle w:val="2"/>
        <w:numPr>
          <w:ilvl w:val="0"/>
          <w:numId w:val="0"/>
        </w:numPr>
        <w:spacing w:after="0"/>
        <w:ind w:left="907" w:hanging="765"/>
        <w:jc w:val="center"/>
        <w:rPr>
          <w:szCs w:val="22"/>
        </w:rPr>
      </w:pPr>
      <w:r w:rsidRPr="005B671A">
        <w:rPr>
          <w:szCs w:val="22"/>
        </w:rPr>
        <w:t>Prepared by: __________________________ Verified by: ___________________________</w:t>
      </w:r>
    </w:p>
    <w:p w14:paraId="5C4DEF8E" w14:textId="13110E17" w:rsidR="00984BE6" w:rsidRPr="00984BE6" w:rsidRDefault="00984BE6" w:rsidP="00D67C85">
      <w:pPr>
        <w:pStyle w:val="2"/>
        <w:numPr>
          <w:ilvl w:val="0"/>
          <w:numId w:val="0"/>
        </w:numPr>
        <w:ind w:left="567"/>
      </w:pPr>
    </w:p>
    <w:p w14:paraId="34EBFE3E" w14:textId="6DABFA7D" w:rsidR="00101B25" w:rsidRPr="00E55581" w:rsidRDefault="00101B25" w:rsidP="00E55581">
      <w:pPr>
        <w:pStyle w:val="10"/>
        <w:tabs>
          <w:tab w:val="clear" w:pos="340"/>
          <w:tab w:val="num" w:pos="284"/>
        </w:tabs>
        <w:spacing w:before="240" w:after="240" w:line="360" w:lineRule="auto"/>
        <w:rPr>
          <w:rFonts w:ascii="바탕" w:eastAsia="바탕" w:hAnsi="바탕"/>
          <w:b w:val="0"/>
          <w:sz w:val="22"/>
          <w:szCs w:val="22"/>
        </w:rPr>
      </w:pPr>
      <w:bookmarkStart w:id="26" w:name="_Toc319480178"/>
      <w:bookmarkStart w:id="27" w:name="_Toc319654375"/>
      <w:bookmarkStart w:id="28" w:name="_Toc319654438"/>
      <w:bookmarkStart w:id="29" w:name="_Toc319654480"/>
      <w:bookmarkStart w:id="30" w:name="_Toc288220757"/>
      <w:bookmarkStart w:id="31" w:name="_Toc288227230"/>
      <w:bookmarkStart w:id="32" w:name="_Toc194611977"/>
      <w:bookmarkEnd w:id="9"/>
      <w:bookmarkEnd w:id="10"/>
      <w:bookmarkEnd w:id="26"/>
      <w:bookmarkEnd w:id="27"/>
      <w:bookmarkEnd w:id="28"/>
      <w:bookmarkEnd w:id="29"/>
      <w:r w:rsidRPr="00E55581">
        <w:rPr>
          <w:rFonts w:hint="eastAsia"/>
          <w:szCs w:val="22"/>
        </w:rPr>
        <w:t>Investigations(Deviations</w:t>
      </w:r>
      <w:r w:rsidR="00DA7DB0" w:rsidRPr="00E55581">
        <w:rPr>
          <w:szCs w:val="22"/>
        </w:rPr>
        <w:t>/</w:t>
      </w:r>
      <w:r w:rsidR="00DA7DB0" w:rsidRPr="00E55581">
        <w:rPr>
          <w:rFonts w:hint="eastAsia"/>
          <w:szCs w:val="22"/>
        </w:rPr>
        <w:t>OOS/OOT</w:t>
      </w:r>
      <w:r w:rsidRPr="00E55581">
        <w:rPr>
          <w:rFonts w:hint="eastAsia"/>
          <w:szCs w:val="22"/>
        </w:rPr>
        <w:t xml:space="preserve">) </w:t>
      </w:r>
      <w:commentRangeStart w:id="33"/>
      <w:r w:rsidRPr="00E55581">
        <w:rPr>
          <w:rFonts w:ascii="바탕" w:eastAsia="바탕" w:hAnsi="바탕" w:hint="eastAsia"/>
          <w:b w:val="0"/>
          <w:sz w:val="20"/>
          <w:szCs w:val="22"/>
        </w:rPr>
        <w:t>조사평가 (일탈</w:t>
      </w:r>
      <w:r w:rsidR="00DA7DB0" w:rsidRPr="00E55581">
        <w:rPr>
          <w:rFonts w:ascii="바탕" w:eastAsia="바탕" w:hAnsi="바탕" w:hint="eastAsia"/>
          <w:b w:val="0"/>
          <w:sz w:val="20"/>
          <w:szCs w:val="22"/>
        </w:rPr>
        <w:t>/OOS/OOT</w:t>
      </w:r>
      <w:r w:rsidRPr="00E55581">
        <w:rPr>
          <w:rFonts w:ascii="바탕" w:eastAsia="바탕" w:hAnsi="바탕" w:hint="eastAsia"/>
          <w:b w:val="0"/>
          <w:sz w:val="20"/>
          <w:szCs w:val="22"/>
        </w:rPr>
        <w:t>)</w:t>
      </w:r>
      <w:commentRangeEnd w:id="33"/>
      <w:r w:rsidR="00007CFA" w:rsidRPr="00E55581">
        <w:rPr>
          <w:rStyle w:val="a8"/>
          <w:rFonts w:eastAsia="바탕"/>
          <w:b w:val="0"/>
          <w:kern w:val="0"/>
          <w:sz w:val="20"/>
          <w:szCs w:val="22"/>
          <w:lang w:eastAsia="en-US"/>
        </w:rPr>
        <w:commentReference w:id="33"/>
      </w:r>
      <w:bookmarkEnd w:id="32"/>
    </w:p>
    <w:p w14:paraId="5C855A54" w14:textId="4E420A27" w:rsidR="00725A54" w:rsidRPr="00DA7DB0" w:rsidRDefault="001D0418" w:rsidP="00C97D75">
      <w:pPr>
        <w:pStyle w:val="2"/>
        <w:ind w:left="142"/>
        <w:rPr>
          <w:color w:val="FF0000"/>
        </w:rPr>
      </w:pPr>
      <w:r>
        <w:rPr>
          <w:rFonts w:hint="eastAsia"/>
        </w:rPr>
        <w:t xml:space="preserve"> </w:t>
      </w:r>
      <w:r w:rsidR="00725A54" w:rsidRPr="00DA7DB0">
        <w:rPr>
          <w:rFonts w:hint="eastAsia"/>
        </w:rPr>
        <w:t>이전</w:t>
      </w:r>
      <w:r w:rsidR="00725A54" w:rsidRPr="00DA7DB0">
        <w:rPr>
          <w:rFonts w:hint="eastAsia"/>
        </w:rPr>
        <w:t xml:space="preserve"> PPQR</w:t>
      </w:r>
      <w:r w:rsidR="00725A54" w:rsidRPr="00DA7DB0">
        <w:t xml:space="preserve"> </w:t>
      </w:r>
      <w:r w:rsidR="00725A54" w:rsidRPr="00DA7DB0">
        <w:rPr>
          <w:rFonts w:hint="eastAsia"/>
        </w:rPr>
        <w:t>시</w:t>
      </w:r>
      <w:r w:rsidR="00725A54" w:rsidRPr="00DA7DB0">
        <w:rPr>
          <w:rFonts w:hint="eastAsia"/>
        </w:rPr>
        <w:t xml:space="preserve"> </w:t>
      </w:r>
      <w:r w:rsidR="00725A54" w:rsidRPr="00DA7DB0">
        <w:rPr>
          <w:rFonts w:hint="eastAsia"/>
        </w:rPr>
        <w:t>진행</w:t>
      </w:r>
      <w:r w:rsidR="00725A54" w:rsidRPr="00DA7DB0">
        <w:rPr>
          <w:rFonts w:hint="eastAsia"/>
        </w:rPr>
        <w:t xml:space="preserve"> </w:t>
      </w:r>
      <w:r w:rsidR="00725A54" w:rsidRPr="00DA7DB0">
        <w:rPr>
          <w:rFonts w:hint="eastAsia"/>
        </w:rPr>
        <w:t>중이었던</w:t>
      </w:r>
      <w:r w:rsidR="00DA7DB0">
        <w:rPr>
          <w:rFonts w:hint="eastAsia"/>
        </w:rPr>
        <w:t xml:space="preserve"> </w:t>
      </w:r>
      <w:r w:rsidR="00DA7DB0">
        <w:rPr>
          <w:rFonts w:hint="eastAsia"/>
        </w:rPr>
        <w:t>일탈은</w:t>
      </w:r>
      <w:r w:rsidR="00725A54" w:rsidRPr="00DA7DB0">
        <w:rPr>
          <w:rFonts w:hint="eastAsia"/>
        </w:rPr>
        <w:t xml:space="preserve"> </w:t>
      </w:r>
      <w:r w:rsidR="00725A54" w:rsidRPr="00DA7DB0">
        <w:rPr>
          <w:rFonts w:hint="eastAsia"/>
        </w:rPr>
        <w:t>아래와</w:t>
      </w:r>
      <w:r w:rsidR="00725A54" w:rsidRPr="00DA7DB0">
        <w:rPr>
          <w:rFonts w:hint="eastAsia"/>
        </w:rPr>
        <w:t xml:space="preserve"> </w:t>
      </w:r>
      <w:r w:rsidR="00725A54" w:rsidRPr="00DA7DB0">
        <w:rPr>
          <w:rFonts w:hint="eastAsia"/>
        </w:rPr>
        <w:t>같이</w:t>
      </w:r>
      <w:r w:rsidR="00DA7DB0">
        <w:rPr>
          <w:rFonts w:hint="eastAsia"/>
        </w:rPr>
        <w:t xml:space="preserve"> </w:t>
      </w:r>
      <w:r w:rsidR="00DA7DB0">
        <w:rPr>
          <w:rFonts w:hint="eastAsia"/>
        </w:rPr>
        <w:t>적절히</w:t>
      </w:r>
      <w:r w:rsidR="00DA7DB0">
        <w:rPr>
          <w:rFonts w:hint="eastAsia"/>
        </w:rPr>
        <w:t xml:space="preserve"> </w:t>
      </w:r>
      <w:r w:rsidR="00725A54" w:rsidRPr="00DA7DB0">
        <w:rPr>
          <w:rFonts w:hint="eastAsia"/>
        </w:rPr>
        <w:t>완료되었다</w:t>
      </w:r>
      <w:r w:rsidR="00725A54" w:rsidRPr="00DA7DB0">
        <w:rPr>
          <w:rFonts w:hint="eastAsia"/>
        </w:rPr>
        <w:t>.</w:t>
      </w:r>
      <w:r w:rsidR="00617FE7" w:rsidRPr="00617FE7">
        <w:rPr>
          <w:rFonts w:hint="eastAsia"/>
        </w:rPr>
        <w:t xml:space="preserve"> </w:t>
      </w:r>
      <w:r w:rsidR="00617FE7" w:rsidRPr="00617FE7">
        <w:rPr>
          <w:rFonts w:hint="eastAsia"/>
        </w:rPr>
        <w:t>모든</w:t>
      </w:r>
      <w:r w:rsidR="00617FE7" w:rsidRPr="00617FE7">
        <w:rPr>
          <w:rFonts w:hint="eastAsia"/>
        </w:rPr>
        <w:t xml:space="preserve"> </w:t>
      </w:r>
      <w:r w:rsidR="00617FE7" w:rsidRPr="00617FE7">
        <w:rPr>
          <w:rFonts w:hint="eastAsia"/>
        </w:rPr>
        <w:t>일탈은</w:t>
      </w:r>
      <w:r w:rsidR="00617FE7" w:rsidRPr="00617FE7">
        <w:rPr>
          <w:rFonts w:hint="eastAsia"/>
        </w:rPr>
        <w:t xml:space="preserve"> </w:t>
      </w:r>
      <w:r w:rsidR="00617FE7" w:rsidRPr="00617FE7">
        <w:rPr>
          <w:rFonts w:hint="eastAsia"/>
        </w:rPr>
        <w:t>승인된</w:t>
      </w:r>
      <w:r w:rsidR="00617FE7" w:rsidRPr="00617FE7">
        <w:rPr>
          <w:rFonts w:hint="eastAsia"/>
        </w:rPr>
        <w:t xml:space="preserve"> </w:t>
      </w:r>
      <w:r w:rsidR="00617FE7" w:rsidRPr="00617FE7">
        <w:rPr>
          <w:rFonts w:hint="eastAsia"/>
        </w:rPr>
        <w:t>절차에</w:t>
      </w:r>
      <w:r w:rsidR="00617FE7" w:rsidRPr="00617FE7">
        <w:rPr>
          <w:rFonts w:hint="eastAsia"/>
        </w:rPr>
        <w:t xml:space="preserve"> </w:t>
      </w:r>
      <w:r w:rsidR="00617FE7" w:rsidRPr="00617FE7">
        <w:rPr>
          <w:rFonts w:hint="eastAsia"/>
        </w:rPr>
        <w:t>따라</w:t>
      </w:r>
      <w:r w:rsidR="00617FE7" w:rsidRPr="00617FE7">
        <w:rPr>
          <w:rFonts w:hint="eastAsia"/>
        </w:rPr>
        <w:t xml:space="preserve"> </w:t>
      </w:r>
      <w:r w:rsidR="00617FE7" w:rsidRPr="00617FE7">
        <w:rPr>
          <w:rFonts w:hint="eastAsia"/>
        </w:rPr>
        <w:t>근본원인이</w:t>
      </w:r>
      <w:r w:rsidR="00617FE7" w:rsidRPr="00617FE7">
        <w:rPr>
          <w:rFonts w:hint="eastAsia"/>
        </w:rPr>
        <w:t xml:space="preserve"> </w:t>
      </w:r>
      <w:r w:rsidR="00617FE7" w:rsidRPr="00617FE7">
        <w:rPr>
          <w:rFonts w:hint="eastAsia"/>
        </w:rPr>
        <w:t>조사되었으며</w:t>
      </w:r>
      <w:r w:rsidR="00617FE7" w:rsidRPr="00617FE7">
        <w:rPr>
          <w:rFonts w:hint="eastAsia"/>
        </w:rPr>
        <w:t>CAPA</w:t>
      </w:r>
      <w:r w:rsidR="00617FE7" w:rsidRPr="00617FE7">
        <w:rPr>
          <w:rFonts w:hint="eastAsia"/>
        </w:rPr>
        <w:t>가</w:t>
      </w:r>
      <w:r w:rsidR="00617FE7" w:rsidRPr="00617FE7">
        <w:rPr>
          <w:rFonts w:hint="eastAsia"/>
        </w:rPr>
        <w:t xml:space="preserve"> </w:t>
      </w:r>
      <w:r w:rsidR="00617FE7" w:rsidRPr="00617FE7">
        <w:rPr>
          <w:rFonts w:hint="eastAsia"/>
        </w:rPr>
        <w:t>적절히</w:t>
      </w:r>
      <w:r w:rsidR="00617FE7" w:rsidRPr="00617FE7">
        <w:rPr>
          <w:rFonts w:hint="eastAsia"/>
        </w:rPr>
        <w:t xml:space="preserve"> </w:t>
      </w:r>
      <w:r w:rsidR="00617FE7" w:rsidRPr="00617FE7">
        <w:rPr>
          <w:rFonts w:hint="eastAsia"/>
        </w:rPr>
        <w:t>수행되었다</w:t>
      </w:r>
      <w:r w:rsidR="00617FE7" w:rsidRPr="00617FE7">
        <w:rPr>
          <w:rFonts w:hint="eastAsia"/>
        </w:rPr>
        <w:t>.</w:t>
      </w:r>
    </w:p>
    <w:tbl>
      <w:tblPr>
        <w:tblW w:w="874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1989"/>
        <w:gridCol w:w="4253"/>
        <w:gridCol w:w="1932"/>
      </w:tblGrid>
      <w:tr w:rsidR="00725A54" w:rsidRPr="00795492" w14:paraId="652B234A" w14:textId="77777777" w:rsidTr="003B79B3">
        <w:trPr>
          <w:trHeight w:val="313"/>
          <w:tblHeader/>
        </w:trPr>
        <w:tc>
          <w:tcPr>
            <w:tcW w:w="567" w:type="dxa"/>
            <w:shd w:val="clear" w:color="auto" w:fill="D9D9D9"/>
            <w:vAlign w:val="center"/>
          </w:tcPr>
          <w:p w14:paraId="02E71F23" w14:textId="77777777" w:rsidR="00725A54" w:rsidRPr="00795492" w:rsidRDefault="00725A54" w:rsidP="003B79B3">
            <w:pPr>
              <w:pStyle w:val="af5"/>
              <w:keepLines w:val="0"/>
              <w:widowControl w:val="0"/>
              <w:rPr>
                <w:b/>
                <w:sz w:val="20"/>
                <w:szCs w:val="20"/>
              </w:rPr>
            </w:pPr>
            <w:r w:rsidRPr="00795492">
              <w:rPr>
                <w:rFonts w:hint="eastAsia"/>
                <w:b/>
                <w:sz w:val="20"/>
                <w:szCs w:val="20"/>
              </w:rPr>
              <w:t>No.</w:t>
            </w:r>
          </w:p>
        </w:tc>
        <w:tc>
          <w:tcPr>
            <w:tcW w:w="1989" w:type="dxa"/>
            <w:shd w:val="clear" w:color="auto" w:fill="D9D9D9"/>
            <w:vAlign w:val="center"/>
          </w:tcPr>
          <w:p w14:paraId="77A2344A" w14:textId="77777777" w:rsidR="00725A54" w:rsidRPr="00795492" w:rsidRDefault="00725A54" w:rsidP="003B79B3">
            <w:pPr>
              <w:pStyle w:val="af5"/>
              <w:keepLines w:val="0"/>
              <w:widowControl w:val="0"/>
              <w:ind w:firstLine="196"/>
              <w:jc w:val="center"/>
              <w:rPr>
                <w:rFonts w:ascii="바탕" w:eastAsia="바탕" w:hAnsi="바탕"/>
                <w:b/>
                <w:sz w:val="20"/>
                <w:szCs w:val="20"/>
              </w:rPr>
            </w:pPr>
            <w:r>
              <w:rPr>
                <w:rFonts w:ascii="바탕" w:eastAsia="바탕" w:hAnsi="바탕" w:hint="eastAsia"/>
                <w:b/>
                <w:sz w:val="20"/>
                <w:szCs w:val="20"/>
              </w:rPr>
              <w:t>일탈</w:t>
            </w:r>
            <w:r w:rsidRPr="00795492">
              <w:rPr>
                <w:rFonts w:ascii="바탕" w:eastAsia="바탕" w:hAnsi="바탕" w:hint="eastAsia"/>
                <w:b/>
                <w:sz w:val="20"/>
                <w:szCs w:val="20"/>
              </w:rPr>
              <w:t xml:space="preserve"> 번호</w:t>
            </w:r>
          </w:p>
        </w:tc>
        <w:tc>
          <w:tcPr>
            <w:tcW w:w="4253" w:type="dxa"/>
            <w:shd w:val="clear" w:color="auto" w:fill="D9D9D9"/>
            <w:vAlign w:val="center"/>
          </w:tcPr>
          <w:p w14:paraId="24BCEC07" w14:textId="77777777" w:rsidR="00725A54" w:rsidRPr="00795492" w:rsidRDefault="00725A54" w:rsidP="003B79B3">
            <w:pPr>
              <w:pStyle w:val="af5"/>
              <w:keepLines w:val="0"/>
              <w:widowControl w:val="0"/>
              <w:ind w:firstLine="196"/>
              <w:jc w:val="center"/>
              <w:rPr>
                <w:rFonts w:ascii="바탕" w:eastAsia="바탕" w:hAnsi="바탕"/>
                <w:b/>
                <w:sz w:val="20"/>
                <w:szCs w:val="20"/>
              </w:rPr>
            </w:pPr>
            <w:r>
              <w:rPr>
                <w:rFonts w:ascii="바탕" w:eastAsia="바탕" w:hAnsi="바탕" w:hint="eastAsia"/>
                <w:b/>
                <w:sz w:val="20"/>
                <w:szCs w:val="20"/>
              </w:rPr>
              <w:t>일탈</w:t>
            </w:r>
            <w:r w:rsidRPr="00795492">
              <w:rPr>
                <w:rFonts w:ascii="바탕" w:eastAsia="바탕" w:hAnsi="바탕" w:hint="eastAsia"/>
                <w:b/>
                <w:sz w:val="20"/>
                <w:szCs w:val="20"/>
              </w:rPr>
              <w:t xml:space="preserve"> </w:t>
            </w:r>
            <w:proofErr w:type="gramStart"/>
            <w:r w:rsidRPr="00795492">
              <w:rPr>
                <w:rFonts w:ascii="바탕" w:eastAsia="바탕" w:hAnsi="바탕" w:hint="eastAsia"/>
                <w:b/>
                <w:sz w:val="20"/>
                <w:szCs w:val="20"/>
              </w:rPr>
              <w:t>내용</w:t>
            </w:r>
            <w:r>
              <w:rPr>
                <w:rFonts w:ascii="바탕" w:eastAsia="바탕" w:hAnsi="바탕" w:hint="eastAsia"/>
                <w:b/>
                <w:sz w:val="20"/>
                <w:szCs w:val="20"/>
              </w:rPr>
              <w:t xml:space="preserve"> /</w:t>
            </w:r>
            <w:proofErr w:type="gramEnd"/>
            <w:r>
              <w:rPr>
                <w:rFonts w:ascii="바탕" w:eastAsia="바탕" w:hAnsi="바탕" w:hint="eastAsia"/>
                <w:b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바탕" w:eastAsia="바탕" w:hAnsi="바탕" w:hint="eastAsia"/>
                <w:b/>
                <w:sz w:val="20"/>
                <w:szCs w:val="20"/>
              </w:rPr>
              <w:t>조치사항/</w:t>
            </w:r>
            <w:r>
              <w:rPr>
                <w:rFonts w:ascii="바탕" w:eastAsia="바탕" w:hAnsi="바탕"/>
                <w:b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hint="eastAsia"/>
                <w:b/>
                <w:sz w:val="20"/>
                <w:szCs w:val="20"/>
              </w:rPr>
              <w:t>평가</w:t>
            </w:r>
            <w:proofErr w:type="gramEnd"/>
          </w:p>
        </w:tc>
        <w:tc>
          <w:tcPr>
            <w:tcW w:w="1932" w:type="dxa"/>
            <w:shd w:val="clear" w:color="auto" w:fill="D9D9D9"/>
            <w:vAlign w:val="center"/>
          </w:tcPr>
          <w:p w14:paraId="7EB79DBC" w14:textId="77777777" w:rsidR="00725A54" w:rsidRPr="00795492" w:rsidRDefault="00725A54" w:rsidP="003B79B3">
            <w:pPr>
              <w:pStyle w:val="af5"/>
              <w:keepLines w:val="0"/>
              <w:widowControl w:val="0"/>
              <w:ind w:firstLine="196"/>
              <w:jc w:val="center"/>
              <w:rPr>
                <w:rFonts w:ascii="바탕" w:eastAsia="바탕" w:hAnsi="바탕"/>
                <w:b/>
                <w:sz w:val="20"/>
                <w:szCs w:val="20"/>
              </w:rPr>
            </w:pPr>
            <w:r>
              <w:rPr>
                <w:rFonts w:ascii="바탕" w:eastAsia="바탕" w:hAnsi="바탕" w:hint="eastAsia"/>
                <w:b/>
                <w:sz w:val="20"/>
                <w:szCs w:val="20"/>
              </w:rPr>
              <w:t>개시일/완료일</w:t>
            </w:r>
          </w:p>
        </w:tc>
      </w:tr>
      <w:tr w:rsidR="00725A54" w:rsidRPr="00255A0E" w14:paraId="6594FA3D" w14:textId="77777777" w:rsidTr="003B79B3">
        <w:trPr>
          <w:trHeight w:val="515"/>
        </w:trPr>
        <w:tc>
          <w:tcPr>
            <w:tcW w:w="567" w:type="dxa"/>
            <w:shd w:val="clear" w:color="auto" w:fill="auto"/>
            <w:vAlign w:val="center"/>
          </w:tcPr>
          <w:p w14:paraId="42F5C099" w14:textId="77777777" w:rsidR="00725A54" w:rsidRPr="00795492" w:rsidRDefault="00725A54" w:rsidP="003B79B3">
            <w:pPr>
              <w:pStyle w:val="af5"/>
              <w:keepLines w:val="0"/>
              <w:widowControl w:val="0"/>
              <w:ind w:firstLine="200"/>
              <w:jc w:val="center"/>
              <w:rPr>
                <w:sz w:val="20"/>
                <w:szCs w:val="20"/>
              </w:rPr>
            </w:pPr>
          </w:p>
        </w:tc>
        <w:tc>
          <w:tcPr>
            <w:tcW w:w="1989" w:type="dxa"/>
            <w:shd w:val="clear" w:color="auto" w:fill="auto"/>
            <w:vAlign w:val="center"/>
          </w:tcPr>
          <w:p w14:paraId="68EA8AF1" w14:textId="77777777" w:rsidR="00725A54" w:rsidRPr="00795492" w:rsidRDefault="00725A54" w:rsidP="003B79B3">
            <w:pPr>
              <w:pStyle w:val="af5"/>
              <w:keepLines w:val="0"/>
              <w:widowControl w:val="0"/>
              <w:ind w:firstLine="200"/>
              <w:jc w:val="center"/>
              <w:rPr>
                <w:rFonts w:eastAsia="바탕"/>
                <w:sz w:val="20"/>
                <w:szCs w:val="20"/>
              </w:rPr>
            </w:pPr>
          </w:p>
        </w:tc>
        <w:tc>
          <w:tcPr>
            <w:tcW w:w="4253" w:type="dxa"/>
            <w:shd w:val="clear" w:color="auto" w:fill="auto"/>
            <w:vAlign w:val="center"/>
          </w:tcPr>
          <w:p w14:paraId="08E125D5" w14:textId="77777777" w:rsidR="00725A54" w:rsidRPr="00815731" w:rsidRDefault="00725A54" w:rsidP="003B79B3">
            <w:pPr>
              <w:pStyle w:val="af5"/>
              <w:keepLines w:val="0"/>
              <w:widowControl w:val="0"/>
              <w:ind w:firstLine="200"/>
              <w:rPr>
                <w:rFonts w:eastAsia="바탕"/>
                <w:sz w:val="20"/>
                <w:szCs w:val="20"/>
              </w:rPr>
            </w:pPr>
          </w:p>
        </w:tc>
        <w:tc>
          <w:tcPr>
            <w:tcW w:w="1932" w:type="dxa"/>
            <w:vAlign w:val="center"/>
          </w:tcPr>
          <w:p w14:paraId="40750D88" w14:textId="77777777" w:rsidR="00725A54" w:rsidRPr="00255A0E" w:rsidRDefault="00725A54" w:rsidP="003B79B3">
            <w:pPr>
              <w:pStyle w:val="af5"/>
              <w:keepLines w:val="0"/>
              <w:widowControl w:val="0"/>
              <w:ind w:firstLine="200"/>
              <w:rPr>
                <w:rFonts w:eastAsia="바탕"/>
                <w:color w:val="000000"/>
                <w:sz w:val="20"/>
                <w:szCs w:val="20"/>
              </w:rPr>
            </w:pPr>
          </w:p>
        </w:tc>
      </w:tr>
    </w:tbl>
    <w:p w14:paraId="1F50DC37" w14:textId="77777777" w:rsidR="00725A54" w:rsidRPr="00725A54" w:rsidRDefault="00725A54" w:rsidP="00C97D75">
      <w:pPr>
        <w:pStyle w:val="17"/>
        <w:outlineLvl w:val="9"/>
      </w:pPr>
    </w:p>
    <w:p w14:paraId="7C1CEC97" w14:textId="0649FA53" w:rsidR="00C66D0C" w:rsidRPr="00DA7DB0" w:rsidRDefault="00795492" w:rsidP="00C66D0C">
      <w:pPr>
        <w:pStyle w:val="2"/>
        <w:ind w:left="681" w:hanging="397"/>
      </w:pPr>
      <w:r w:rsidRPr="00DA7DB0">
        <w:rPr>
          <w:rFonts w:hint="eastAsia"/>
        </w:rPr>
        <w:t>평가</w:t>
      </w:r>
      <w:r w:rsidR="004F0A30" w:rsidRPr="00DA7DB0">
        <w:rPr>
          <w:rFonts w:hint="eastAsia"/>
        </w:rPr>
        <w:t xml:space="preserve"> </w:t>
      </w:r>
      <w:r w:rsidR="004F0A30" w:rsidRPr="00DA7DB0">
        <w:rPr>
          <w:rFonts w:hint="eastAsia"/>
        </w:rPr>
        <w:t>기간</w:t>
      </w:r>
      <w:r w:rsidR="004F0A30" w:rsidRPr="00DA7DB0">
        <w:rPr>
          <w:rFonts w:hint="eastAsia"/>
        </w:rPr>
        <w:t xml:space="preserve"> </w:t>
      </w:r>
      <w:r w:rsidR="004F0A30" w:rsidRPr="00DA7DB0">
        <w:rPr>
          <w:rFonts w:hint="eastAsia"/>
        </w:rPr>
        <w:t>동안</w:t>
      </w:r>
      <w:r w:rsidR="004F0A30" w:rsidRPr="00DA7DB0">
        <w:rPr>
          <w:rFonts w:hint="eastAsia"/>
        </w:rPr>
        <w:t xml:space="preserve"> </w:t>
      </w:r>
      <w:r w:rsidRPr="00DA7DB0">
        <w:rPr>
          <w:rFonts w:hint="eastAsia"/>
        </w:rPr>
        <w:t>본</w:t>
      </w:r>
      <w:r w:rsidRPr="00DA7DB0">
        <w:rPr>
          <w:rFonts w:hint="eastAsia"/>
        </w:rPr>
        <w:t xml:space="preserve"> </w:t>
      </w:r>
      <w:r w:rsidRPr="00DA7DB0">
        <w:rPr>
          <w:rFonts w:hint="eastAsia"/>
        </w:rPr>
        <w:t>제품과</w:t>
      </w:r>
      <w:r w:rsidRPr="00DA7DB0">
        <w:rPr>
          <w:rFonts w:hint="eastAsia"/>
        </w:rPr>
        <w:t xml:space="preserve"> </w:t>
      </w:r>
      <w:r w:rsidRPr="00DA7DB0">
        <w:rPr>
          <w:rFonts w:hint="eastAsia"/>
        </w:rPr>
        <w:t>관련된</w:t>
      </w:r>
      <w:r w:rsidRPr="00DA7DB0">
        <w:rPr>
          <w:rFonts w:hint="eastAsia"/>
        </w:rPr>
        <w:t xml:space="preserve"> </w:t>
      </w:r>
      <w:r w:rsidRPr="00DA7DB0">
        <w:rPr>
          <w:rFonts w:hint="eastAsia"/>
        </w:rPr>
        <w:t>일탈</w:t>
      </w:r>
      <w:r w:rsidRPr="00DA7DB0">
        <w:rPr>
          <w:rFonts w:hint="eastAsia"/>
        </w:rPr>
        <w:t>/OOS/OOT</w:t>
      </w:r>
      <w:r w:rsidR="00DA7DB0" w:rsidRPr="00DA7DB0">
        <w:rPr>
          <w:rFonts w:hint="eastAsia"/>
        </w:rPr>
        <w:t>는</w:t>
      </w:r>
      <w:r w:rsidR="00E06AB0" w:rsidRPr="00DA7DB0">
        <w:rPr>
          <w:rFonts w:hint="eastAsia"/>
        </w:rPr>
        <w:t xml:space="preserve"> </w:t>
      </w:r>
      <w:r w:rsidR="00E06AB0" w:rsidRPr="00DA7DB0">
        <w:rPr>
          <w:rFonts w:hint="eastAsia"/>
        </w:rPr>
        <w:t>총</w:t>
      </w:r>
      <w:r w:rsidR="00E06AB0" w:rsidRPr="00DA7DB0">
        <w:rPr>
          <w:rFonts w:hint="eastAsia"/>
        </w:rPr>
        <w:t xml:space="preserve"> </w:t>
      </w:r>
      <w:r w:rsidR="00E06AB0" w:rsidRPr="00DA7DB0">
        <w:rPr>
          <w:rFonts w:hint="eastAsia"/>
          <w:highlight w:val="yellow"/>
        </w:rPr>
        <w:t>xx</w:t>
      </w:r>
      <w:r w:rsidR="00E06AB0" w:rsidRPr="00DA7DB0">
        <w:rPr>
          <w:rFonts w:hint="eastAsia"/>
        </w:rPr>
        <w:t>건</w:t>
      </w:r>
      <w:r w:rsidR="00E06AB0" w:rsidRPr="00DA7DB0">
        <w:rPr>
          <w:rFonts w:hint="eastAsia"/>
        </w:rPr>
        <w:t xml:space="preserve"> </w:t>
      </w:r>
      <w:r w:rsidR="00E06AB0" w:rsidRPr="00DA7DB0">
        <w:rPr>
          <w:rFonts w:hint="eastAsia"/>
        </w:rPr>
        <w:t>발생하였으며</w:t>
      </w:r>
      <w:r w:rsidR="00E06AB0" w:rsidRPr="00DA7DB0">
        <w:rPr>
          <w:rFonts w:hint="eastAsia"/>
        </w:rPr>
        <w:t>,</w:t>
      </w:r>
      <w:r w:rsidR="00E06AB0" w:rsidRPr="00DA7DB0">
        <w:t xml:space="preserve"> </w:t>
      </w:r>
      <w:r w:rsidR="00E06AB0" w:rsidRPr="00DA7DB0">
        <w:rPr>
          <w:rFonts w:hint="eastAsia"/>
        </w:rPr>
        <w:t>그</w:t>
      </w:r>
      <w:r w:rsidR="00E06AB0" w:rsidRPr="00DA7DB0">
        <w:rPr>
          <w:rFonts w:hint="eastAsia"/>
        </w:rPr>
        <w:t xml:space="preserve"> </w:t>
      </w:r>
      <w:r w:rsidR="00E06AB0" w:rsidRPr="00DA7DB0">
        <w:rPr>
          <w:rFonts w:hint="eastAsia"/>
        </w:rPr>
        <w:t>상세</w:t>
      </w:r>
      <w:r w:rsidR="00E06AB0" w:rsidRPr="00DA7DB0">
        <w:rPr>
          <w:rFonts w:hint="eastAsia"/>
        </w:rPr>
        <w:t xml:space="preserve"> </w:t>
      </w:r>
      <w:r w:rsidR="00E06AB0" w:rsidRPr="00DA7DB0">
        <w:rPr>
          <w:rFonts w:hint="eastAsia"/>
        </w:rPr>
        <w:t>내역은</w:t>
      </w:r>
      <w:r w:rsidR="00E06AB0" w:rsidRPr="00DA7DB0">
        <w:rPr>
          <w:rFonts w:hint="eastAsia"/>
        </w:rPr>
        <w:t xml:space="preserve"> </w:t>
      </w:r>
      <w:r w:rsidR="00E06AB0" w:rsidRPr="00DA7DB0">
        <w:rPr>
          <w:rFonts w:hint="eastAsia"/>
        </w:rPr>
        <w:t>아래와</w:t>
      </w:r>
      <w:r w:rsidR="00E06AB0" w:rsidRPr="00DA7DB0">
        <w:rPr>
          <w:rFonts w:hint="eastAsia"/>
        </w:rPr>
        <w:t xml:space="preserve"> </w:t>
      </w:r>
      <w:r w:rsidR="00E06AB0" w:rsidRPr="00DA7DB0">
        <w:rPr>
          <w:rFonts w:hint="eastAsia"/>
        </w:rPr>
        <w:t>같다</w:t>
      </w:r>
      <w:r w:rsidR="00E06AB0" w:rsidRPr="00DA7DB0">
        <w:rPr>
          <w:rFonts w:hint="eastAsia"/>
        </w:rPr>
        <w:t>.</w:t>
      </w:r>
      <w:r w:rsidR="00E06AB0" w:rsidRPr="00DA7DB0">
        <w:t xml:space="preserve"> </w:t>
      </w:r>
      <w:r w:rsidR="00E06AB0" w:rsidRPr="00B72691">
        <w:rPr>
          <w:rFonts w:hint="eastAsia"/>
          <w:highlight w:val="yellow"/>
        </w:rPr>
        <w:t>총</w:t>
      </w:r>
      <w:r w:rsidR="00E06AB0" w:rsidRPr="00B72691">
        <w:rPr>
          <w:rFonts w:hint="eastAsia"/>
          <w:highlight w:val="yellow"/>
        </w:rPr>
        <w:t>XX</w:t>
      </w:r>
      <w:r w:rsidR="00E06AB0" w:rsidRPr="00B72691">
        <w:rPr>
          <w:rFonts w:hint="eastAsia"/>
          <w:highlight w:val="yellow"/>
        </w:rPr>
        <w:t>건의</w:t>
      </w:r>
      <w:r w:rsidR="00E06AB0" w:rsidRPr="00B72691">
        <w:rPr>
          <w:rFonts w:hint="eastAsia"/>
          <w:highlight w:val="yellow"/>
        </w:rPr>
        <w:t xml:space="preserve"> </w:t>
      </w:r>
      <w:r w:rsidR="00E06AB0" w:rsidRPr="00B72691">
        <w:rPr>
          <w:rFonts w:hint="eastAsia"/>
          <w:highlight w:val="yellow"/>
        </w:rPr>
        <w:t>일탈</w:t>
      </w:r>
      <w:r w:rsidR="00E06AB0" w:rsidRPr="00B72691">
        <w:rPr>
          <w:rFonts w:hint="eastAsia"/>
          <w:highlight w:val="yellow"/>
        </w:rPr>
        <w:t xml:space="preserve"> </w:t>
      </w:r>
      <w:r w:rsidR="00E06AB0" w:rsidRPr="00B72691">
        <w:rPr>
          <w:rFonts w:hint="eastAsia"/>
          <w:highlight w:val="yellow"/>
        </w:rPr>
        <w:t>중</w:t>
      </w:r>
      <w:r w:rsidR="00E06AB0" w:rsidRPr="00B72691">
        <w:rPr>
          <w:rFonts w:hint="eastAsia"/>
          <w:highlight w:val="yellow"/>
        </w:rPr>
        <w:t xml:space="preserve"> XX</w:t>
      </w:r>
      <w:r w:rsidR="00E06AB0" w:rsidRPr="00B72691">
        <w:rPr>
          <w:rFonts w:hint="eastAsia"/>
          <w:highlight w:val="yellow"/>
        </w:rPr>
        <w:t>건</w:t>
      </w:r>
      <w:r w:rsidR="00E06AB0" w:rsidRPr="00DA7DB0">
        <w:rPr>
          <w:rFonts w:hint="eastAsia"/>
        </w:rPr>
        <w:t>이</w:t>
      </w:r>
      <w:r w:rsidR="00E06AB0" w:rsidRPr="00DA7DB0">
        <w:rPr>
          <w:rFonts w:hint="eastAsia"/>
        </w:rPr>
        <w:t xml:space="preserve"> </w:t>
      </w:r>
      <w:r w:rsidR="00E06AB0" w:rsidRPr="00DA7DB0">
        <w:rPr>
          <w:rFonts w:hint="eastAsia"/>
        </w:rPr>
        <w:t>완료되었으며</w:t>
      </w:r>
      <w:r w:rsidR="00E06AB0" w:rsidRPr="00DA7DB0">
        <w:rPr>
          <w:rFonts w:hint="eastAsia"/>
        </w:rPr>
        <w:t>,</w:t>
      </w:r>
      <w:r w:rsidR="00E06AB0" w:rsidRPr="00DA7DB0">
        <w:t xml:space="preserve"> </w:t>
      </w:r>
      <w:r w:rsidR="00E06AB0" w:rsidRPr="00DA7DB0">
        <w:rPr>
          <w:rFonts w:hint="eastAsia"/>
        </w:rPr>
        <w:t>진행</w:t>
      </w:r>
      <w:r w:rsidR="00E06AB0" w:rsidRPr="00DA7DB0">
        <w:rPr>
          <w:rFonts w:hint="eastAsia"/>
        </w:rPr>
        <w:t xml:space="preserve"> </w:t>
      </w:r>
      <w:r w:rsidR="00E06AB0" w:rsidRPr="00DA7DB0">
        <w:rPr>
          <w:rFonts w:hint="eastAsia"/>
        </w:rPr>
        <w:t>중인</w:t>
      </w:r>
      <w:r w:rsidR="00E06AB0" w:rsidRPr="00DA7DB0">
        <w:rPr>
          <w:rFonts w:hint="eastAsia"/>
        </w:rPr>
        <w:t xml:space="preserve"> </w:t>
      </w:r>
      <w:r w:rsidR="00E06AB0" w:rsidRPr="00B72691">
        <w:rPr>
          <w:highlight w:val="yellow"/>
        </w:rPr>
        <w:t>XX</w:t>
      </w:r>
      <w:r w:rsidR="00E06AB0" w:rsidRPr="00B72691">
        <w:rPr>
          <w:rFonts w:hint="eastAsia"/>
          <w:highlight w:val="yellow"/>
        </w:rPr>
        <w:t>건</w:t>
      </w:r>
      <w:r w:rsidR="00E06AB0" w:rsidRPr="00DA7DB0">
        <w:rPr>
          <w:rFonts w:hint="eastAsia"/>
        </w:rPr>
        <w:t>에</w:t>
      </w:r>
      <w:r w:rsidR="00E06AB0" w:rsidRPr="00DA7DB0">
        <w:rPr>
          <w:rFonts w:hint="eastAsia"/>
        </w:rPr>
        <w:t xml:space="preserve"> </w:t>
      </w:r>
      <w:r w:rsidR="00E06AB0" w:rsidRPr="00DA7DB0">
        <w:rPr>
          <w:rFonts w:hint="eastAsia"/>
        </w:rPr>
        <w:t>대해서는</w:t>
      </w:r>
      <w:r w:rsidR="00E06AB0" w:rsidRPr="00DA7DB0">
        <w:rPr>
          <w:rFonts w:hint="eastAsia"/>
        </w:rPr>
        <w:t xml:space="preserve"> </w:t>
      </w:r>
      <w:r w:rsidR="00E06AB0" w:rsidRPr="00DA7DB0">
        <w:rPr>
          <w:rFonts w:hint="eastAsia"/>
        </w:rPr>
        <w:t>다음</w:t>
      </w:r>
      <w:r w:rsidR="00E06AB0" w:rsidRPr="00DA7DB0">
        <w:rPr>
          <w:rFonts w:hint="eastAsia"/>
        </w:rPr>
        <w:t xml:space="preserve"> </w:t>
      </w:r>
      <w:r w:rsidR="00E06AB0" w:rsidRPr="00DA7DB0">
        <w:t>PPQR</w:t>
      </w:r>
      <w:r w:rsidR="00E06AB0" w:rsidRPr="00DA7DB0">
        <w:rPr>
          <w:rFonts w:hint="eastAsia"/>
        </w:rPr>
        <w:t>에서</w:t>
      </w:r>
      <w:r w:rsidR="00E06AB0" w:rsidRPr="00DA7DB0">
        <w:rPr>
          <w:rFonts w:hint="eastAsia"/>
        </w:rPr>
        <w:t xml:space="preserve"> </w:t>
      </w:r>
      <w:r w:rsidR="00E06AB0" w:rsidRPr="00DA7DB0">
        <w:rPr>
          <w:rFonts w:hint="eastAsia"/>
        </w:rPr>
        <w:t>검토할</w:t>
      </w:r>
      <w:r w:rsidR="00E06AB0" w:rsidRPr="00DA7DB0">
        <w:rPr>
          <w:rFonts w:hint="eastAsia"/>
        </w:rPr>
        <w:t xml:space="preserve"> </w:t>
      </w:r>
      <w:r w:rsidR="00E06AB0" w:rsidRPr="00DA7DB0">
        <w:rPr>
          <w:rFonts w:hint="eastAsia"/>
        </w:rPr>
        <w:t>예정이다</w:t>
      </w:r>
      <w:r w:rsidR="00E06AB0" w:rsidRPr="00DA7DB0">
        <w:rPr>
          <w:rFonts w:hint="eastAsia"/>
        </w:rPr>
        <w:t>.</w:t>
      </w:r>
      <w:r w:rsidR="00316255" w:rsidRPr="00DA7DB0">
        <w:rPr>
          <w:rFonts w:hint="eastAsia"/>
        </w:rPr>
        <w:t xml:space="preserve"> </w:t>
      </w:r>
    </w:p>
    <w:p w14:paraId="7CAD490C" w14:textId="3345BE8A" w:rsidR="00101B25" w:rsidRPr="00B72691" w:rsidRDefault="00316255" w:rsidP="00C66D0C">
      <w:pPr>
        <w:pStyle w:val="2"/>
        <w:ind w:left="681" w:hanging="397"/>
      </w:pPr>
      <w:r w:rsidRPr="00B72691">
        <w:rPr>
          <w:rFonts w:hint="eastAsia"/>
        </w:rPr>
        <w:t>완료된</w:t>
      </w:r>
      <w:r w:rsidRPr="00B72691">
        <w:rPr>
          <w:rFonts w:hint="eastAsia"/>
        </w:rPr>
        <w:t xml:space="preserve"> </w:t>
      </w:r>
      <w:r w:rsidRPr="00B72691">
        <w:rPr>
          <w:rFonts w:hint="eastAsia"/>
        </w:rPr>
        <w:t>모든</w:t>
      </w:r>
      <w:r w:rsidRPr="00B72691">
        <w:rPr>
          <w:rFonts w:hint="eastAsia"/>
        </w:rPr>
        <w:t xml:space="preserve"> </w:t>
      </w:r>
      <w:r w:rsidRPr="00B72691">
        <w:rPr>
          <w:rFonts w:hint="eastAsia"/>
        </w:rPr>
        <w:t>일탈은</w:t>
      </w:r>
      <w:r w:rsidRPr="00B72691">
        <w:rPr>
          <w:rFonts w:hint="eastAsia"/>
        </w:rPr>
        <w:t xml:space="preserve"> </w:t>
      </w:r>
      <w:r w:rsidRPr="00B72691">
        <w:rPr>
          <w:rFonts w:hint="eastAsia"/>
        </w:rPr>
        <w:t>승인된</w:t>
      </w:r>
      <w:r w:rsidRPr="00B72691">
        <w:rPr>
          <w:rFonts w:hint="eastAsia"/>
        </w:rPr>
        <w:t xml:space="preserve"> </w:t>
      </w:r>
      <w:r w:rsidRPr="00B72691">
        <w:rPr>
          <w:rFonts w:hint="eastAsia"/>
        </w:rPr>
        <w:t>절차에</w:t>
      </w:r>
      <w:r w:rsidRPr="00B72691">
        <w:rPr>
          <w:rFonts w:hint="eastAsia"/>
        </w:rPr>
        <w:t xml:space="preserve"> </w:t>
      </w:r>
      <w:r w:rsidRPr="00B72691">
        <w:rPr>
          <w:rFonts w:hint="eastAsia"/>
        </w:rPr>
        <w:t>따라</w:t>
      </w:r>
      <w:r w:rsidRPr="00B72691">
        <w:rPr>
          <w:rFonts w:hint="eastAsia"/>
        </w:rPr>
        <w:t xml:space="preserve"> </w:t>
      </w:r>
      <w:r w:rsidR="00C66D0C" w:rsidRPr="00B72691">
        <w:rPr>
          <w:rFonts w:hint="eastAsia"/>
        </w:rPr>
        <w:t>근본원인이</w:t>
      </w:r>
      <w:r w:rsidR="00C66D0C" w:rsidRPr="00B72691">
        <w:rPr>
          <w:rFonts w:hint="eastAsia"/>
        </w:rPr>
        <w:t xml:space="preserve"> </w:t>
      </w:r>
      <w:r w:rsidRPr="00B72691">
        <w:rPr>
          <w:rFonts w:hint="eastAsia"/>
        </w:rPr>
        <w:t>조사되었으며</w:t>
      </w:r>
      <w:r w:rsidRPr="00B72691">
        <w:t>CAPA</w:t>
      </w:r>
      <w:r w:rsidRPr="00B72691">
        <w:rPr>
          <w:rFonts w:hint="eastAsia"/>
        </w:rPr>
        <w:t>가</w:t>
      </w:r>
      <w:r w:rsidRPr="00B72691">
        <w:rPr>
          <w:rFonts w:hint="eastAsia"/>
        </w:rPr>
        <w:t xml:space="preserve"> </w:t>
      </w:r>
      <w:r w:rsidRPr="00B72691">
        <w:rPr>
          <w:rFonts w:hint="eastAsia"/>
        </w:rPr>
        <w:t>적절히</w:t>
      </w:r>
      <w:r w:rsidRPr="00B72691">
        <w:rPr>
          <w:rFonts w:hint="eastAsia"/>
        </w:rPr>
        <w:t xml:space="preserve"> </w:t>
      </w:r>
      <w:r w:rsidRPr="00B72691">
        <w:rPr>
          <w:rFonts w:hint="eastAsia"/>
        </w:rPr>
        <w:t>수행되었다</w:t>
      </w:r>
      <w:r w:rsidRPr="00B72691">
        <w:rPr>
          <w:rFonts w:hint="eastAsia"/>
        </w:rPr>
        <w:t>.</w:t>
      </w:r>
      <w:r w:rsidR="00C66D0C" w:rsidRPr="00B72691">
        <w:rPr>
          <w:rFonts w:hint="eastAsia"/>
        </w:rPr>
        <w:t xml:space="preserve"> </w:t>
      </w:r>
      <w:r w:rsidR="00C66D0C" w:rsidRPr="00B72691">
        <w:rPr>
          <w:rFonts w:hint="eastAsia"/>
        </w:rPr>
        <w:t>일탈의</w:t>
      </w:r>
      <w:r w:rsidR="00C66D0C" w:rsidRPr="00B72691">
        <w:rPr>
          <w:rFonts w:hint="eastAsia"/>
        </w:rPr>
        <w:t xml:space="preserve"> </w:t>
      </w:r>
      <w:r w:rsidR="00C66D0C" w:rsidRPr="00B72691">
        <w:rPr>
          <w:rFonts w:hint="eastAsia"/>
        </w:rPr>
        <w:t>근본원인을</w:t>
      </w:r>
      <w:r w:rsidR="00C66D0C" w:rsidRPr="00B72691">
        <w:rPr>
          <w:rFonts w:hint="eastAsia"/>
        </w:rPr>
        <w:t xml:space="preserve"> </w:t>
      </w:r>
      <w:r w:rsidR="00C66D0C" w:rsidRPr="00B72691">
        <w:rPr>
          <w:rFonts w:hint="eastAsia"/>
        </w:rPr>
        <w:t>평가하였을</w:t>
      </w:r>
      <w:r w:rsidR="00C66D0C" w:rsidRPr="00B72691">
        <w:rPr>
          <w:rFonts w:hint="eastAsia"/>
        </w:rPr>
        <w:t xml:space="preserve"> </w:t>
      </w:r>
      <w:r w:rsidR="00C66D0C" w:rsidRPr="00B72691">
        <w:rPr>
          <w:rFonts w:hint="eastAsia"/>
        </w:rPr>
        <w:t>때</w:t>
      </w:r>
      <w:r w:rsidR="00C66D0C" w:rsidRPr="00B72691">
        <w:rPr>
          <w:rFonts w:hint="eastAsia"/>
        </w:rPr>
        <w:t xml:space="preserve"> </w:t>
      </w:r>
      <w:commentRangeStart w:id="34"/>
      <w:proofErr w:type="spellStart"/>
      <w:r w:rsidR="00C66D0C">
        <w:rPr>
          <w:highlight w:val="yellow"/>
        </w:rPr>
        <w:t>xxxx</w:t>
      </w:r>
      <w:proofErr w:type="spellEnd"/>
      <w:r w:rsidR="00C66D0C">
        <w:rPr>
          <w:rFonts w:hint="eastAsia"/>
          <w:highlight w:val="yellow"/>
        </w:rPr>
        <w:t>와</w:t>
      </w:r>
      <w:r w:rsidR="00C66D0C">
        <w:rPr>
          <w:rFonts w:hint="eastAsia"/>
          <w:highlight w:val="yellow"/>
        </w:rPr>
        <w:t xml:space="preserve"> </w:t>
      </w:r>
      <w:r w:rsidR="00C66D0C">
        <w:rPr>
          <w:rFonts w:hint="eastAsia"/>
          <w:highlight w:val="yellow"/>
        </w:rPr>
        <w:t>관련된</w:t>
      </w:r>
      <w:r w:rsidR="00C66D0C">
        <w:rPr>
          <w:rFonts w:hint="eastAsia"/>
          <w:highlight w:val="yellow"/>
        </w:rPr>
        <w:t xml:space="preserve"> </w:t>
      </w:r>
      <w:r w:rsidR="00C66D0C">
        <w:rPr>
          <w:rFonts w:hint="eastAsia"/>
          <w:highlight w:val="yellow"/>
        </w:rPr>
        <w:t>일탈이</w:t>
      </w:r>
      <w:r w:rsidR="00C66D0C">
        <w:rPr>
          <w:rFonts w:hint="eastAsia"/>
          <w:highlight w:val="yellow"/>
        </w:rPr>
        <w:t xml:space="preserve"> x</w:t>
      </w:r>
      <w:r w:rsidR="00C66D0C">
        <w:rPr>
          <w:rFonts w:hint="eastAsia"/>
          <w:highlight w:val="yellow"/>
        </w:rPr>
        <w:t>건으로</w:t>
      </w:r>
      <w:r w:rsidR="00C66D0C">
        <w:rPr>
          <w:rFonts w:hint="eastAsia"/>
          <w:highlight w:val="yellow"/>
        </w:rPr>
        <w:t xml:space="preserve"> </w:t>
      </w:r>
      <w:r w:rsidR="00C66D0C">
        <w:rPr>
          <w:highlight w:val="yellow"/>
        </w:rPr>
        <w:t>xx%</w:t>
      </w:r>
      <w:r w:rsidR="00C66D0C">
        <w:rPr>
          <w:rFonts w:hint="eastAsia"/>
          <w:highlight w:val="yellow"/>
        </w:rPr>
        <w:t>,</w:t>
      </w:r>
      <w:r w:rsidR="00C66D0C">
        <w:rPr>
          <w:highlight w:val="yellow"/>
        </w:rPr>
        <w:t xml:space="preserve"> xxx</w:t>
      </w:r>
      <w:r w:rsidR="00C66D0C">
        <w:rPr>
          <w:rFonts w:hint="eastAsia"/>
          <w:highlight w:val="yellow"/>
        </w:rPr>
        <w:t>와</w:t>
      </w:r>
      <w:r w:rsidR="00C66D0C">
        <w:rPr>
          <w:rFonts w:hint="eastAsia"/>
          <w:highlight w:val="yellow"/>
        </w:rPr>
        <w:t xml:space="preserve"> </w:t>
      </w:r>
      <w:r w:rsidR="00C66D0C">
        <w:rPr>
          <w:rFonts w:hint="eastAsia"/>
          <w:highlight w:val="yellow"/>
        </w:rPr>
        <w:t>관련된</w:t>
      </w:r>
      <w:r w:rsidR="00C66D0C">
        <w:rPr>
          <w:rFonts w:hint="eastAsia"/>
          <w:highlight w:val="yellow"/>
        </w:rPr>
        <w:t xml:space="preserve"> </w:t>
      </w:r>
      <w:r w:rsidR="00C66D0C">
        <w:rPr>
          <w:rFonts w:hint="eastAsia"/>
          <w:highlight w:val="yellow"/>
        </w:rPr>
        <w:t>일탈이</w:t>
      </w:r>
      <w:r w:rsidR="00C66D0C">
        <w:rPr>
          <w:rFonts w:hint="eastAsia"/>
          <w:highlight w:val="yellow"/>
        </w:rPr>
        <w:t xml:space="preserve"> </w:t>
      </w:r>
      <w:r w:rsidR="00C66D0C">
        <w:rPr>
          <w:highlight w:val="yellow"/>
        </w:rPr>
        <w:t>x</w:t>
      </w:r>
      <w:r w:rsidR="00C66D0C">
        <w:rPr>
          <w:rFonts w:hint="eastAsia"/>
          <w:highlight w:val="yellow"/>
        </w:rPr>
        <w:t>건으로</w:t>
      </w:r>
      <w:r w:rsidR="00C66D0C">
        <w:rPr>
          <w:rFonts w:hint="eastAsia"/>
          <w:highlight w:val="yellow"/>
        </w:rPr>
        <w:t xml:space="preserve"> </w:t>
      </w:r>
      <w:r w:rsidR="00C66D0C">
        <w:rPr>
          <w:highlight w:val="yellow"/>
        </w:rPr>
        <w:t>xx%</w:t>
      </w:r>
      <w:r w:rsidR="00C66D0C">
        <w:rPr>
          <w:rFonts w:hint="eastAsia"/>
          <w:highlight w:val="yellow"/>
        </w:rPr>
        <w:t>를</w:t>
      </w:r>
      <w:r w:rsidR="00C66D0C">
        <w:rPr>
          <w:highlight w:val="yellow"/>
        </w:rPr>
        <w:t xml:space="preserve"> </w:t>
      </w:r>
      <w:r w:rsidR="00C66D0C" w:rsidRPr="00B72691">
        <w:rPr>
          <w:rFonts w:hint="eastAsia"/>
        </w:rPr>
        <w:t>차지하였다</w:t>
      </w:r>
      <w:r w:rsidR="00C66D0C" w:rsidRPr="00B72691">
        <w:rPr>
          <w:rFonts w:hint="eastAsia"/>
        </w:rPr>
        <w:t>.</w:t>
      </w:r>
      <w:commentRangeEnd w:id="34"/>
      <w:r w:rsidR="00B72691">
        <w:rPr>
          <w:rStyle w:val="a8"/>
          <w:snapToGrid/>
          <w:kern w:val="0"/>
          <w:lang w:eastAsia="en-US"/>
        </w:rPr>
        <w:commentReference w:id="34"/>
      </w:r>
    </w:p>
    <w:tbl>
      <w:tblPr>
        <w:tblW w:w="874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1989"/>
        <w:gridCol w:w="4253"/>
        <w:gridCol w:w="1932"/>
      </w:tblGrid>
      <w:tr w:rsidR="00E06AB0" w:rsidRPr="00795492" w14:paraId="05B190A0" w14:textId="77777777" w:rsidTr="00E06AB0">
        <w:trPr>
          <w:trHeight w:val="313"/>
          <w:tblHeader/>
        </w:trPr>
        <w:tc>
          <w:tcPr>
            <w:tcW w:w="567" w:type="dxa"/>
            <w:shd w:val="clear" w:color="auto" w:fill="D9D9D9"/>
            <w:vAlign w:val="center"/>
          </w:tcPr>
          <w:p w14:paraId="6D673FEB" w14:textId="77777777" w:rsidR="00E06AB0" w:rsidRPr="00795492" w:rsidRDefault="00E06AB0" w:rsidP="00E06AB0">
            <w:pPr>
              <w:pStyle w:val="af5"/>
              <w:keepLines w:val="0"/>
              <w:widowControl w:val="0"/>
              <w:rPr>
                <w:b/>
                <w:sz w:val="20"/>
                <w:szCs w:val="20"/>
              </w:rPr>
            </w:pPr>
            <w:r w:rsidRPr="00795492">
              <w:rPr>
                <w:rFonts w:hint="eastAsia"/>
                <w:b/>
                <w:sz w:val="20"/>
                <w:szCs w:val="20"/>
              </w:rPr>
              <w:t>No.</w:t>
            </w:r>
          </w:p>
        </w:tc>
        <w:tc>
          <w:tcPr>
            <w:tcW w:w="1989" w:type="dxa"/>
            <w:shd w:val="clear" w:color="auto" w:fill="D9D9D9"/>
            <w:vAlign w:val="center"/>
          </w:tcPr>
          <w:p w14:paraId="2D0BFEA0" w14:textId="77777777" w:rsidR="00E06AB0" w:rsidRPr="00795492" w:rsidRDefault="00E06AB0" w:rsidP="00E06AB0">
            <w:pPr>
              <w:pStyle w:val="af5"/>
              <w:keepLines w:val="0"/>
              <w:widowControl w:val="0"/>
              <w:ind w:firstLine="196"/>
              <w:jc w:val="center"/>
              <w:rPr>
                <w:rFonts w:ascii="바탕" w:eastAsia="바탕" w:hAnsi="바탕"/>
                <w:b/>
                <w:sz w:val="20"/>
                <w:szCs w:val="20"/>
              </w:rPr>
            </w:pPr>
            <w:r>
              <w:rPr>
                <w:rFonts w:ascii="바탕" w:eastAsia="바탕" w:hAnsi="바탕" w:hint="eastAsia"/>
                <w:b/>
                <w:sz w:val="20"/>
                <w:szCs w:val="20"/>
              </w:rPr>
              <w:t>일탈</w:t>
            </w:r>
            <w:r w:rsidRPr="00795492">
              <w:rPr>
                <w:rFonts w:ascii="바탕" w:eastAsia="바탕" w:hAnsi="바탕" w:hint="eastAsia"/>
                <w:b/>
                <w:sz w:val="20"/>
                <w:szCs w:val="20"/>
              </w:rPr>
              <w:t xml:space="preserve"> 번호</w:t>
            </w:r>
          </w:p>
        </w:tc>
        <w:tc>
          <w:tcPr>
            <w:tcW w:w="4253" w:type="dxa"/>
            <w:shd w:val="clear" w:color="auto" w:fill="D9D9D9"/>
            <w:vAlign w:val="center"/>
          </w:tcPr>
          <w:p w14:paraId="40341B77" w14:textId="77777777" w:rsidR="00E06AB0" w:rsidRPr="00795492" w:rsidRDefault="00E06AB0" w:rsidP="00E06AB0">
            <w:pPr>
              <w:pStyle w:val="af5"/>
              <w:keepLines w:val="0"/>
              <w:widowControl w:val="0"/>
              <w:ind w:firstLine="196"/>
              <w:jc w:val="center"/>
              <w:rPr>
                <w:rFonts w:ascii="바탕" w:eastAsia="바탕" w:hAnsi="바탕"/>
                <w:b/>
                <w:sz w:val="20"/>
                <w:szCs w:val="20"/>
              </w:rPr>
            </w:pPr>
            <w:r>
              <w:rPr>
                <w:rFonts w:ascii="바탕" w:eastAsia="바탕" w:hAnsi="바탕" w:hint="eastAsia"/>
                <w:b/>
                <w:sz w:val="20"/>
                <w:szCs w:val="20"/>
              </w:rPr>
              <w:t>일탈</w:t>
            </w:r>
            <w:r w:rsidRPr="00795492">
              <w:rPr>
                <w:rFonts w:ascii="바탕" w:eastAsia="바탕" w:hAnsi="바탕" w:hint="eastAsia"/>
                <w:b/>
                <w:sz w:val="20"/>
                <w:szCs w:val="20"/>
              </w:rPr>
              <w:t xml:space="preserve"> 내용</w:t>
            </w:r>
            <w:r w:rsidR="00C66D0C">
              <w:rPr>
                <w:rFonts w:ascii="바탕" w:eastAsia="바탕" w:hAnsi="바탕" w:hint="eastAsia"/>
                <w:b/>
                <w:sz w:val="20"/>
                <w:szCs w:val="20"/>
              </w:rPr>
              <w:t xml:space="preserve"> /근본원인/</w:t>
            </w:r>
            <w:r>
              <w:rPr>
                <w:rFonts w:ascii="바탕" w:eastAsia="바탕" w:hAnsi="바탕" w:hint="eastAsia"/>
                <w:b/>
                <w:sz w:val="20"/>
                <w:szCs w:val="20"/>
              </w:rPr>
              <w:t>조치사항</w:t>
            </w:r>
          </w:p>
        </w:tc>
        <w:tc>
          <w:tcPr>
            <w:tcW w:w="1932" w:type="dxa"/>
            <w:shd w:val="clear" w:color="auto" w:fill="D9D9D9"/>
            <w:vAlign w:val="center"/>
          </w:tcPr>
          <w:p w14:paraId="2A0E67D1" w14:textId="77777777" w:rsidR="00E06AB0" w:rsidRPr="00795492" w:rsidRDefault="00E06AB0" w:rsidP="00B72691">
            <w:pPr>
              <w:pStyle w:val="af5"/>
              <w:keepLines w:val="0"/>
              <w:widowControl w:val="0"/>
              <w:ind w:firstLine="196"/>
              <w:rPr>
                <w:rFonts w:ascii="바탕" w:eastAsia="바탕" w:hAnsi="바탕"/>
                <w:b/>
                <w:sz w:val="20"/>
                <w:szCs w:val="20"/>
              </w:rPr>
            </w:pPr>
            <w:r>
              <w:rPr>
                <w:rFonts w:ascii="바탕" w:eastAsia="바탕" w:hAnsi="바탕" w:hint="eastAsia"/>
                <w:b/>
                <w:sz w:val="20"/>
                <w:szCs w:val="20"/>
              </w:rPr>
              <w:t>개시일/완료일</w:t>
            </w:r>
          </w:p>
        </w:tc>
      </w:tr>
      <w:tr w:rsidR="00E06AB0" w:rsidRPr="00255A0E" w14:paraId="19F30A22" w14:textId="77777777" w:rsidTr="00E06AB0">
        <w:trPr>
          <w:trHeight w:val="515"/>
        </w:trPr>
        <w:tc>
          <w:tcPr>
            <w:tcW w:w="567" w:type="dxa"/>
            <w:shd w:val="clear" w:color="auto" w:fill="auto"/>
            <w:vAlign w:val="center"/>
          </w:tcPr>
          <w:p w14:paraId="0805F97C" w14:textId="77777777" w:rsidR="00E06AB0" w:rsidRPr="00795492" w:rsidRDefault="00E06AB0" w:rsidP="00E06AB0">
            <w:pPr>
              <w:pStyle w:val="af5"/>
              <w:keepLines w:val="0"/>
              <w:widowControl w:val="0"/>
              <w:ind w:firstLine="200"/>
              <w:jc w:val="center"/>
              <w:rPr>
                <w:sz w:val="20"/>
                <w:szCs w:val="20"/>
              </w:rPr>
            </w:pPr>
          </w:p>
        </w:tc>
        <w:tc>
          <w:tcPr>
            <w:tcW w:w="1989" w:type="dxa"/>
            <w:shd w:val="clear" w:color="auto" w:fill="auto"/>
            <w:vAlign w:val="center"/>
          </w:tcPr>
          <w:p w14:paraId="6840B5BA" w14:textId="77777777" w:rsidR="00E06AB0" w:rsidRPr="00795492" w:rsidRDefault="00E06AB0" w:rsidP="00E06AB0">
            <w:pPr>
              <w:pStyle w:val="af5"/>
              <w:keepLines w:val="0"/>
              <w:widowControl w:val="0"/>
              <w:ind w:firstLine="200"/>
              <w:jc w:val="center"/>
              <w:rPr>
                <w:rFonts w:eastAsia="바탕"/>
                <w:sz w:val="20"/>
                <w:szCs w:val="20"/>
              </w:rPr>
            </w:pPr>
          </w:p>
        </w:tc>
        <w:tc>
          <w:tcPr>
            <w:tcW w:w="4253" w:type="dxa"/>
            <w:shd w:val="clear" w:color="auto" w:fill="auto"/>
            <w:vAlign w:val="center"/>
          </w:tcPr>
          <w:p w14:paraId="15889CCE" w14:textId="77777777" w:rsidR="00E06AB0" w:rsidRPr="00815731" w:rsidRDefault="00E06AB0" w:rsidP="00E06AB0">
            <w:pPr>
              <w:pStyle w:val="af5"/>
              <w:keepLines w:val="0"/>
              <w:widowControl w:val="0"/>
              <w:ind w:firstLine="200"/>
              <w:rPr>
                <w:rFonts w:eastAsia="바탕"/>
                <w:sz w:val="20"/>
                <w:szCs w:val="20"/>
              </w:rPr>
            </w:pPr>
          </w:p>
        </w:tc>
        <w:tc>
          <w:tcPr>
            <w:tcW w:w="1932" w:type="dxa"/>
            <w:vAlign w:val="center"/>
          </w:tcPr>
          <w:p w14:paraId="34F44475" w14:textId="77777777" w:rsidR="00E06AB0" w:rsidRPr="00255A0E" w:rsidRDefault="00E06AB0" w:rsidP="00E06AB0">
            <w:pPr>
              <w:pStyle w:val="af5"/>
              <w:keepLines w:val="0"/>
              <w:widowControl w:val="0"/>
              <w:ind w:firstLine="200"/>
              <w:rPr>
                <w:rFonts w:eastAsia="바탕"/>
                <w:color w:val="000000"/>
                <w:sz w:val="20"/>
                <w:szCs w:val="20"/>
              </w:rPr>
            </w:pPr>
          </w:p>
        </w:tc>
      </w:tr>
    </w:tbl>
    <w:p w14:paraId="1BD874B9" w14:textId="77777777" w:rsidR="00C87C98" w:rsidRPr="008B3066" w:rsidRDefault="00C87C98" w:rsidP="00C97D75">
      <w:pPr>
        <w:pStyle w:val="af4"/>
        <w:numPr>
          <w:ilvl w:val="0"/>
          <w:numId w:val="0"/>
        </w:numPr>
        <w:ind w:left="284"/>
        <w:outlineLvl w:val="9"/>
      </w:pPr>
    </w:p>
    <w:p w14:paraId="5A02A3CA" w14:textId="77777777" w:rsidR="00101B25" w:rsidRPr="008B3066" w:rsidRDefault="00101B25" w:rsidP="004D0002">
      <w:pPr>
        <w:pStyle w:val="10"/>
        <w:tabs>
          <w:tab w:val="clear" w:pos="340"/>
          <w:tab w:val="num" w:pos="284"/>
        </w:tabs>
        <w:spacing w:before="240" w:line="360" w:lineRule="auto"/>
        <w:rPr>
          <w:rFonts w:ascii="바탕" w:eastAsia="바탕" w:hAnsi="바탕"/>
          <w:b w:val="0"/>
          <w:sz w:val="20"/>
          <w:szCs w:val="20"/>
        </w:rPr>
      </w:pPr>
      <w:bookmarkStart w:id="35" w:name="_Toc194611978"/>
      <w:r w:rsidRPr="008B3066">
        <w:rPr>
          <w:rFonts w:hint="eastAsia"/>
        </w:rPr>
        <w:t xml:space="preserve">Change Control </w:t>
      </w:r>
      <w:r w:rsidRPr="008B3066">
        <w:rPr>
          <w:rFonts w:ascii="바탕" w:eastAsia="바탕" w:hAnsi="바탕" w:hint="eastAsia"/>
          <w:b w:val="0"/>
          <w:sz w:val="20"/>
          <w:szCs w:val="20"/>
        </w:rPr>
        <w:t>변경관리</w:t>
      </w:r>
      <w:bookmarkEnd w:id="35"/>
    </w:p>
    <w:p w14:paraId="32525A45" w14:textId="70E2B26C" w:rsidR="00725A54" w:rsidRDefault="00725A54" w:rsidP="00725A54">
      <w:pPr>
        <w:pStyle w:val="2"/>
        <w:rPr>
          <w:color w:val="FF0000"/>
        </w:rPr>
      </w:pPr>
      <w:bookmarkStart w:id="36" w:name="_Toc12380212"/>
      <w:commentRangeStart w:id="37"/>
      <w:r>
        <w:rPr>
          <w:rFonts w:hint="eastAsia"/>
          <w:highlight w:val="yellow"/>
        </w:rPr>
        <w:t>이전</w:t>
      </w:r>
      <w:r>
        <w:rPr>
          <w:rFonts w:hint="eastAsia"/>
          <w:highlight w:val="yellow"/>
        </w:rPr>
        <w:t xml:space="preserve"> </w:t>
      </w:r>
      <w:r>
        <w:rPr>
          <w:highlight w:val="yellow"/>
        </w:rPr>
        <w:t>PPQR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시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미완료되었던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변경관리는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아래와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같이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적절히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종료되었다</w:t>
      </w:r>
      <w:r>
        <w:rPr>
          <w:rFonts w:hint="eastAsia"/>
          <w:highlight w:val="yellow"/>
        </w:rPr>
        <w:t>.</w:t>
      </w:r>
      <w:r>
        <w:rPr>
          <w:highlight w:val="yellow"/>
        </w:rPr>
        <w:t xml:space="preserve"> </w:t>
      </w:r>
      <w:commentRangeEnd w:id="37"/>
      <w:r w:rsidR="00B72691">
        <w:rPr>
          <w:rStyle w:val="a8"/>
          <w:snapToGrid/>
          <w:kern w:val="0"/>
          <w:lang w:eastAsia="en-US"/>
        </w:rPr>
        <w:commentReference w:id="37"/>
      </w:r>
    </w:p>
    <w:tbl>
      <w:tblPr>
        <w:tblW w:w="8703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0"/>
        <w:gridCol w:w="1896"/>
        <w:gridCol w:w="3919"/>
        <w:gridCol w:w="2358"/>
      </w:tblGrid>
      <w:tr w:rsidR="00725A54" w:rsidRPr="002C1819" w14:paraId="4437C0B9" w14:textId="77777777" w:rsidTr="003B79B3">
        <w:trPr>
          <w:trHeight w:val="313"/>
          <w:tblHeader/>
        </w:trPr>
        <w:tc>
          <w:tcPr>
            <w:tcW w:w="530" w:type="dxa"/>
            <w:shd w:val="clear" w:color="auto" w:fill="D9D9D9"/>
            <w:vAlign w:val="center"/>
          </w:tcPr>
          <w:p w14:paraId="1C5DD366" w14:textId="77777777" w:rsidR="00725A54" w:rsidRPr="002C1819" w:rsidRDefault="00725A54" w:rsidP="003B79B3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rFonts w:eastAsia="맑은 고딕"/>
                <w:b/>
                <w:snapToGrid w:val="0"/>
                <w:kern w:val="28"/>
                <w:sz w:val="20"/>
                <w:szCs w:val="20"/>
                <w:lang w:eastAsia="ko-KR"/>
              </w:rPr>
            </w:pPr>
            <w:r w:rsidRPr="002C1819">
              <w:rPr>
                <w:rFonts w:eastAsia="맑은 고딕" w:hint="eastAsia"/>
                <w:b/>
                <w:snapToGrid w:val="0"/>
                <w:kern w:val="28"/>
                <w:sz w:val="20"/>
                <w:szCs w:val="20"/>
                <w:lang w:eastAsia="ko-KR"/>
              </w:rPr>
              <w:t>No.</w:t>
            </w:r>
          </w:p>
        </w:tc>
        <w:tc>
          <w:tcPr>
            <w:tcW w:w="1896" w:type="dxa"/>
            <w:shd w:val="clear" w:color="auto" w:fill="D9D9D9"/>
            <w:vAlign w:val="center"/>
          </w:tcPr>
          <w:p w14:paraId="5683AAB9" w14:textId="77777777" w:rsidR="00725A54" w:rsidRPr="002C1819" w:rsidRDefault="00725A54" w:rsidP="003B79B3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rFonts w:ascii="바탕" w:hAnsi="바탕"/>
                <w:b/>
                <w:snapToGrid w:val="0"/>
                <w:kern w:val="28"/>
                <w:sz w:val="20"/>
                <w:szCs w:val="20"/>
                <w:lang w:eastAsia="ko-KR"/>
              </w:rPr>
            </w:pPr>
            <w:r w:rsidRPr="002C1819">
              <w:rPr>
                <w:rFonts w:ascii="바탕" w:hAnsi="바탕" w:hint="eastAsia"/>
                <w:b/>
                <w:snapToGrid w:val="0"/>
                <w:kern w:val="28"/>
                <w:sz w:val="20"/>
                <w:szCs w:val="20"/>
                <w:lang w:eastAsia="ko-KR"/>
              </w:rPr>
              <w:t>변경 번호</w:t>
            </w:r>
          </w:p>
        </w:tc>
        <w:tc>
          <w:tcPr>
            <w:tcW w:w="3919" w:type="dxa"/>
            <w:shd w:val="clear" w:color="auto" w:fill="D9D9D9"/>
            <w:vAlign w:val="center"/>
          </w:tcPr>
          <w:p w14:paraId="14395DAA" w14:textId="77777777" w:rsidR="00725A54" w:rsidRPr="002C1819" w:rsidRDefault="00725A54" w:rsidP="003B79B3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rFonts w:ascii="바탕" w:hAnsi="바탕"/>
                <w:b/>
                <w:snapToGrid w:val="0"/>
                <w:kern w:val="28"/>
                <w:sz w:val="20"/>
                <w:szCs w:val="20"/>
                <w:lang w:eastAsia="ko-KR"/>
              </w:rPr>
            </w:pPr>
            <w:r w:rsidRPr="002C1819">
              <w:rPr>
                <w:rFonts w:ascii="바탕" w:hAnsi="바탕" w:hint="eastAsia"/>
                <w:b/>
                <w:snapToGrid w:val="0"/>
                <w:kern w:val="28"/>
                <w:sz w:val="20"/>
                <w:szCs w:val="20"/>
                <w:lang w:eastAsia="ko-KR"/>
              </w:rPr>
              <w:t>변경 내용</w:t>
            </w:r>
          </w:p>
        </w:tc>
        <w:tc>
          <w:tcPr>
            <w:tcW w:w="2358" w:type="dxa"/>
            <w:shd w:val="clear" w:color="auto" w:fill="D9D9D9"/>
          </w:tcPr>
          <w:p w14:paraId="77CB1028" w14:textId="77777777" w:rsidR="00725A54" w:rsidRPr="002C1819" w:rsidRDefault="00725A54" w:rsidP="003B79B3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rFonts w:ascii="바탕" w:hAnsi="바탕"/>
                <w:b/>
                <w:snapToGrid w:val="0"/>
                <w:kern w:val="28"/>
                <w:sz w:val="20"/>
                <w:szCs w:val="20"/>
                <w:lang w:eastAsia="ko-KR"/>
              </w:rPr>
            </w:pPr>
            <w:r>
              <w:rPr>
                <w:rFonts w:ascii="바탕" w:hAnsi="바탕" w:hint="eastAsia"/>
                <w:b/>
                <w:snapToGrid w:val="0"/>
                <w:kern w:val="28"/>
                <w:sz w:val="20"/>
                <w:szCs w:val="20"/>
                <w:lang w:eastAsia="ko-KR"/>
              </w:rPr>
              <w:t>사전승인일/완료일</w:t>
            </w:r>
          </w:p>
        </w:tc>
      </w:tr>
      <w:tr w:rsidR="00725A54" w:rsidRPr="002C1819" w14:paraId="5DF0696B" w14:textId="77777777" w:rsidTr="003B79B3">
        <w:trPr>
          <w:trHeight w:val="692"/>
        </w:trPr>
        <w:tc>
          <w:tcPr>
            <w:tcW w:w="530" w:type="dxa"/>
            <w:shd w:val="clear" w:color="auto" w:fill="auto"/>
            <w:vAlign w:val="center"/>
          </w:tcPr>
          <w:p w14:paraId="29E94C28" w14:textId="77777777" w:rsidR="00725A54" w:rsidRPr="002C1819" w:rsidRDefault="00725A54" w:rsidP="003B79B3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rFonts w:eastAsia="맑은 고딕"/>
                <w:snapToGrid w:val="0"/>
                <w:kern w:val="28"/>
                <w:sz w:val="20"/>
                <w:szCs w:val="20"/>
                <w:lang w:eastAsia="ko-KR"/>
              </w:rPr>
            </w:pPr>
          </w:p>
        </w:tc>
        <w:tc>
          <w:tcPr>
            <w:tcW w:w="1896" w:type="dxa"/>
            <w:shd w:val="clear" w:color="auto" w:fill="auto"/>
            <w:vAlign w:val="center"/>
          </w:tcPr>
          <w:p w14:paraId="761B50ED" w14:textId="77777777" w:rsidR="00725A54" w:rsidRPr="002C1819" w:rsidRDefault="00725A54" w:rsidP="003B79B3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snapToGrid w:val="0"/>
                <w:kern w:val="28"/>
                <w:sz w:val="20"/>
                <w:szCs w:val="20"/>
                <w:lang w:eastAsia="ko-KR"/>
              </w:rPr>
            </w:pPr>
          </w:p>
        </w:tc>
        <w:tc>
          <w:tcPr>
            <w:tcW w:w="3919" w:type="dxa"/>
            <w:shd w:val="clear" w:color="auto" w:fill="auto"/>
            <w:vAlign w:val="center"/>
          </w:tcPr>
          <w:p w14:paraId="10FC8F5C" w14:textId="71A69F01" w:rsidR="00725A54" w:rsidRPr="002C1819" w:rsidRDefault="00725A54" w:rsidP="003B79B3">
            <w:pPr>
              <w:keepLines/>
              <w:suppressAutoHyphens/>
              <w:snapToGrid w:val="0"/>
              <w:spacing w:after="60"/>
              <w:outlineLvl w:val="1"/>
              <w:rPr>
                <w:snapToGrid w:val="0"/>
                <w:kern w:val="28"/>
                <w:sz w:val="20"/>
                <w:szCs w:val="20"/>
                <w:lang w:eastAsia="ko-KR"/>
              </w:rPr>
            </w:pPr>
          </w:p>
        </w:tc>
        <w:tc>
          <w:tcPr>
            <w:tcW w:w="2358" w:type="dxa"/>
            <w:vAlign w:val="center"/>
          </w:tcPr>
          <w:p w14:paraId="44146841" w14:textId="77777777" w:rsidR="00725A54" w:rsidRDefault="00725A54" w:rsidP="003B79B3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snapToGrid w:val="0"/>
                <w:kern w:val="28"/>
                <w:sz w:val="20"/>
                <w:szCs w:val="20"/>
                <w:lang w:eastAsia="ko-KR"/>
              </w:rPr>
            </w:pPr>
          </w:p>
        </w:tc>
      </w:tr>
      <w:tr w:rsidR="00725A54" w:rsidRPr="002C1819" w14:paraId="298319BC" w14:textId="77777777" w:rsidTr="003B79B3">
        <w:trPr>
          <w:trHeight w:val="692"/>
        </w:trPr>
        <w:tc>
          <w:tcPr>
            <w:tcW w:w="530" w:type="dxa"/>
            <w:shd w:val="clear" w:color="auto" w:fill="auto"/>
            <w:vAlign w:val="center"/>
          </w:tcPr>
          <w:p w14:paraId="6B09059C" w14:textId="77777777" w:rsidR="00725A54" w:rsidRPr="002C1819" w:rsidRDefault="00725A54" w:rsidP="003B79B3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rFonts w:eastAsia="맑은 고딕"/>
                <w:snapToGrid w:val="0"/>
                <w:kern w:val="28"/>
                <w:sz w:val="20"/>
                <w:szCs w:val="20"/>
                <w:lang w:eastAsia="ko-KR"/>
              </w:rPr>
            </w:pPr>
          </w:p>
        </w:tc>
        <w:tc>
          <w:tcPr>
            <w:tcW w:w="1896" w:type="dxa"/>
            <w:shd w:val="clear" w:color="auto" w:fill="auto"/>
            <w:vAlign w:val="center"/>
          </w:tcPr>
          <w:p w14:paraId="54292669" w14:textId="77777777" w:rsidR="00725A54" w:rsidRDefault="00725A54" w:rsidP="003B79B3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rFonts w:eastAsia="맑은 고딕"/>
                <w:snapToGrid w:val="0"/>
                <w:kern w:val="28"/>
                <w:sz w:val="20"/>
                <w:szCs w:val="20"/>
                <w:lang w:eastAsia="ko-KR"/>
              </w:rPr>
            </w:pPr>
          </w:p>
        </w:tc>
        <w:tc>
          <w:tcPr>
            <w:tcW w:w="3919" w:type="dxa"/>
            <w:shd w:val="clear" w:color="auto" w:fill="auto"/>
            <w:vAlign w:val="center"/>
          </w:tcPr>
          <w:p w14:paraId="49B363FC" w14:textId="77777777" w:rsidR="00725A54" w:rsidRDefault="00725A54" w:rsidP="003B79B3">
            <w:pPr>
              <w:keepLines/>
              <w:suppressAutoHyphens/>
              <w:snapToGrid w:val="0"/>
              <w:spacing w:after="60"/>
              <w:outlineLvl w:val="1"/>
              <w:rPr>
                <w:snapToGrid w:val="0"/>
                <w:kern w:val="28"/>
                <w:sz w:val="20"/>
                <w:szCs w:val="20"/>
                <w:lang w:eastAsia="ko-KR"/>
              </w:rPr>
            </w:pPr>
          </w:p>
        </w:tc>
        <w:tc>
          <w:tcPr>
            <w:tcW w:w="2358" w:type="dxa"/>
            <w:vAlign w:val="center"/>
          </w:tcPr>
          <w:p w14:paraId="020F8C39" w14:textId="77777777" w:rsidR="00725A54" w:rsidRDefault="00725A54" w:rsidP="003B79B3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snapToGrid w:val="0"/>
                <w:kern w:val="28"/>
                <w:sz w:val="20"/>
                <w:szCs w:val="20"/>
                <w:lang w:eastAsia="ko-KR"/>
              </w:rPr>
            </w:pPr>
          </w:p>
        </w:tc>
      </w:tr>
    </w:tbl>
    <w:p w14:paraId="257F0F87" w14:textId="77777777" w:rsidR="00725A54" w:rsidRDefault="00725A54" w:rsidP="00C97D75">
      <w:pPr>
        <w:pStyle w:val="10"/>
        <w:numPr>
          <w:ilvl w:val="0"/>
          <w:numId w:val="0"/>
        </w:numPr>
        <w:ind w:left="397"/>
        <w:outlineLvl w:val="9"/>
        <w:rPr>
          <w:highlight w:val="yellow"/>
        </w:rPr>
      </w:pPr>
    </w:p>
    <w:p w14:paraId="16836A70" w14:textId="141F952F" w:rsidR="007714C8" w:rsidRPr="00B72691" w:rsidRDefault="00725A54" w:rsidP="00ED7AB0">
      <w:pPr>
        <w:pStyle w:val="2"/>
      </w:pPr>
      <w:r w:rsidRPr="00B72691">
        <w:rPr>
          <w:rFonts w:hint="eastAsia"/>
        </w:rPr>
        <w:t>평가</w:t>
      </w:r>
      <w:r w:rsidRPr="00B72691">
        <w:rPr>
          <w:rFonts w:hint="eastAsia"/>
        </w:rPr>
        <w:t xml:space="preserve"> </w:t>
      </w:r>
      <w:r w:rsidRPr="00B72691">
        <w:rPr>
          <w:rFonts w:hint="eastAsia"/>
        </w:rPr>
        <w:t>기간</w:t>
      </w:r>
      <w:r w:rsidRPr="00B72691">
        <w:rPr>
          <w:rFonts w:hint="eastAsia"/>
        </w:rPr>
        <w:t xml:space="preserve"> </w:t>
      </w:r>
      <w:r w:rsidRPr="00B72691">
        <w:rPr>
          <w:rFonts w:hint="eastAsia"/>
        </w:rPr>
        <w:t>동안</w:t>
      </w:r>
      <w:r w:rsidRPr="00B72691">
        <w:rPr>
          <w:rFonts w:hint="eastAsia"/>
        </w:rPr>
        <w:t xml:space="preserve"> </w:t>
      </w:r>
      <w:r w:rsidRPr="00B72691">
        <w:rPr>
          <w:rFonts w:hint="eastAsia"/>
        </w:rPr>
        <w:t>본</w:t>
      </w:r>
      <w:r w:rsidRPr="00B72691">
        <w:rPr>
          <w:rFonts w:hint="eastAsia"/>
        </w:rPr>
        <w:t xml:space="preserve"> </w:t>
      </w:r>
      <w:r w:rsidRPr="00B72691">
        <w:rPr>
          <w:rFonts w:hint="eastAsia"/>
        </w:rPr>
        <w:t>제품과</w:t>
      </w:r>
      <w:r w:rsidRPr="00B72691">
        <w:rPr>
          <w:rFonts w:hint="eastAsia"/>
        </w:rPr>
        <w:t xml:space="preserve"> </w:t>
      </w:r>
      <w:r w:rsidRPr="00B72691">
        <w:rPr>
          <w:rFonts w:hint="eastAsia"/>
        </w:rPr>
        <w:t>관련된</w:t>
      </w:r>
      <w:r w:rsidRPr="00B72691">
        <w:rPr>
          <w:rFonts w:hint="eastAsia"/>
        </w:rPr>
        <w:t xml:space="preserve"> </w:t>
      </w:r>
      <w:r w:rsidRPr="00B72691">
        <w:rPr>
          <w:rFonts w:hint="eastAsia"/>
        </w:rPr>
        <w:t>총</w:t>
      </w:r>
      <w:r w:rsidRPr="00B72691">
        <w:rPr>
          <w:rFonts w:hint="eastAsia"/>
        </w:rPr>
        <w:t xml:space="preserve"> </w:t>
      </w:r>
      <w:r w:rsidRPr="00B72691">
        <w:rPr>
          <w:rFonts w:hint="eastAsia"/>
          <w:highlight w:val="yellow"/>
        </w:rPr>
        <w:t>XX</w:t>
      </w:r>
      <w:r w:rsidRPr="00B72691">
        <w:rPr>
          <w:rFonts w:hint="eastAsia"/>
          <w:highlight w:val="yellow"/>
        </w:rPr>
        <w:t>건의</w:t>
      </w:r>
      <w:r w:rsidRPr="00B72691">
        <w:rPr>
          <w:rFonts w:hint="eastAsia"/>
        </w:rPr>
        <w:t xml:space="preserve"> </w:t>
      </w:r>
      <w:r w:rsidRPr="00B72691">
        <w:rPr>
          <w:rFonts w:hint="eastAsia"/>
        </w:rPr>
        <w:t>변경관리가</w:t>
      </w:r>
      <w:r w:rsidRPr="00B72691">
        <w:rPr>
          <w:rFonts w:hint="eastAsia"/>
        </w:rPr>
        <w:t xml:space="preserve"> </w:t>
      </w:r>
      <w:proofErr w:type="spellStart"/>
      <w:r w:rsidRPr="00B72691">
        <w:rPr>
          <w:rFonts w:hint="eastAsia"/>
        </w:rPr>
        <w:t>개시되었며</w:t>
      </w:r>
      <w:proofErr w:type="spellEnd"/>
      <w:r w:rsidRPr="00B72691">
        <w:rPr>
          <w:rFonts w:hint="eastAsia"/>
        </w:rPr>
        <w:t xml:space="preserve">, </w:t>
      </w:r>
      <w:r w:rsidRPr="00B72691">
        <w:rPr>
          <w:rFonts w:hint="eastAsia"/>
        </w:rPr>
        <w:t>이</w:t>
      </w:r>
      <w:r w:rsidRPr="00B72691">
        <w:rPr>
          <w:rFonts w:hint="eastAsia"/>
        </w:rPr>
        <w:t xml:space="preserve"> </w:t>
      </w:r>
      <w:r w:rsidRPr="00B72691">
        <w:rPr>
          <w:rFonts w:hint="eastAsia"/>
        </w:rPr>
        <w:t>중</w:t>
      </w:r>
      <w:r w:rsidRPr="00B72691">
        <w:rPr>
          <w:rFonts w:hint="eastAsia"/>
        </w:rPr>
        <w:t xml:space="preserve"> </w:t>
      </w:r>
      <w:r w:rsidRPr="00B72691">
        <w:rPr>
          <w:rFonts w:hint="eastAsia"/>
          <w:highlight w:val="yellow"/>
        </w:rPr>
        <w:t>XX</w:t>
      </w:r>
      <w:r w:rsidRPr="00B72691">
        <w:rPr>
          <w:rFonts w:hint="eastAsia"/>
          <w:highlight w:val="yellow"/>
        </w:rPr>
        <w:t>건이</w:t>
      </w:r>
      <w:r w:rsidRPr="00B72691">
        <w:rPr>
          <w:rFonts w:hint="eastAsia"/>
        </w:rPr>
        <w:t xml:space="preserve"> </w:t>
      </w:r>
      <w:r w:rsidR="00B72691">
        <w:rPr>
          <w:rFonts w:hint="eastAsia"/>
        </w:rPr>
        <w:t>변경관리</w:t>
      </w:r>
      <w:r w:rsidR="00B72691">
        <w:rPr>
          <w:rFonts w:hint="eastAsia"/>
        </w:rPr>
        <w:t xml:space="preserve"> </w:t>
      </w:r>
      <w:r w:rsidR="00B72691">
        <w:rPr>
          <w:rFonts w:hint="eastAsia"/>
        </w:rPr>
        <w:t>절차에</w:t>
      </w:r>
      <w:r w:rsidR="00B72691">
        <w:rPr>
          <w:rFonts w:hint="eastAsia"/>
        </w:rPr>
        <w:t xml:space="preserve"> </w:t>
      </w:r>
      <w:r w:rsidR="00B72691">
        <w:rPr>
          <w:rFonts w:hint="eastAsia"/>
        </w:rPr>
        <w:t>따라</w:t>
      </w:r>
      <w:r w:rsidR="00B72691">
        <w:rPr>
          <w:rFonts w:hint="eastAsia"/>
        </w:rPr>
        <w:t xml:space="preserve"> </w:t>
      </w:r>
      <w:r w:rsidR="00B72691">
        <w:rPr>
          <w:rFonts w:hint="eastAsia"/>
        </w:rPr>
        <w:t>평가</w:t>
      </w:r>
      <w:r w:rsidR="00B72691">
        <w:rPr>
          <w:rFonts w:hint="eastAsia"/>
        </w:rPr>
        <w:t>/</w:t>
      </w:r>
      <w:r w:rsidR="00B72691">
        <w:rPr>
          <w:rFonts w:hint="eastAsia"/>
        </w:rPr>
        <w:t>승인되어</w:t>
      </w:r>
      <w:r w:rsidR="00B72691">
        <w:rPr>
          <w:rFonts w:hint="eastAsia"/>
        </w:rPr>
        <w:t xml:space="preserve"> </w:t>
      </w:r>
      <w:r w:rsidR="00B72691">
        <w:rPr>
          <w:rFonts w:hint="eastAsia"/>
        </w:rPr>
        <w:t>적절히</w:t>
      </w:r>
      <w:r w:rsidR="00B72691">
        <w:rPr>
          <w:rFonts w:hint="eastAsia"/>
        </w:rPr>
        <w:t xml:space="preserve"> </w:t>
      </w:r>
      <w:r w:rsidRPr="00B72691">
        <w:rPr>
          <w:rFonts w:hint="eastAsia"/>
        </w:rPr>
        <w:t>완료되었다</w:t>
      </w:r>
      <w:r w:rsidRPr="00B72691">
        <w:rPr>
          <w:rFonts w:hint="eastAsia"/>
        </w:rPr>
        <w:t>.</w:t>
      </w:r>
      <w:r w:rsidRPr="00B72691">
        <w:t xml:space="preserve"> </w:t>
      </w:r>
      <w:r w:rsidRPr="00B72691">
        <w:rPr>
          <w:rFonts w:hint="eastAsia"/>
        </w:rPr>
        <w:t>진행</w:t>
      </w:r>
      <w:r w:rsidRPr="00B72691">
        <w:rPr>
          <w:rFonts w:hint="eastAsia"/>
        </w:rPr>
        <w:t xml:space="preserve"> </w:t>
      </w:r>
      <w:r w:rsidRPr="00B72691">
        <w:rPr>
          <w:rFonts w:hint="eastAsia"/>
        </w:rPr>
        <w:t>중인</w:t>
      </w:r>
      <w:r w:rsidRPr="00B72691">
        <w:rPr>
          <w:rFonts w:hint="eastAsia"/>
        </w:rPr>
        <w:t xml:space="preserve"> </w:t>
      </w:r>
      <w:r w:rsidRPr="00B72691">
        <w:rPr>
          <w:rFonts w:hint="eastAsia"/>
          <w:highlight w:val="yellow"/>
        </w:rPr>
        <w:t>XX</w:t>
      </w:r>
      <w:r w:rsidRPr="00B72691">
        <w:rPr>
          <w:rFonts w:hint="eastAsia"/>
          <w:highlight w:val="yellow"/>
        </w:rPr>
        <w:t>건</w:t>
      </w:r>
      <w:r w:rsidRPr="00B72691">
        <w:rPr>
          <w:rFonts w:hint="eastAsia"/>
        </w:rPr>
        <w:t>에</w:t>
      </w:r>
      <w:r w:rsidRPr="00B72691">
        <w:rPr>
          <w:rFonts w:hint="eastAsia"/>
        </w:rPr>
        <w:t xml:space="preserve"> </w:t>
      </w:r>
      <w:r w:rsidRPr="00B72691">
        <w:rPr>
          <w:rFonts w:hint="eastAsia"/>
        </w:rPr>
        <w:t>대해서는</w:t>
      </w:r>
      <w:r w:rsidRPr="00B72691">
        <w:rPr>
          <w:rFonts w:hint="eastAsia"/>
        </w:rPr>
        <w:t xml:space="preserve"> </w:t>
      </w:r>
      <w:r w:rsidRPr="00B72691">
        <w:rPr>
          <w:rFonts w:hint="eastAsia"/>
        </w:rPr>
        <w:t>다음</w:t>
      </w:r>
      <w:r w:rsidRPr="00B72691">
        <w:rPr>
          <w:rFonts w:hint="eastAsia"/>
        </w:rPr>
        <w:t xml:space="preserve"> PPQR</w:t>
      </w:r>
      <w:r w:rsidRPr="00B72691">
        <w:rPr>
          <w:rFonts w:hint="eastAsia"/>
        </w:rPr>
        <w:t>에서</w:t>
      </w:r>
      <w:r w:rsidRPr="00B72691">
        <w:rPr>
          <w:rFonts w:hint="eastAsia"/>
        </w:rPr>
        <w:t xml:space="preserve"> </w:t>
      </w:r>
      <w:r w:rsidRPr="00B72691">
        <w:rPr>
          <w:rFonts w:hint="eastAsia"/>
        </w:rPr>
        <w:t>검토할</w:t>
      </w:r>
      <w:r w:rsidRPr="00B72691">
        <w:rPr>
          <w:rFonts w:hint="eastAsia"/>
        </w:rPr>
        <w:t xml:space="preserve"> </w:t>
      </w:r>
      <w:r w:rsidRPr="00B72691">
        <w:rPr>
          <w:rFonts w:hint="eastAsia"/>
        </w:rPr>
        <w:t>예정이다</w:t>
      </w:r>
      <w:r w:rsidRPr="00B72691">
        <w:rPr>
          <w:rFonts w:hint="eastAsia"/>
        </w:rPr>
        <w:t>.</w:t>
      </w:r>
      <w:bookmarkEnd w:id="36"/>
      <w:r w:rsidR="00D60C61" w:rsidRPr="00B72691">
        <w:t xml:space="preserve"> </w:t>
      </w:r>
    </w:p>
    <w:p w14:paraId="4A970D99" w14:textId="77777777" w:rsidR="00C66D0C" w:rsidRPr="00B72691" w:rsidRDefault="00C66D0C" w:rsidP="00ED7AB0">
      <w:pPr>
        <w:pStyle w:val="2"/>
      </w:pPr>
      <w:commentRangeStart w:id="38"/>
      <w:r w:rsidRPr="00B72691">
        <w:rPr>
          <w:rFonts w:hint="eastAsia"/>
        </w:rPr>
        <w:t>개시된</w:t>
      </w:r>
      <w:r w:rsidRPr="00B72691">
        <w:rPr>
          <w:rFonts w:hint="eastAsia"/>
        </w:rPr>
        <w:t xml:space="preserve"> </w:t>
      </w:r>
      <w:r w:rsidRPr="00B72691">
        <w:rPr>
          <w:rFonts w:hint="eastAsia"/>
        </w:rPr>
        <w:t>변경관리</w:t>
      </w:r>
      <w:r w:rsidRPr="00B72691">
        <w:rPr>
          <w:rFonts w:hint="eastAsia"/>
        </w:rPr>
        <w:t xml:space="preserve"> </w:t>
      </w:r>
      <w:r w:rsidRPr="00B72691">
        <w:rPr>
          <w:rFonts w:hint="eastAsia"/>
        </w:rPr>
        <w:t>중</w:t>
      </w:r>
      <w:r w:rsidRPr="00B72691">
        <w:rPr>
          <w:rFonts w:hint="eastAsia"/>
        </w:rPr>
        <w:t xml:space="preserve"> </w:t>
      </w:r>
      <w:r w:rsidRPr="00B72691">
        <w:rPr>
          <w:rFonts w:hint="eastAsia"/>
          <w:highlight w:val="yellow"/>
        </w:rPr>
        <w:t>xx</w:t>
      </w:r>
      <w:r w:rsidRPr="00B72691">
        <w:rPr>
          <w:highlight w:val="yellow"/>
        </w:rPr>
        <w:t>%</w:t>
      </w:r>
      <w:r w:rsidRPr="00B72691">
        <w:rPr>
          <w:rFonts w:hint="eastAsia"/>
          <w:highlight w:val="yellow"/>
        </w:rPr>
        <w:t>는</w:t>
      </w:r>
      <w:r w:rsidRPr="00B72691">
        <w:rPr>
          <w:rFonts w:hint="eastAsia"/>
          <w:highlight w:val="yellow"/>
        </w:rPr>
        <w:t xml:space="preserve"> </w:t>
      </w:r>
      <w:r w:rsidR="009A3A65" w:rsidRPr="00B72691">
        <w:rPr>
          <w:rFonts w:hint="eastAsia"/>
          <w:highlight w:val="yellow"/>
        </w:rPr>
        <w:t>xx</w:t>
      </w:r>
      <w:r w:rsidR="009A3A65" w:rsidRPr="00B72691">
        <w:rPr>
          <w:rFonts w:hint="eastAsia"/>
          <w:highlight w:val="yellow"/>
        </w:rPr>
        <w:t>와</w:t>
      </w:r>
      <w:r w:rsidRPr="00B72691">
        <w:rPr>
          <w:rFonts w:hint="eastAsia"/>
        </w:rPr>
        <w:t xml:space="preserve"> </w:t>
      </w:r>
      <w:r w:rsidRPr="00B72691">
        <w:rPr>
          <w:rFonts w:hint="eastAsia"/>
        </w:rPr>
        <w:t>관련된</w:t>
      </w:r>
      <w:r w:rsidRPr="00B72691">
        <w:rPr>
          <w:rFonts w:hint="eastAsia"/>
        </w:rPr>
        <w:t xml:space="preserve"> </w:t>
      </w:r>
      <w:r w:rsidRPr="00B72691">
        <w:rPr>
          <w:rFonts w:hint="eastAsia"/>
        </w:rPr>
        <w:t>변경이었고</w:t>
      </w:r>
      <w:r w:rsidRPr="00B72691">
        <w:rPr>
          <w:rFonts w:hint="eastAsia"/>
        </w:rPr>
        <w:t xml:space="preserve"> </w:t>
      </w:r>
      <w:r w:rsidR="009A3A65" w:rsidRPr="00B72691">
        <w:rPr>
          <w:rFonts w:hint="eastAsia"/>
          <w:highlight w:val="yellow"/>
        </w:rPr>
        <w:t>xx%</w:t>
      </w:r>
      <w:r w:rsidR="009A3A65" w:rsidRPr="00B72691">
        <w:rPr>
          <w:rFonts w:hint="eastAsia"/>
          <w:highlight w:val="yellow"/>
        </w:rPr>
        <w:t>는</w:t>
      </w:r>
      <w:r w:rsidR="009A3A65" w:rsidRPr="00B72691">
        <w:rPr>
          <w:rFonts w:hint="eastAsia"/>
          <w:highlight w:val="yellow"/>
        </w:rPr>
        <w:t xml:space="preserve"> xx</w:t>
      </w:r>
      <w:r w:rsidR="009A3A65" w:rsidRPr="00B72691">
        <w:rPr>
          <w:rFonts w:hint="eastAsia"/>
        </w:rPr>
        <w:t>와</w:t>
      </w:r>
      <w:r w:rsidR="009A3A65" w:rsidRPr="00B72691">
        <w:rPr>
          <w:rFonts w:hint="eastAsia"/>
        </w:rPr>
        <w:t xml:space="preserve"> </w:t>
      </w:r>
      <w:r w:rsidR="009A3A65" w:rsidRPr="00B72691">
        <w:rPr>
          <w:rFonts w:hint="eastAsia"/>
        </w:rPr>
        <w:t>관련된</w:t>
      </w:r>
      <w:r w:rsidR="009A3A65" w:rsidRPr="00B72691">
        <w:rPr>
          <w:rFonts w:hint="eastAsia"/>
        </w:rPr>
        <w:t xml:space="preserve"> </w:t>
      </w:r>
      <w:r w:rsidR="009A3A65" w:rsidRPr="00B72691">
        <w:rPr>
          <w:rFonts w:hint="eastAsia"/>
        </w:rPr>
        <w:t>변경이었다</w:t>
      </w:r>
      <w:r w:rsidR="009A3A65" w:rsidRPr="00B72691">
        <w:rPr>
          <w:rFonts w:hint="eastAsia"/>
        </w:rPr>
        <w:t>.</w:t>
      </w:r>
      <w:r w:rsidRPr="00B72691">
        <w:rPr>
          <w:rFonts w:hint="eastAsia"/>
        </w:rPr>
        <w:t xml:space="preserve"> </w:t>
      </w:r>
      <w:commentRangeEnd w:id="38"/>
      <w:r w:rsidR="00B72691">
        <w:rPr>
          <w:rStyle w:val="a8"/>
          <w:snapToGrid/>
          <w:kern w:val="0"/>
          <w:lang w:eastAsia="en-US"/>
        </w:rPr>
        <w:commentReference w:id="38"/>
      </w:r>
    </w:p>
    <w:p w14:paraId="1FF1884A" w14:textId="47D24AC3" w:rsidR="009A3A65" w:rsidRPr="009A3A65" w:rsidRDefault="009A3A65" w:rsidP="009A3A65">
      <w:pPr>
        <w:pStyle w:val="28"/>
        <w:numPr>
          <w:ilvl w:val="0"/>
          <w:numId w:val="0"/>
        </w:numPr>
        <w:ind w:left="681"/>
        <w:rPr>
          <w:color w:val="FF0000"/>
          <w:sz w:val="20"/>
          <w:szCs w:val="20"/>
        </w:rPr>
      </w:pPr>
    </w:p>
    <w:tbl>
      <w:tblPr>
        <w:tblW w:w="8703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9"/>
        <w:gridCol w:w="1842"/>
        <w:gridCol w:w="3779"/>
        <w:gridCol w:w="2553"/>
      </w:tblGrid>
      <w:tr w:rsidR="00D60C61" w:rsidRPr="002C1819" w14:paraId="31989A2B" w14:textId="77777777" w:rsidTr="00175F1C">
        <w:trPr>
          <w:trHeight w:val="313"/>
          <w:tblHeader/>
        </w:trPr>
        <w:tc>
          <w:tcPr>
            <w:tcW w:w="530" w:type="dxa"/>
            <w:shd w:val="clear" w:color="auto" w:fill="D9D9D9"/>
            <w:vAlign w:val="center"/>
          </w:tcPr>
          <w:p w14:paraId="10065355" w14:textId="77777777" w:rsidR="00D60C61" w:rsidRPr="002C1819" w:rsidRDefault="00D60C61" w:rsidP="00D60C61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rFonts w:eastAsia="맑은 고딕"/>
                <w:b/>
                <w:snapToGrid w:val="0"/>
                <w:kern w:val="28"/>
                <w:sz w:val="20"/>
                <w:szCs w:val="20"/>
                <w:lang w:eastAsia="ko-KR"/>
              </w:rPr>
            </w:pPr>
            <w:r w:rsidRPr="002C1819">
              <w:rPr>
                <w:rFonts w:eastAsia="맑은 고딕" w:hint="eastAsia"/>
                <w:b/>
                <w:snapToGrid w:val="0"/>
                <w:kern w:val="28"/>
                <w:sz w:val="20"/>
                <w:szCs w:val="20"/>
                <w:lang w:eastAsia="ko-KR"/>
              </w:rPr>
              <w:t>No.</w:t>
            </w:r>
          </w:p>
        </w:tc>
        <w:tc>
          <w:tcPr>
            <w:tcW w:w="1896" w:type="dxa"/>
            <w:shd w:val="clear" w:color="auto" w:fill="D9D9D9"/>
            <w:vAlign w:val="center"/>
          </w:tcPr>
          <w:p w14:paraId="5DB78C30" w14:textId="77777777" w:rsidR="00D60C61" w:rsidRPr="002C1819" w:rsidRDefault="00D60C61" w:rsidP="00D60C61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rFonts w:ascii="바탕" w:hAnsi="바탕"/>
                <w:b/>
                <w:snapToGrid w:val="0"/>
                <w:kern w:val="28"/>
                <w:sz w:val="20"/>
                <w:szCs w:val="20"/>
                <w:lang w:eastAsia="ko-KR"/>
              </w:rPr>
            </w:pPr>
            <w:r w:rsidRPr="002C1819">
              <w:rPr>
                <w:rFonts w:ascii="바탕" w:hAnsi="바탕" w:hint="eastAsia"/>
                <w:b/>
                <w:snapToGrid w:val="0"/>
                <w:kern w:val="28"/>
                <w:sz w:val="20"/>
                <w:szCs w:val="20"/>
                <w:lang w:eastAsia="ko-KR"/>
              </w:rPr>
              <w:t>변경 번호</w:t>
            </w:r>
          </w:p>
        </w:tc>
        <w:tc>
          <w:tcPr>
            <w:tcW w:w="3919" w:type="dxa"/>
            <w:shd w:val="clear" w:color="auto" w:fill="D9D9D9"/>
            <w:vAlign w:val="center"/>
          </w:tcPr>
          <w:p w14:paraId="658A02FF" w14:textId="77777777" w:rsidR="00D60C61" w:rsidRPr="002C1819" w:rsidRDefault="00D60C61" w:rsidP="00D60C61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rFonts w:ascii="바탕" w:hAnsi="바탕"/>
                <w:b/>
                <w:snapToGrid w:val="0"/>
                <w:kern w:val="28"/>
                <w:sz w:val="20"/>
                <w:szCs w:val="20"/>
                <w:lang w:eastAsia="ko-KR"/>
              </w:rPr>
            </w:pPr>
            <w:r w:rsidRPr="002C1819">
              <w:rPr>
                <w:rFonts w:ascii="바탕" w:hAnsi="바탕" w:hint="eastAsia"/>
                <w:b/>
                <w:snapToGrid w:val="0"/>
                <w:kern w:val="28"/>
                <w:sz w:val="20"/>
                <w:szCs w:val="20"/>
                <w:lang w:eastAsia="ko-KR"/>
              </w:rPr>
              <w:t>변경 내용</w:t>
            </w:r>
          </w:p>
        </w:tc>
        <w:tc>
          <w:tcPr>
            <w:tcW w:w="2358" w:type="dxa"/>
            <w:shd w:val="clear" w:color="auto" w:fill="D9D9D9"/>
          </w:tcPr>
          <w:p w14:paraId="7AA1F09C" w14:textId="77777777" w:rsidR="00D60C61" w:rsidRPr="002C1819" w:rsidRDefault="00D60C61" w:rsidP="00D60C61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rFonts w:ascii="바탕" w:hAnsi="바탕"/>
                <w:b/>
                <w:snapToGrid w:val="0"/>
                <w:kern w:val="28"/>
                <w:sz w:val="20"/>
                <w:szCs w:val="20"/>
                <w:lang w:eastAsia="ko-KR"/>
              </w:rPr>
            </w:pPr>
            <w:r>
              <w:rPr>
                <w:rFonts w:ascii="바탕" w:hAnsi="바탕" w:hint="eastAsia"/>
                <w:b/>
                <w:snapToGrid w:val="0"/>
                <w:kern w:val="28"/>
                <w:sz w:val="20"/>
                <w:szCs w:val="20"/>
                <w:lang w:eastAsia="ko-KR"/>
              </w:rPr>
              <w:t>사전승인일/</w:t>
            </w:r>
            <w:commentRangeStart w:id="39"/>
            <w:r>
              <w:rPr>
                <w:rFonts w:ascii="바탕" w:hAnsi="바탕" w:hint="eastAsia"/>
                <w:b/>
                <w:snapToGrid w:val="0"/>
                <w:kern w:val="28"/>
                <w:sz w:val="20"/>
                <w:szCs w:val="20"/>
                <w:lang w:eastAsia="ko-KR"/>
              </w:rPr>
              <w:t>완료일</w:t>
            </w:r>
            <w:commentRangeEnd w:id="39"/>
            <w:r w:rsidR="003D2423">
              <w:rPr>
                <w:rStyle w:val="a8"/>
              </w:rPr>
              <w:commentReference w:id="39"/>
            </w:r>
          </w:p>
        </w:tc>
      </w:tr>
      <w:tr w:rsidR="00D60C61" w:rsidRPr="002C1819" w14:paraId="4267D426" w14:textId="77777777" w:rsidTr="00175F1C">
        <w:trPr>
          <w:trHeight w:val="692"/>
        </w:trPr>
        <w:tc>
          <w:tcPr>
            <w:tcW w:w="530" w:type="dxa"/>
            <w:shd w:val="clear" w:color="auto" w:fill="auto"/>
            <w:vAlign w:val="center"/>
          </w:tcPr>
          <w:p w14:paraId="465F2316" w14:textId="77777777" w:rsidR="00D60C61" w:rsidRPr="002C1819" w:rsidRDefault="00D60C61" w:rsidP="00D60C61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rFonts w:eastAsia="맑은 고딕"/>
                <w:snapToGrid w:val="0"/>
                <w:kern w:val="28"/>
                <w:sz w:val="20"/>
                <w:szCs w:val="20"/>
                <w:lang w:eastAsia="ko-KR"/>
              </w:rPr>
            </w:pPr>
          </w:p>
        </w:tc>
        <w:tc>
          <w:tcPr>
            <w:tcW w:w="1896" w:type="dxa"/>
            <w:shd w:val="clear" w:color="auto" w:fill="auto"/>
            <w:vAlign w:val="center"/>
          </w:tcPr>
          <w:p w14:paraId="4AD1D710" w14:textId="77777777" w:rsidR="00D60C61" w:rsidRPr="002C1819" w:rsidRDefault="00D60C61" w:rsidP="00D60C61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snapToGrid w:val="0"/>
                <w:kern w:val="28"/>
                <w:sz w:val="20"/>
                <w:szCs w:val="20"/>
                <w:lang w:eastAsia="ko-KR"/>
              </w:rPr>
            </w:pPr>
          </w:p>
        </w:tc>
        <w:tc>
          <w:tcPr>
            <w:tcW w:w="3919" w:type="dxa"/>
            <w:shd w:val="clear" w:color="auto" w:fill="auto"/>
            <w:vAlign w:val="center"/>
          </w:tcPr>
          <w:p w14:paraId="6F345302" w14:textId="77777777" w:rsidR="00D60C61" w:rsidRPr="002C1819" w:rsidRDefault="00D60C61" w:rsidP="00D60C61">
            <w:pPr>
              <w:keepLines/>
              <w:suppressAutoHyphens/>
              <w:snapToGrid w:val="0"/>
              <w:spacing w:after="60"/>
              <w:outlineLvl w:val="1"/>
              <w:rPr>
                <w:snapToGrid w:val="0"/>
                <w:kern w:val="28"/>
                <w:sz w:val="20"/>
                <w:szCs w:val="20"/>
                <w:lang w:eastAsia="ko-KR"/>
              </w:rPr>
            </w:pPr>
          </w:p>
        </w:tc>
        <w:tc>
          <w:tcPr>
            <w:tcW w:w="2358" w:type="dxa"/>
            <w:vAlign w:val="center"/>
          </w:tcPr>
          <w:p w14:paraId="45615788" w14:textId="77777777" w:rsidR="00D60C61" w:rsidRDefault="00D60C61" w:rsidP="00D60C61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snapToGrid w:val="0"/>
                <w:kern w:val="28"/>
                <w:sz w:val="20"/>
                <w:szCs w:val="20"/>
                <w:lang w:eastAsia="ko-KR"/>
              </w:rPr>
            </w:pPr>
          </w:p>
        </w:tc>
      </w:tr>
      <w:tr w:rsidR="00992CD6" w:rsidRPr="002C1819" w14:paraId="4B764006" w14:textId="77777777" w:rsidTr="00175F1C">
        <w:trPr>
          <w:trHeight w:val="692"/>
        </w:trPr>
        <w:tc>
          <w:tcPr>
            <w:tcW w:w="530" w:type="dxa"/>
            <w:shd w:val="clear" w:color="auto" w:fill="auto"/>
            <w:vAlign w:val="center"/>
          </w:tcPr>
          <w:p w14:paraId="2442842F" w14:textId="77777777" w:rsidR="00992CD6" w:rsidRPr="002C1819" w:rsidRDefault="00992CD6" w:rsidP="00D60C61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rFonts w:eastAsia="맑은 고딕"/>
                <w:snapToGrid w:val="0"/>
                <w:kern w:val="28"/>
                <w:sz w:val="20"/>
                <w:szCs w:val="20"/>
                <w:lang w:eastAsia="ko-KR"/>
              </w:rPr>
            </w:pPr>
          </w:p>
        </w:tc>
        <w:tc>
          <w:tcPr>
            <w:tcW w:w="1896" w:type="dxa"/>
            <w:shd w:val="clear" w:color="auto" w:fill="auto"/>
            <w:vAlign w:val="center"/>
          </w:tcPr>
          <w:p w14:paraId="26D5B267" w14:textId="77777777" w:rsidR="00992CD6" w:rsidRDefault="00992CD6" w:rsidP="00D60C61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rFonts w:eastAsia="맑은 고딕"/>
                <w:snapToGrid w:val="0"/>
                <w:kern w:val="28"/>
                <w:sz w:val="20"/>
                <w:szCs w:val="20"/>
                <w:lang w:eastAsia="ko-KR"/>
              </w:rPr>
            </w:pPr>
          </w:p>
        </w:tc>
        <w:tc>
          <w:tcPr>
            <w:tcW w:w="3919" w:type="dxa"/>
            <w:shd w:val="clear" w:color="auto" w:fill="auto"/>
            <w:vAlign w:val="center"/>
          </w:tcPr>
          <w:p w14:paraId="6F29DD27" w14:textId="77777777" w:rsidR="00992CD6" w:rsidRDefault="00992CD6" w:rsidP="00D60C61">
            <w:pPr>
              <w:keepLines/>
              <w:suppressAutoHyphens/>
              <w:snapToGrid w:val="0"/>
              <w:spacing w:after="60"/>
              <w:outlineLvl w:val="1"/>
              <w:rPr>
                <w:snapToGrid w:val="0"/>
                <w:kern w:val="28"/>
                <w:sz w:val="20"/>
                <w:szCs w:val="20"/>
                <w:lang w:eastAsia="ko-KR"/>
              </w:rPr>
            </w:pPr>
          </w:p>
        </w:tc>
        <w:tc>
          <w:tcPr>
            <w:tcW w:w="2358" w:type="dxa"/>
            <w:vAlign w:val="center"/>
          </w:tcPr>
          <w:p w14:paraId="341602CD" w14:textId="77777777" w:rsidR="00992CD6" w:rsidRDefault="00992CD6" w:rsidP="00D60C61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snapToGrid w:val="0"/>
                <w:kern w:val="28"/>
                <w:sz w:val="20"/>
                <w:szCs w:val="20"/>
                <w:lang w:eastAsia="ko-KR"/>
              </w:rPr>
            </w:pPr>
          </w:p>
        </w:tc>
      </w:tr>
    </w:tbl>
    <w:p w14:paraId="1282FFF2" w14:textId="77777777" w:rsidR="00101B25" w:rsidRDefault="00101B25" w:rsidP="004D0002">
      <w:pPr>
        <w:pStyle w:val="10"/>
        <w:spacing w:before="240" w:line="360" w:lineRule="auto"/>
      </w:pPr>
      <w:bookmarkStart w:id="40" w:name="_Toc194611979"/>
      <w:r>
        <w:rPr>
          <w:rFonts w:hint="eastAsia"/>
        </w:rPr>
        <w:t xml:space="preserve">Corrective Action and Preventive Action(CAPA) </w:t>
      </w:r>
      <w:commentRangeStart w:id="41"/>
      <w:r w:rsidRPr="00C37CA4">
        <w:rPr>
          <w:rFonts w:ascii="바탕" w:eastAsia="바탕" w:hAnsi="바탕" w:hint="eastAsia"/>
          <w:b w:val="0"/>
          <w:sz w:val="20"/>
          <w:szCs w:val="20"/>
        </w:rPr>
        <w:t>시정 및 예방조치</w:t>
      </w:r>
      <w:commentRangeEnd w:id="41"/>
      <w:r w:rsidR="00B72691">
        <w:rPr>
          <w:rStyle w:val="a8"/>
          <w:rFonts w:eastAsia="바탕"/>
          <w:b w:val="0"/>
          <w:kern w:val="0"/>
          <w:lang w:eastAsia="en-US"/>
        </w:rPr>
        <w:commentReference w:id="41"/>
      </w:r>
      <w:bookmarkEnd w:id="40"/>
    </w:p>
    <w:p w14:paraId="46A1B19E" w14:textId="65871441" w:rsidR="00725A54" w:rsidRDefault="00FF0F61" w:rsidP="00725A54">
      <w:pPr>
        <w:pStyle w:val="2"/>
      </w:pPr>
      <w:r w:rsidRPr="00B72691">
        <w:rPr>
          <w:rFonts w:hint="eastAsia"/>
        </w:rPr>
        <w:t>평가</w:t>
      </w:r>
      <w:r w:rsidRPr="00B72691">
        <w:rPr>
          <w:rFonts w:hint="eastAsia"/>
        </w:rPr>
        <w:t xml:space="preserve"> </w:t>
      </w:r>
      <w:r w:rsidRPr="00B72691">
        <w:rPr>
          <w:rFonts w:hint="eastAsia"/>
        </w:rPr>
        <w:t>기간</w:t>
      </w:r>
      <w:r w:rsidRPr="00B72691">
        <w:rPr>
          <w:rFonts w:hint="eastAsia"/>
        </w:rPr>
        <w:t xml:space="preserve"> </w:t>
      </w:r>
      <w:r w:rsidRPr="00B72691">
        <w:rPr>
          <w:rFonts w:hint="eastAsia"/>
        </w:rPr>
        <w:t>동안에</w:t>
      </w:r>
      <w:r w:rsidRPr="00B72691">
        <w:rPr>
          <w:rFonts w:hint="eastAsia"/>
        </w:rPr>
        <w:t xml:space="preserve"> </w:t>
      </w:r>
      <w:r w:rsidRPr="00B72691">
        <w:rPr>
          <w:rFonts w:hint="eastAsia"/>
        </w:rPr>
        <w:t>본</w:t>
      </w:r>
      <w:r w:rsidRPr="00B72691">
        <w:rPr>
          <w:rFonts w:hint="eastAsia"/>
        </w:rPr>
        <w:t xml:space="preserve"> </w:t>
      </w:r>
      <w:r w:rsidRPr="00B72691">
        <w:rPr>
          <w:rFonts w:hint="eastAsia"/>
        </w:rPr>
        <w:t>제품과</w:t>
      </w:r>
      <w:r w:rsidRPr="00B72691">
        <w:rPr>
          <w:rFonts w:hint="eastAsia"/>
        </w:rPr>
        <w:t xml:space="preserve"> </w:t>
      </w:r>
      <w:r w:rsidRPr="00B72691">
        <w:rPr>
          <w:rFonts w:hint="eastAsia"/>
        </w:rPr>
        <w:t>관련하여</w:t>
      </w:r>
      <w:r w:rsidRPr="00B72691">
        <w:rPr>
          <w:rFonts w:hint="eastAsia"/>
        </w:rPr>
        <w:t xml:space="preserve"> </w:t>
      </w:r>
      <w:r w:rsidRPr="00B72691">
        <w:rPr>
          <w:rFonts w:hint="eastAsia"/>
        </w:rPr>
        <w:t>개시된</w:t>
      </w:r>
      <w:r w:rsidRPr="00B72691">
        <w:rPr>
          <w:rFonts w:hint="eastAsia"/>
        </w:rPr>
        <w:t xml:space="preserve"> </w:t>
      </w:r>
      <w:r w:rsidRPr="00B72691">
        <w:t>CAPA</w:t>
      </w:r>
      <w:r w:rsidR="00725A54" w:rsidRPr="00B72691">
        <w:rPr>
          <w:rFonts w:hint="eastAsia"/>
        </w:rPr>
        <w:t>를</w:t>
      </w:r>
      <w:r w:rsidR="00725A54" w:rsidRPr="00B72691">
        <w:rPr>
          <w:rFonts w:hint="eastAsia"/>
        </w:rPr>
        <w:t xml:space="preserve"> </w:t>
      </w:r>
      <w:r w:rsidR="00725A54" w:rsidRPr="00B72691">
        <w:rPr>
          <w:rFonts w:hint="eastAsia"/>
        </w:rPr>
        <w:t>검토하였을</w:t>
      </w:r>
      <w:r w:rsidR="00725A54" w:rsidRPr="00B72691">
        <w:rPr>
          <w:rFonts w:hint="eastAsia"/>
        </w:rPr>
        <w:t xml:space="preserve"> </w:t>
      </w:r>
      <w:r w:rsidR="00725A54" w:rsidRPr="00B72691">
        <w:rPr>
          <w:rFonts w:hint="eastAsia"/>
        </w:rPr>
        <w:t>때</w:t>
      </w:r>
      <w:r w:rsidR="00725A54" w:rsidRPr="00B72691">
        <w:rPr>
          <w:rFonts w:hint="eastAsia"/>
        </w:rPr>
        <w:t xml:space="preserve"> </w:t>
      </w:r>
      <w:r w:rsidR="00B72691" w:rsidRPr="00B72691">
        <w:rPr>
          <w:rFonts w:hint="eastAsia"/>
        </w:rPr>
        <w:t>일탈에</w:t>
      </w:r>
      <w:r w:rsidR="00B72691" w:rsidRPr="00B72691">
        <w:rPr>
          <w:rFonts w:hint="eastAsia"/>
        </w:rPr>
        <w:t xml:space="preserve"> </w:t>
      </w:r>
      <w:r w:rsidR="00B72691" w:rsidRPr="00B72691">
        <w:rPr>
          <w:rFonts w:hint="eastAsia"/>
        </w:rPr>
        <w:t>의해</w:t>
      </w:r>
      <w:r w:rsidR="00B72691" w:rsidRPr="00B72691">
        <w:rPr>
          <w:rFonts w:hint="eastAsia"/>
        </w:rPr>
        <w:t xml:space="preserve"> </w:t>
      </w:r>
      <w:r w:rsidR="00B72691" w:rsidRPr="00B72691">
        <w:rPr>
          <w:rFonts w:hint="eastAsia"/>
        </w:rPr>
        <w:t>개시된</w:t>
      </w:r>
      <w:r w:rsidR="00B72691" w:rsidRPr="00B72691">
        <w:rPr>
          <w:rFonts w:hint="eastAsia"/>
        </w:rPr>
        <w:t xml:space="preserve"> </w:t>
      </w:r>
      <w:r w:rsidR="00725A54" w:rsidRPr="00B72691">
        <w:rPr>
          <w:rFonts w:hint="eastAsia"/>
        </w:rPr>
        <w:t>것이었으며</w:t>
      </w:r>
      <w:r w:rsidR="00725A54" w:rsidRPr="00B72691">
        <w:rPr>
          <w:rFonts w:hint="eastAsia"/>
        </w:rPr>
        <w:t xml:space="preserve"> </w:t>
      </w:r>
      <w:r w:rsidR="00725A54" w:rsidRPr="00B72691">
        <w:rPr>
          <w:rFonts w:hint="eastAsia"/>
        </w:rPr>
        <w:t>그</w:t>
      </w:r>
      <w:r w:rsidR="00725A54" w:rsidRPr="00B72691">
        <w:rPr>
          <w:rFonts w:hint="eastAsia"/>
        </w:rPr>
        <w:t xml:space="preserve"> </w:t>
      </w:r>
      <w:r w:rsidR="00725A54" w:rsidRPr="00B72691">
        <w:rPr>
          <w:rFonts w:hint="eastAsia"/>
        </w:rPr>
        <w:t>내용은</w:t>
      </w:r>
      <w:r w:rsidR="00725A54" w:rsidRPr="00B72691">
        <w:rPr>
          <w:rFonts w:hint="eastAsia"/>
        </w:rPr>
        <w:t xml:space="preserve"> </w:t>
      </w:r>
      <w:proofErr w:type="gramStart"/>
      <w:r w:rsidR="00725A54" w:rsidRPr="00B72691">
        <w:t>4.Investigation</w:t>
      </w:r>
      <w:proofErr w:type="gramEnd"/>
      <w:r w:rsidR="00725A54" w:rsidRPr="00B72691">
        <w:t xml:space="preserve"> </w:t>
      </w:r>
      <w:r w:rsidR="00725A54" w:rsidRPr="00B72691">
        <w:rPr>
          <w:rFonts w:hint="eastAsia"/>
        </w:rPr>
        <w:t>항의</w:t>
      </w:r>
      <w:r w:rsidR="00725A54" w:rsidRPr="00B72691">
        <w:rPr>
          <w:rFonts w:hint="eastAsia"/>
        </w:rPr>
        <w:t xml:space="preserve"> </w:t>
      </w:r>
      <w:r w:rsidR="00725A54" w:rsidRPr="00B72691">
        <w:t>‘</w:t>
      </w:r>
      <w:r w:rsidR="00725A54" w:rsidRPr="00B72691">
        <w:rPr>
          <w:rFonts w:hint="eastAsia"/>
        </w:rPr>
        <w:t>조치사항</w:t>
      </w:r>
      <w:r w:rsidR="00725A54" w:rsidRPr="00B72691">
        <w:t xml:space="preserve">’ </w:t>
      </w:r>
      <w:r w:rsidR="00725A54" w:rsidRPr="00B72691">
        <w:rPr>
          <w:rFonts w:hint="eastAsia"/>
        </w:rPr>
        <w:t>부분에</w:t>
      </w:r>
      <w:r w:rsidR="00725A54" w:rsidRPr="00B72691">
        <w:rPr>
          <w:rFonts w:hint="eastAsia"/>
        </w:rPr>
        <w:t xml:space="preserve"> </w:t>
      </w:r>
      <w:r w:rsidR="00725A54" w:rsidRPr="00B72691">
        <w:rPr>
          <w:rFonts w:hint="eastAsia"/>
        </w:rPr>
        <w:t>기술되었다</w:t>
      </w:r>
      <w:r w:rsidR="00725A54" w:rsidRPr="00B72691">
        <w:rPr>
          <w:rFonts w:hint="eastAsia"/>
        </w:rPr>
        <w:t>.</w:t>
      </w:r>
      <w:r w:rsidR="00725A54">
        <w:rPr>
          <w:rFonts w:hint="eastAsia"/>
        </w:rPr>
        <w:t xml:space="preserve"> </w:t>
      </w:r>
    </w:p>
    <w:p w14:paraId="35F31D3F" w14:textId="7E9E933C" w:rsidR="00B72691" w:rsidRDefault="00B72691" w:rsidP="00725A54">
      <w:pPr>
        <w:pStyle w:val="2"/>
      </w:pPr>
      <w:r>
        <w:rPr>
          <w:rFonts w:hint="eastAsia"/>
        </w:rPr>
        <w:t>시정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조치사항은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절차에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적절히</w:t>
      </w:r>
      <w:r>
        <w:rPr>
          <w:rFonts w:hint="eastAsia"/>
        </w:rPr>
        <w:t xml:space="preserve"> </w:t>
      </w:r>
      <w:r>
        <w:rPr>
          <w:rFonts w:hint="eastAsia"/>
        </w:rPr>
        <w:t>평가되어</w:t>
      </w:r>
      <w:r>
        <w:rPr>
          <w:rFonts w:hint="eastAsia"/>
        </w:rPr>
        <w:t xml:space="preserve"> </w:t>
      </w:r>
      <w:r>
        <w:rPr>
          <w:rFonts w:hint="eastAsia"/>
        </w:rPr>
        <w:t>승인되었으며</w:t>
      </w:r>
      <w:r>
        <w:rPr>
          <w:rFonts w:hint="eastAsia"/>
        </w:rPr>
        <w:t xml:space="preserve"> </w:t>
      </w:r>
      <w:r>
        <w:rPr>
          <w:rFonts w:hint="eastAsia"/>
        </w:rPr>
        <w:t>설정된</w:t>
      </w:r>
      <w:r>
        <w:rPr>
          <w:rFonts w:hint="eastAsia"/>
        </w:rPr>
        <w:t xml:space="preserve"> </w:t>
      </w:r>
      <w:r>
        <w:rPr>
          <w:rFonts w:hint="eastAsia"/>
        </w:rPr>
        <w:t>기한</w:t>
      </w:r>
      <w:r>
        <w:rPr>
          <w:rFonts w:hint="eastAsia"/>
        </w:rPr>
        <w:t xml:space="preserve"> </w:t>
      </w:r>
      <w:r>
        <w:rPr>
          <w:rFonts w:hint="eastAsia"/>
        </w:rPr>
        <w:t>내에</w:t>
      </w:r>
      <w:r>
        <w:rPr>
          <w:rFonts w:hint="eastAsia"/>
        </w:rPr>
        <w:t xml:space="preserve"> </w:t>
      </w:r>
      <w:r>
        <w:rPr>
          <w:rFonts w:hint="eastAsia"/>
        </w:rPr>
        <w:t>적절히</w:t>
      </w:r>
      <w:r>
        <w:rPr>
          <w:rFonts w:hint="eastAsia"/>
        </w:rPr>
        <w:t xml:space="preserve"> </w:t>
      </w:r>
      <w:r>
        <w:rPr>
          <w:rFonts w:hint="eastAsia"/>
        </w:rPr>
        <w:t>조치되고</w:t>
      </w:r>
      <w:r>
        <w:rPr>
          <w:rFonts w:hint="eastAsia"/>
        </w:rPr>
        <w:t xml:space="preserve"> </w:t>
      </w:r>
      <w:r>
        <w:rPr>
          <w:rFonts w:hint="eastAsia"/>
        </w:rPr>
        <w:t>있음을</w:t>
      </w:r>
      <w:r>
        <w:rPr>
          <w:rFonts w:hint="eastAsia"/>
        </w:rPr>
        <w:t xml:space="preserve"> </w:t>
      </w:r>
      <w:r>
        <w:rPr>
          <w:rFonts w:hint="eastAsia"/>
        </w:rPr>
        <w:t>확인하였다</w:t>
      </w:r>
      <w:r>
        <w:rPr>
          <w:rFonts w:hint="eastAsia"/>
        </w:rPr>
        <w:t>.</w:t>
      </w:r>
    </w:p>
    <w:p w14:paraId="2AD131C0" w14:textId="6F0BE23C" w:rsidR="00B72691" w:rsidRDefault="00B72691" w:rsidP="00725A54">
      <w:pPr>
        <w:pStyle w:val="2"/>
      </w:pPr>
      <w:commentRangeStart w:id="42"/>
      <w:r>
        <w:rPr>
          <w:rFonts w:hint="eastAsia"/>
        </w:rPr>
        <w:t>일탈</w:t>
      </w:r>
      <w:r>
        <w:rPr>
          <w:rFonts w:hint="eastAsia"/>
        </w:rPr>
        <w:t xml:space="preserve"> </w:t>
      </w:r>
      <w:r>
        <w:rPr>
          <w:rFonts w:hint="eastAsia"/>
        </w:rPr>
        <w:t>외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사유로</w:t>
      </w:r>
      <w:r>
        <w:rPr>
          <w:rFonts w:hint="eastAsia"/>
        </w:rPr>
        <w:t xml:space="preserve"> </w:t>
      </w:r>
      <w:r>
        <w:rPr>
          <w:rFonts w:hint="eastAsia"/>
        </w:rPr>
        <w:t>인해</w:t>
      </w:r>
      <w:r>
        <w:rPr>
          <w:rFonts w:hint="eastAsia"/>
        </w:rPr>
        <w:t xml:space="preserve"> </w:t>
      </w:r>
      <w:r>
        <w:rPr>
          <w:rFonts w:hint="eastAsia"/>
        </w:rPr>
        <w:t>개시된</w:t>
      </w:r>
      <w:r>
        <w:rPr>
          <w:rFonts w:hint="eastAsia"/>
        </w:rPr>
        <w:t xml:space="preserve"> </w:t>
      </w:r>
      <w:r>
        <w:rPr>
          <w:rFonts w:hint="eastAsia"/>
        </w:rPr>
        <w:t>시정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예방조치는</w:t>
      </w:r>
      <w:r>
        <w:rPr>
          <w:rFonts w:hint="eastAsia"/>
        </w:rPr>
        <w:t xml:space="preserve"> </w:t>
      </w:r>
      <w:r>
        <w:rPr>
          <w:rFonts w:hint="eastAsia"/>
        </w:rPr>
        <w:t>하기와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  <w:commentRangeEnd w:id="42"/>
      <w:r>
        <w:rPr>
          <w:rStyle w:val="a8"/>
          <w:snapToGrid/>
          <w:kern w:val="0"/>
          <w:lang w:eastAsia="en-US"/>
        </w:rPr>
        <w:commentReference w:id="42"/>
      </w:r>
    </w:p>
    <w:tbl>
      <w:tblPr>
        <w:tblW w:w="874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1989"/>
        <w:gridCol w:w="4253"/>
        <w:gridCol w:w="1932"/>
      </w:tblGrid>
      <w:tr w:rsidR="00B72691" w:rsidRPr="00795492" w14:paraId="6FD410AF" w14:textId="77777777" w:rsidTr="00FD7F11">
        <w:trPr>
          <w:trHeight w:val="313"/>
          <w:tblHeader/>
        </w:trPr>
        <w:tc>
          <w:tcPr>
            <w:tcW w:w="567" w:type="dxa"/>
            <w:shd w:val="clear" w:color="auto" w:fill="D9D9D9"/>
            <w:vAlign w:val="center"/>
          </w:tcPr>
          <w:p w14:paraId="6412134F" w14:textId="77777777" w:rsidR="00B72691" w:rsidRPr="00795492" w:rsidRDefault="00B72691" w:rsidP="00FD7F11">
            <w:pPr>
              <w:pStyle w:val="af5"/>
              <w:keepLines w:val="0"/>
              <w:widowControl w:val="0"/>
              <w:rPr>
                <w:b/>
                <w:sz w:val="20"/>
                <w:szCs w:val="20"/>
              </w:rPr>
            </w:pPr>
            <w:r w:rsidRPr="00795492">
              <w:rPr>
                <w:rFonts w:hint="eastAsia"/>
                <w:b/>
                <w:sz w:val="20"/>
                <w:szCs w:val="20"/>
              </w:rPr>
              <w:t>No.</w:t>
            </w:r>
          </w:p>
        </w:tc>
        <w:tc>
          <w:tcPr>
            <w:tcW w:w="1989" w:type="dxa"/>
            <w:shd w:val="clear" w:color="auto" w:fill="D9D9D9"/>
            <w:vAlign w:val="center"/>
          </w:tcPr>
          <w:p w14:paraId="247B9751" w14:textId="7B79A457" w:rsidR="00B72691" w:rsidRPr="00795492" w:rsidRDefault="00B72691" w:rsidP="00B72691">
            <w:pPr>
              <w:pStyle w:val="af5"/>
              <w:keepLines w:val="0"/>
              <w:widowControl w:val="0"/>
              <w:ind w:firstLine="196"/>
              <w:jc w:val="center"/>
              <w:rPr>
                <w:rFonts w:ascii="바탕" w:eastAsia="바탕" w:hAnsi="바탕"/>
                <w:b/>
                <w:sz w:val="20"/>
                <w:szCs w:val="20"/>
              </w:rPr>
            </w:pPr>
            <w:r>
              <w:rPr>
                <w:rFonts w:ascii="바탕" w:eastAsia="바탕" w:hAnsi="바탕" w:hint="eastAsia"/>
                <w:b/>
                <w:sz w:val="20"/>
                <w:szCs w:val="20"/>
              </w:rPr>
              <w:t>CAPA</w:t>
            </w:r>
            <w:r w:rsidRPr="00795492">
              <w:rPr>
                <w:rFonts w:ascii="바탕" w:eastAsia="바탕" w:hAnsi="바탕" w:hint="eastAsia"/>
                <w:b/>
                <w:sz w:val="20"/>
                <w:szCs w:val="20"/>
              </w:rPr>
              <w:t>번호</w:t>
            </w:r>
          </w:p>
        </w:tc>
        <w:tc>
          <w:tcPr>
            <w:tcW w:w="4253" w:type="dxa"/>
            <w:shd w:val="clear" w:color="auto" w:fill="D9D9D9"/>
            <w:vAlign w:val="center"/>
          </w:tcPr>
          <w:p w14:paraId="3468BB32" w14:textId="33D242C9" w:rsidR="00B72691" w:rsidRPr="00795492" w:rsidRDefault="00B72691" w:rsidP="00B72691">
            <w:pPr>
              <w:pStyle w:val="af5"/>
              <w:keepLines w:val="0"/>
              <w:widowControl w:val="0"/>
              <w:ind w:firstLine="196"/>
              <w:jc w:val="center"/>
              <w:rPr>
                <w:rFonts w:ascii="바탕" w:eastAsia="바탕" w:hAnsi="바탕"/>
                <w:b/>
                <w:sz w:val="20"/>
                <w:szCs w:val="20"/>
              </w:rPr>
            </w:pPr>
            <w:r w:rsidRPr="00795492">
              <w:rPr>
                <w:rFonts w:ascii="바탕" w:eastAsia="바탕" w:hAnsi="바탕" w:hint="eastAsia"/>
                <w:b/>
                <w:sz w:val="20"/>
                <w:szCs w:val="20"/>
              </w:rPr>
              <w:t>내용</w:t>
            </w:r>
            <w:r>
              <w:rPr>
                <w:rFonts w:ascii="바탕" w:eastAsia="바탕" w:hAnsi="바탕" w:hint="eastAsia"/>
                <w:b/>
                <w:sz w:val="20"/>
                <w:szCs w:val="20"/>
              </w:rPr>
              <w:t>요약</w:t>
            </w:r>
          </w:p>
        </w:tc>
        <w:tc>
          <w:tcPr>
            <w:tcW w:w="1932" w:type="dxa"/>
            <w:shd w:val="clear" w:color="auto" w:fill="D9D9D9"/>
            <w:vAlign w:val="center"/>
          </w:tcPr>
          <w:p w14:paraId="30E22C8E" w14:textId="77777777" w:rsidR="00B72691" w:rsidRPr="00795492" w:rsidRDefault="00B72691" w:rsidP="00FD7F11">
            <w:pPr>
              <w:pStyle w:val="af5"/>
              <w:keepLines w:val="0"/>
              <w:widowControl w:val="0"/>
              <w:ind w:firstLine="196"/>
              <w:rPr>
                <w:rFonts w:ascii="바탕" w:eastAsia="바탕" w:hAnsi="바탕"/>
                <w:b/>
                <w:sz w:val="20"/>
                <w:szCs w:val="20"/>
              </w:rPr>
            </w:pPr>
            <w:r>
              <w:rPr>
                <w:rFonts w:ascii="바탕" w:eastAsia="바탕" w:hAnsi="바탕" w:hint="eastAsia"/>
                <w:b/>
                <w:sz w:val="20"/>
                <w:szCs w:val="20"/>
              </w:rPr>
              <w:t>개시일/완료일</w:t>
            </w:r>
          </w:p>
        </w:tc>
      </w:tr>
      <w:tr w:rsidR="00B72691" w:rsidRPr="00255A0E" w14:paraId="4384D0D2" w14:textId="77777777" w:rsidTr="00FD7F11">
        <w:trPr>
          <w:trHeight w:val="515"/>
        </w:trPr>
        <w:tc>
          <w:tcPr>
            <w:tcW w:w="567" w:type="dxa"/>
            <w:shd w:val="clear" w:color="auto" w:fill="auto"/>
            <w:vAlign w:val="center"/>
          </w:tcPr>
          <w:p w14:paraId="35910641" w14:textId="77777777" w:rsidR="00B72691" w:rsidRPr="00795492" w:rsidRDefault="00B72691" w:rsidP="00FD7F11">
            <w:pPr>
              <w:pStyle w:val="af5"/>
              <w:keepLines w:val="0"/>
              <w:widowControl w:val="0"/>
              <w:ind w:firstLine="200"/>
              <w:jc w:val="center"/>
              <w:rPr>
                <w:sz w:val="20"/>
                <w:szCs w:val="20"/>
              </w:rPr>
            </w:pPr>
          </w:p>
        </w:tc>
        <w:tc>
          <w:tcPr>
            <w:tcW w:w="1989" w:type="dxa"/>
            <w:shd w:val="clear" w:color="auto" w:fill="auto"/>
            <w:vAlign w:val="center"/>
          </w:tcPr>
          <w:p w14:paraId="17A9CF0C" w14:textId="77777777" w:rsidR="00B72691" w:rsidRPr="00795492" w:rsidRDefault="00B72691" w:rsidP="00FD7F11">
            <w:pPr>
              <w:pStyle w:val="af5"/>
              <w:keepLines w:val="0"/>
              <w:widowControl w:val="0"/>
              <w:ind w:firstLine="200"/>
              <w:jc w:val="center"/>
              <w:rPr>
                <w:rFonts w:eastAsia="바탕"/>
                <w:sz w:val="20"/>
                <w:szCs w:val="20"/>
              </w:rPr>
            </w:pPr>
          </w:p>
        </w:tc>
        <w:tc>
          <w:tcPr>
            <w:tcW w:w="4253" w:type="dxa"/>
            <w:shd w:val="clear" w:color="auto" w:fill="auto"/>
            <w:vAlign w:val="center"/>
          </w:tcPr>
          <w:p w14:paraId="6878B442" w14:textId="77777777" w:rsidR="00B72691" w:rsidRPr="00815731" w:rsidRDefault="00B72691" w:rsidP="00FD7F11">
            <w:pPr>
              <w:pStyle w:val="af5"/>
              <w:keepLines w:val="0"/>
              <w:widowControl w:val="0"/>
              <w:ind w:firstLine="200"/>
              <w:rPr>
                <w:rFonts w:eastAsia="바탕"/>
                <w:sz w:val="20"/>
                <w:szCs w:val="20"/>
              </w:rPr>
            </w:pPr>
          </w:p>
        </w:tc>
        <w:tc>
          <w:tcPr>
            <w:tcW w:w="1932" w:type="dxa"/>
            <w:vAlign w:val="center"/>
          </w:tcPr>
          <w:p w14:paraId="79A82AF4" w14:textId="77777777" w:rsidR="00B72691" w:rsidRPr="00255A0E" w:rsidRDefault="00B72691" w:rsidP="00FD7F11">
            <w:pPr>
              <w:pStyle w:val="af5"/>
              <w:keepLines w:val="0"/>
              <w:widowControl w:val="0"/>
              <w:ind w:firstLine="200"/>
              <w:rPr>
                <w:rFonts w:eastAsia="바탕"/>
                <w:color w:val="000000"/>
                <w:sz w:val="20"/>
                <w:szCs w:val="20"/>
              </w:rPr>
            </w:pPr>
          </w:p>
        </w:tc>
      </w:tr>
    </w:tbl>
    <w:p w14:paraId="5E725ACB" w14:textId="77777777" w:rsidR="00B72691" w:rsidRDefault="00B72691" w:rsidP="00B72691">
      <w:pPr>
        <w:pStyle w:val="2"/>
        <w:numPr>
          <w:ilvl w:val="0"/>
          <w:numId w:val="0"/>
        </w:numPr>
        <w:ind w:left="567"/>
      </w:pPr>
    </w:p>
    <w:p w14:paraId="4427D7E9" w14:textId="77777777" w:rsidR="00101B25" w:rsidRDefault="00101B25" w:rsidP="004D0002">
      <w:pPr>
        <w:pStyle w:val="10"/>
        <w:spacing w:before="240" w:line="360" w:lineRule="auto"/>
        <w:rPr>
          <w:rFonts w:ascii="바탕" w:eastAsia="바탕" w:hAnsi="바탕"/>
          <w:b w:val="0"/>
          <w:sz w:val="20"/>
          <w:szCs w:val="20"/>
        </w:rPr>
      </w:pPr>
      <w:bookmarkStart w:id="43" w:name="_Toc194611980"/>
      <w:r>
        <w:rPr>
          <w:rFonts w:hint="eastAsia"/>
        </w:rPr>
        <w:t xml:space="preserve">Returns, Complaints, </w:t>
      </w:r>
      <w:r w:rsidR="00B35458">
        <w:rPr>
          <w:rFonts w:hint="eastAsia"/>
        </w:rPr>
        <w:t xml:space="preserve">Field Alert, </w:t>
      </w:r>
      <w:r>
        <w:rPr>
          <w:rFonts w:hint="eastAsia"/>
        </w:rPr>
        <w:t xml:space="preserve">Recalls </w:t>
      </w:r>
      <w:commentRangeStart w:id="44"/>
      <w:r w:rsidRPr="00C37CA4">
        <w:rPr>
          <w:rFonts w:ascii="바탕" w:eastAsia="바탕" w:hAnsi="바탕" w:hint="eastAsia"/>
          <w:b w:val="0"/>
          <w:sz w:val="20"/>
          <w:szCs w:val="20"/>
        </w:rPr>
        <w:t>반품, 불만</w:t>
      </w:r>
      <w:r w:rsidR="00B35458">
        <w:rPr>
          <w:rFonts w:ascii="바탕" w:eastAsia="바탕" w:hAnsi="바탕" w:hint="eastAsia"/>
          <w:b w:val="0"/>
          <w:sz w:val="20"/>
          <w:szCs w:val="20"/>
        </w:rPr>
        <w:t xml:space="preserve">, 현장 긴급 </w:t>
      </w:r>
      <w:r w:rsidR="00CD6A78">
        <w:rPr>
          <w:rFonts w:ascii="바탕" w:eastAsia="바탕" w:hAnsi="바탕" w:hint="eastAsia"/>
          <w:b w:val="0"/>
          <w:sz w:val="20"/>
          <w:szCs w:val="20"/>
        </w:rPr>
        <w:t>보고</w:t>
      </w:r>
      <w:r w:rsidRPr="00C37CA4">
        <w:rPr>
          <w:rFonts w:ascii="바탕" w:eastAsia="바탕" w:hAnsi="바탕" w:hint="eastAsia"/>
          <w:b w:val="0"/>
          <w:sz w:val="20"/>
          <w:szCs w:val="20"/>
        </w:rPr>
        <w:t xml:space="preserve"> 및 회수</w:t>
      </w:r>
      <w:commentRangeEnd w:id="44"/>
      <w:r w:rsidR="00B72691">
        <w:rPr>
          <w:rStyle w:val="a8"/>
          <w:rFonts w:eastAsia="바탕"/>
          <w:b w:val="0"/>
          <w:kern w:val="0"/>
          <w:lang w:eastAsia="en-US"/>
        </w:rPr>
        <w:commentReference w:id="44"/>
      </w:r>
      <w:bookmarkEnd w:id="43"/>
    </w:p>
    <w:p w14:paraId="66C87E69" w14:textId="77777777" w:rsidR="00101B25" w:rsidRDefault="00725A54" w:rsidP="00ED7AB0">
      <w:pPr>
        <w:pStyle w:val="2"/>
      </w:pPr>
      <w:commentRangeStart w:id="45"/>
      <w:r>
        <w:rPr>
          <w:rFonts w:hint="eastAsia"/>
        </w:rPr>
        <w:t>반품</w:t>
      </w:r>
      <w:commentRangeEnd w:id="45"/>
      <w:r w:rsidR="008C00FF">
        <w:rPr>
          <w:rStyle w:val="a8"/>
          <w:snapToGrid/>
          <w:kern w:val="0"/>
          <w:lang w:eastAsia="en-US"/>
        </w:rPr>
        <w:commentReference w:id="45"/>
      </w:r>
    </w:p>
    <w:p w14:paraId="34A662BA" w14:textId="5B0C1B4D" w:rsidR="009A3A65" w:rsidRDefault="008C00FF" w:rsidP="00C97D75">
      <w:pPr>
        <w:pStyle w:val="2"/>
        <w:widowControl w:val="0"/>
        <w:numPr>
          <w:ilvl w:val="0"/>
          <w:numId w:val="0"/>
        </w:numPr>
        <w:spacing w:line="276" w:lineRule="auto"/>
        <w:ind w:left="567"/>
      </w:pPr>
      <w:r>
        <w:rPr>
          <w:rFonts w:hint="eastAsia"/>
        </w:rPr>
        <w:t xml:space="preserve"> </w:t>
      </w:r>
      <w:r w:rsidR="009A3A65" w:rsidRPr="00B72691">
        <w:rPr>
          <w:rFonts w:hint="eastAsia"/>
        </w:rPr>
        <w:t>평가기간</w:t>
      </w:r>
      <w:r w:rsidR="009A3A65" w:rsidRPr="00B72691">
        <w:t xml:space="preserve"> </w:t>
      </w:r>
      <w:r w:rsidR="009A3A65" w:rsidRPr="00B72691">
        <w:rPr>
          <w:rFonts w:hint="eastAsia"/>
        </w:rPr>
        <w:t>동안에</w:t>
      </w:r>
      <w:r w:rsidR="009A3A65" w:rsidRPr="00B72691">
        <w:t xml:space="preserve"> </w:t>
      </w:r>
      <w:r w:rsidR="009A3A65" w:rsidRPr="00B72691">
        <w:rPr>
          <w:rFonts w:hint="eastAsia"/>
        </w:rPr>
        <w:t>본</w:t>
      </w:r>
      <w:r w:rsidR="009A3A65" w:rsidRPr="00B72691">
        <w:t xml:space="preserve"> </w:t>
      </w:r>
      <w:r w:rsidR="009A3A65" w:rsidRPr="00B72691">
        <w:rPr>
          <w:rFonts w:hint="eastAsia"/>
        </w:rPr>
        <w:t>제품과</w:t>
      </w:r>
      <w:r w:rsidR="009A3A65" w:rsidRPr="00B72691">
        <w:t xml:space="preserve"> </w:t>
      </w:r>
      <w:r w:rsidR="009A3A65" w:rsidRPr="00B72691">
        <w:rPr>
          <w:rFonts w:hint="eastAsia"/>
        </w:rPr>
        <w:t>관련하여</w:t>
      </w:r>
      <w:r w:rsidR="009A3A65" w:rsidRPr="00B72691">
        <w:t xml:space="preserve"> </w:t>
      </w:r>
      <w:r>
        <w:rPr>
          <w:rFonts w:hint="eastAsia"/>
        </w:rPr>
        <w:t>하기</w:t>
      </w:r>
      <w:r>
        <w:rPr>
          <w:rFonts w:hint="eastAsia"/>
        </w:rPr>
        <w:t xml:space="preserve"> </w:t>
      </w:r>
      <w:r>
        <w:rPr>
          <w:rFonts w:hint="eastAsia"/>
        </w:rPr>
        <w:t>표와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 w:rsidR="009A3A65" w:rsidRPr="00B72691">
        <w:rPr>
          <w:rFonts w:hint="eastAsia"/>
        </w:rPr>
        <w:t>반품이</w:t>
      </w:r>
      <w:r w:rsidR="009A3A65" w:rsidRPr="00B72691">
        <w:t xml:space="preserve"> </w:t>
      </w:r>
      <w:r>
        <w:rPr>
          <w:rFonts w:hint="eastAsia"/>
        </w:rPr>
        <w:t>접수되었으며</w:t>
      </w:r>
      <w:r w:rsidR="009A3A65" w:rsidRPr="00B72691">
        <w:rPr>
          <w:rFonts w:hint="eastAsia"/>
        </w:rPr>
        <w:t xml:space="preserve"> </w:t>
      </w:r>
      <w:r w:rsidR="009A3A65" w:rsidRPr="00B72691">
        <w:rPr>
          <w:rFonts w:hint="eastAsia"/>
        </w:rPr>
        <w:t>반품된</w:t>
      </w:r>
      <w:r w:rsidR="009A3A65" w:rsidRPr="00B72691">
        <w:rPr>
          <w:rFonts w:hint="eastAsia"/>
        </w:rPr>
        <w:t xml:space="preserve"> </w:t>
      </w:r>
      <w:r w:rsidR="009A3A65" w:rsidRPr="00B72691">
        <w:rPr>
          <w:rFonts w:hint="eastAsia"/>
        </w:rPr>
        <w:t>제품</w:t>
      </w:r>
      <w:r w:rsidR="001D0418">
        <w:rPr>
          <w:rFonts w:hint="eastAsia"/>
        </w:rPr>
        <w:t xml:space="preserve"> </w:t>
      </w:r>
      <w:r w:rsidR="001D0418">
        <w:rPr>
          <w:rFonts w:hint="eastAsia"/>
        </w:rPr>
        <w:t>중</w:t>
      </w:r>
      <w:r w:rsidR="001D0418">
        <w:rPr>
          <w:rFonts w:hint="eastAsia"/>
        </w:rPr>
        <w:t xml:space="preserve"> </w:t>
      </w:r>
      <w:r w:rsidR="001D0418">
        <w:rPr>
          <w:rFonts w:hint="eastAsia"/>
        </w:rPr>
        <w:t>품질문제로</w:t>
      </w:r>
      <w:r w:rsidR="001D0418">
        <w:rPr>
          <w:rFonts w:hint="eastAsia"/>
        </w:rPr>
        <w:t xml:space="preserve"> </w:t>
      </w:r>
      <w:r w:rsidR="001D0418">
        <w:rPr>
          <w:rFonts w:hint="eastAsia"/>
        </w:rPr>
        <w:t>조사가</w:t>
      </w:r>
      <w:r w:rsidR="001D0418">
        <w:rPr>
          <w:rFonts w:hint="eastAsia"/>
        </w:rPr>
        <w:t xml:space="preserve"> </w:t>
      </w:r>
      <w:r w:rsidR="001D0418">
        <w:rPr>
          <w:rFonts w:hint="eastAsia"/>
        </w:rPr>
        <w:t>필요한</w:t>
      </w:r>
      <w:r w:rsidR="001D0418">
        <w:rPr>
          <w:rFonts w:hint="eastAsia"/>
        </w:rPr>
        <w:t xml:space="preserve"> </w:t>
      </w:r>
      <w:r w:rsidR="001D0418">
        <w:rPr>
          <w:rFonts w:hint="eastAsia"/>
        </w:rPr>
        <w:t>건은</w:t>
      </w:r>
      <w:r w:rsidR="001D0418">
        <w:rPr>
          <w:rFonts w:hint="eastAsia"/>
        </w:rPr>
        <w:t xml:space="preserve"> </w:t>
      </w:r>
      <w:r w:rsidR="001D0418">
        <w:rPr>
          <w:rFonts w:hint="eastAsia"/>
        </w:rPr>
        <w:t>없었다</w:t>
      </w:r>
      <w:r w:rsidR="001D0418">
        <w:rPr>
          <w:rFonts w:hint="eastAsia"/>
        </w:rPr>
        <w:t xml:space="preserve">. </w:t>
      </w:r>
      <w:r w:rsidR="001D0418">
        <w:rPr>
          <w:rFonts w:hint="eastAsia"/>
        </w:rPr>
        <w:t>반품된</w:t>
      </w:r>
      <w:r w:rsidR="001D0418">
        <w:rPr>
          <w:rFonts w:hint="eastAsia"/>
        </w:rPr>
        <w:t xml:space="preserve"> </w:t>
      </w:r>
      <w:r w:rsidR="001D0418">
        <w:rPr>
          <w:rFonts w:hint="eastAsia"/>
        </w:rPr>
        <w:t>제품은</w:t>
      </w:r>
      <w:r w:rsidR="009A3A65" w:rsidRPr="00B72691">
        <w:rPr>
          <w:rFonts w:hint="eastAsia"/>
        </w:rPr>
        <w:t xml:space="preserve"> </w:t>
      </w:r>
      <w:r w:rsidR="009A3A65" w:rsidRPr="00B72691">
        <w:rPr>
          <w:rFonts w:hint="eastAsia"/>
        </w:rPr>
        <w:t>적절한</w:t>
      </w:r>
      <w:r w:rsidR="009A3A65" w:rsidRPr="00B72691">
        <w:rPr>
          <w:rFonts w:hint="eastAsia"/>
        </w:rPr>
        <w:t xml:space="preserve"> </w:t>
      </w:r>
      <w:r w:rsidR="009A3A65" w:rsidRPr="00B72691">
        <w:rPr>
          <w:rFonts w:hint="eastAsia"/>
        </w:rPr>
        <w:t>절차에</w:t>
      </w:r>
      <w:r w:rsidR="009A3A65" w:rsidRPr="00B72691">
        <w:rPr>
          <w:rFonts w:hint="eastAsia"/>
        </w:rPr>
        <w:t xml:space="preserve"> </w:t>
      </w:r>
      <w:r w:rsidR="009A3A65" w:rsidRPr="00B72691">
        <w:rPr>
          <w:rFonts w:hint="eastAsia"/>
        </w:rPr>
        <w:t>따라</w:t>
      </w:r>
      <w:r w:rsidR="009A3A65" w:rsidRPr="00B72691">
        <w:rPr>
          <w:rFonts w:hint="eastAsia"/>
        </w:rPr>
        <w:t xml:space="preserve"> </w:t>
      </w:r>
      <w:r w:rsidR="009A3A65" w:rsidRPr="00B72691">
        <w:rPr>
          <w:rFonts w:hint="eastAsia"/>
        </w:rPr>
        <w:t>폐기되었다</w:t>
      </w:r>
      <w:r w:rsidR="009A3A65" w:rsidRPr="00B72691">
        <w:rPr>
          <w:rFonts w:hint="eastAsia"/>
        </w:rPr>
        <w:t>.</w:t>
      </w:r>
      <w:r w:rsidR="009A3A65">
        <w:t xml:space="preserve"> </w:t>
      </w:r>
    </w:p>
    <w:tbl>
      <w:tblPr>
        <w:tblW w:w="84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1355"/>
        <w:gridCol w:w="1749"/>
        <w:gridCol w:w="3161"/>
        <w:gridCol w:w="1684"/>
      </w:tblGrid>
      <w:tr w:rsidR="009A3A65" w14:paraId="5D52A208" w14:textId="77777777" w:rsidTr="009A3A65">
        <w:trPr>
          <w:trHeight w:val="313"/>
          <w:tblHeader/>
          <w:jc w:val="center"/>
        </w:trPr>
        <w:tc>
          <w:tcPr>
            <w:tcW w:w="540" w:type="dxa"/>
            <w:shd w:val="clear" w:color="auto" w:fill="D9D9D9"/>
            <w:vAlign w:val="center"/>
            <w:hideMark/>
          </w:tcPr>
          <w:p w14:paraId="6E265894" w14:textId="77777777" w:rsidR="009A3A65" w:rsidRDefault="009A3A65">
            <w:pPr>
              <w:pStyle w:val="af5"/>
              <w:keepLines w:val="0"/>
              <w:widowControl w:val="0"/>
              <w:jc w:val="center"/>
              <w:rPr>
                <w:rFonts w:eastAsia="바탕"/>
                <w:sz w:val="20"/>
                <w:szCs w:val="20"/>
              </w:rPr>
            </w:pPr>
            <w:r>
              <w:rPr>
                <w:rFonts w:eastAsia="바탕"/>
                <w:sz w:val="20"/>
                <w:szCs w:val="20"/>
              </w:rPr>
              <w:t>No.</w:t>
            </w:r>
          </w:p>
        </w:tc>
        <w:tc>
          <w:tcPr>
            <w:tcW w:w="1355" w:type="dxa"/>
            <w:shd w:val="clear" w:color="auto" w:fill="D9D9D9"/>
            <w:vAlign w:val="center"/>
            <w:hideMark/>
          </w:tcPr>
          <w:p w14:paraId="50210BE4" w14:textId="77777777" w:rsidR="009A3A65" w:rsidRDefault="009A3A65">
            <w:pPr>
              <w:pStyle w:val="af5"/>
              <w:keepLines w:val="0"/>
              <w:widowControl w:val="0"/>
              <w:jc w:val="center"/>
              <w:rPr>
                <w:rFonts w:eastAsia="바탕"/>
                <w:sz w:val="20"/>
                <w:szCs w:val="20"/>
              </w:rPr>
            </w:pPr>
            <w:r>
              <w:rPr>
                <w:rFonts w:eastAsia="바탕" w:hint="eastAsia"/>
                <w:sz w:val="20"/>
                <w:szCs w:val="20"/>
              </w:rPr>
              <w:t>반품일자</w:t>
            </w:r>
          </w:p>
        </w:tc>
        <w:tc>
          <w:tcPr>
            <w:tcW w:w="1749" w:type="dxa"/>
            <w:shd w:val="clear" w:color="auto" w:fill="D9D9D9"/>
          </w:tcPr>
          <w:p w14:paraId="1ED219D9" w14:textId="77777777" w:rsidR="009A3A65" w:rsidRDefault="009A3A65">
            <w:pPr>
              <w:pStyle w:val="af5"/>
              <w:keepLines w:val="0"/>
              <w:widowControl w:val="0"/>
              <w:jc w:val="center"/>
              <w:rPr>
                <w:rFonts w:eastAsia="바탕"/>
                <w:sz w:val="20"/>
                <w:szCs w:val="20"/>
              </w:rPr>
            </w:pPr>
            <w:r>
              <w:rPr>
                <w:rFonts w:eastAsia="바탕" w:hint="eastAsia"/>
                <w:sz w:val="20"/>
                <w:szCs w:val="20"/>
              </w:rPr>
              <w:t>반품수량</w:t>
            </w:r>
          </w:p>
        </w:tc>
        <w:tc>
          <w:tcPr>
            <w:tcW w:w="3161" w:type="dxa"/>
            <w:shd w:val="clear" w:color="auto" w:fill="D9D9D9"/>
            <w:vAlign w:val="center"/>
            <w:hideMark/>
          </w:tcPr>
          <w:p w14:paraId="7D366282" w14:textId="77777777" w:rsidR="009A3A65" w:rsidRDefault="009A3A65">
            <w:pPr>
              <w:pStyle w:val="af5"/>
              <w:keepLines w:val="0"/>
              <w:widowControl w:val="0"/>
              <w:jc w:val="center"/>
              <w:rPr>
                <w:rFonts w:eastAsia="바탕"/>
                <w:sz w:val="20"/>
                <w:szCs w:val="20"/>
              </w:rPr>
            </w:pPr>
            <w:r>
              <w:rPr>
                <w:rFonts w:eastAsia="바탕" w:hint="eastAsia"/>
                <w:sz w:val="20"/>
                <w:szCs w:val="20"/>
              </w:rPr>
              <w:t>반품사유</w:t>
            </w:r>
          </w:p>
        </w:tc>
        <w:tc>
          <w:tcPr>
            <w:tcW w:w="1684" w:type="dxa"/>
            <w:shd w:val="clear" w:color="auto" w:fill="D9D9D9"/>
            <w:vAlign w:val="center"/>
          </w:tcPr>
          <w:p w14:paraId="2A6E1CC6" w14:textId="77777777" w:rsidR="009A3A65" w:rsidRDefault="009A3A65" w:rsidP="009A3A65">
            <w:pPr>
              <w:pStyle w:val="af5"/>
              <w:keepLines w:val="0"/>
              <w:widowControl w:val="0"/>
              <w:jc w:val="center"/>
              <w:rPr>
                <w:rFonts w:eastAsia="바탕"/>
                <w:sz w:val="20"/>
                <w:szCs w:val="20"/>
              </w:rPr>
            </w:pPr>
            <w:r>
              <w:rPr>
                <w:rFonts w:eastAsia="바탕" w:hint="eastAsia"/>
                <w:sz w:val="20"/>
                <w:szCs w:val="20"/>
              </w:rPr>
              <w:t>처분결과</w:t>
            </w:r>
          </w:p>
        </w:tc>
      </w:tr>
      <w:tr w:rsidR="009A3A65" w14:paraId="59A9D40C" w14:textId="77777777" w:rsidTr="009A3A65">
        <w:trPr>
          <w:trHeight w:val="515"/>
          <w:jc w:val="center"/>
        </w:trPr>
        <w:tc>
          <w:tcPr>
            <w:tcW w:w="540" w:type="dxa"/>
            <w:vAlign w:val="center"/>
          </w:tcPr>
          <w:p w14:paraId="461EFF66" w14:textId="77777777" w:rsidR="009A3A65" w:rsidRDefault="009A3A65">
            <w:pPr>
              <w:pStyle w:val="af5"/>
              <w:keepLines w:val="0"/>
              <w:widowControl w:val="0"/>
              <w:jc w:val="center"/>
              <w:rPr>
                <w:rFonts w:eastAsia="바탕"/>
                <w:sz w:val="20"/>
                <w:szCs w:val="20"/>
              </w:rPr>
            </w:pPr>
          </w:p>
        </w:tc>
        <w:tc>
          <w:tcPr>
            <w:tcW w:w="1355" w:type="dxa"/>
            <w:vAlign w:val="center"/>
          </w:tcPr>
          <w:p w14:paraId="2E38B483" w14:textId="77777777" w:rsidR="009A3A65" w:rsidRDefault="009A3A65">
            <w:pPr>
              <w:pStyle w:val="af5"/>
              <w:keepLines w:val="0"/>
              <w:widowControl w:val="0"/>
              <w:wordWrap w:val="0"/>
              <w:jc w:val="center"/>
              <w:rPr>
                <w:rFonts w:eastAsia="바탕"/>
                <w:sz w:val="20"/>
                <w:szCs w:val="20"/>
              </w:rPr>
            </w:pPr>
          </w:p>
        </w:tc>
        <w:tc>
          <w:tcPr>
            <w:tcW w:w="1749" w:type="dxa"/>
          </w:tcPr>
          <w:p w14:paraId="5071D1DE" w14:textId="77777777" w:rsidR="009A3A65" w:rsidRDefault="009A3A65">
            <w:pPr>
              <w:pStyle w:val="af5"/>
              <w:keepLines w:val="0"/>
              <w:widowControl w:val="0"/>
              <w:wordWrap w:val="0"/>
              <w:rPr>
                <w:rFonts w:eastAsia="바탕"/>
                <w:sz w:val="20"/>
                <w:szCs w:val="20"/>
              </w:rPr>
            </w:pPr>
          </w:p>
        </w:tc>
        <w:tc>
          <w:tcPr>
            <w:tcW w:w="3161" w:type="dxa"/>
            <w:vAlign w:val="center"/>
          </w:tcPr>
          <w:p w14:paraId="5951D76E" w14:textId="77777777" w:rsidR="009A3A65" w:rsidRPr="00830A11" w:rsidRDefault="00830A11">
            <w:pPr>
              <w:pStyle w:val="af5"/>
              <w:keepLines w:val="0"/>
              <w:widowControl w:val="0"/>
              <w:wordWrap w:val="0"/>
              <w:rPr>
                <w:rFonts w:eastAsia="바탕"/>
                <w:color w:val="FF0000"/>
                <w:sz w:val="20"/>
                <w:szCs w:val="20"/>
              </w:rPr>
            </w:pPr>
            <w:r w:rsidRPr="00830A11">
              <w:rPr>
                <w:rFonts w:eastAsia="바탕" w:hint="eastAsia"/>
                <w:color w:val="FF0000"/>
                <w:sz w:val="20"/>
                <w:szCs w:val="20"/>
              </w:rPr>
              <w:t>외관파손</w:t>
            </w:r>
            <w:r w:rsidRPr="00830A11">
              <w:rPr>
                <w:rFonts w:eastAsia="바탕" w:hint="eastAsia"/>
                <w:color w:val="FF0000"/>
                <w:sz w:val="20"/>
                <w:szCs w:val="20"/>
              </w:rPr>
              <w:t xml:space="preserve"> </w:t>
            </w:r>
          </w:p>
          <w:p w14:paraId="21EE50AE" w14:textId="77777777" w:rsidR="00830A11" w:rsidRPr="00830A11" w:rsidRDefault="00830A11">
            <w:pPr>
              <w:pStyle w:val="af5"/>
              <w:keepLines w:val="0"/>
              <w:widowControl w:val="0"/>
              <w:wordWrap w:val="0"/>
              <w:rPr>
                <w:rFonts w:eastAsia="바탕"/>
                <w:color w:val="FF0000"/>
                <w:sz w:val="20"/>
                <w:szCs w:val="20"/>
              </w:rPr>
            </w:pPr>
            <w:r w:rsidRPr="00830A11">
              <w:rPr>
                <w:rFonts w:eastAsia="바탕" w:hint="eastAsia"/>
                <w:color w:val="FF0000"/>
                <w:sz w:val="20"/>
                <w:szCs w:val="20"/>
              </w:rPr>
              <w:t>사용기한</w:t>
            </w:r>
            <w:r w:rsidRPr="00830A11">
              <w:rPr>
                <w:rFonts w:eastAsia="바탕" w:hint="eastAsia"/>
                <w:color w:val="FF0000"/>
                <w:sz w:val="20"/>
                <w:szCs w:val="20"/>
              </w:rPr>
              <w:t xml:space="preserve"> </w:t>
            </w:r>
            <w:r w:rsidRPr="00830A11">
              <w:rPr>
                <w:rFonts w:eastAsia="바탕" w:hint="eastAsia"/>
                <w:color w:val="FF0000"/>
                <w:sz w:val="20"/>
                <w:szCs w:val="20"/>
              </w:rPr>
              <w:t>경과</w:t>
            </w:r>
          </w:p>
          <w:p w14:paraId="398D080B" w14:textId="1E53AA66" w:rsidR="00830A11" w:rsidRDefault="00830A11">
            <w:pPr>
              <w:pStyle w:val="af5"/>
              <w:keepLines w:val="0"/>
              <w:widowControl w:val="0"/>
              <w:wordWrap w:val="0"/>
              <w:rPr>
                <w:rFonts w:eastAsia="바탕"/>
                <w:sz w:val="20"/>
                <w:szCs w:val="20"/>
              </w:rPr>
            </w:pPr>
            <w:r w:rsidRPr="00830A11">
              <w:rPr>
                <w:rFonts w:eastAsia="바탕" w:hint="eastAsia"/>
                <w:color w:val="FF0000"/>
                <w:sz w:val="20"/>
                <w:szCs w:val="20"/>
              </w:rPr>
              <w:t>미사용재고</w:t>
            </w:r>
            <w:r w:rsidRPr="00830A11">
              <w:rPr>
                <w:rFonts w:eastAsia="바탕" w:hint="eastAsia"/>
                <w:color w:val="FF0000"/>
                <w:sz w:val="20"/>
                <w:szCs w:val="20"/>
              </w:rPr>
              <w:t xml:space="preserve"> </w:t>
            </w:r>
            <w:r w:rsidRPr="00830A11">
              <w:rPr>
                <w:rFonts w:eastAsia="바탕" w:hint="eastAsia"/>
                <w:color w:val="FF0000"/>
                <w:sz w:val="20"/>
                <w:szCs w:val="20"/>
              </w:rPr>
              <w:t>반품</w:t>
            </w:r>
          </w:p>
        </w:tc>
        <w:tc>
          <w:tcPr>
            <w:tcW w:w="1684" w:type="dxa"/>
          </w:tcPr>
          <w:p w14:paraId="727A5207" w14:textId="60CE4F5C" w:rsidR="009A3A65" w:rsidRPr="00830A11" w:rsidRDefault="00830A11">
            <w:pPr>
              <w:pStyle w:val="af5"/>
              <w:keepLines w:val="0"/>
              <w:widowControl w:val="0"/>
              <w:wordWrap w:val="0"/>
              <w:rPr>
                <w:rFonts w:eastAsia="바탕"/>
                <w:color w:val="FF0000"/>
                <w:sz w:val="20"/>
                <w:szCs w:val="20"/>
              </w:rPr>
            </w:pPr>
            <w:r w:rsidRPr="00830A11">
              <w:rPr>
                <w:rFonts w:eastAsia="바탕" w:hint="eastAsia"/>
                <w:color w:val="FF0000"/>
                <w:sz w:val="20"/>
                <w:szCs w:val="20"/>
              </w:rPr>
              <w:t>폐기</w:t>
            </w:r>
          </w:p>
        </w:tc>
      </w:tr>
    </w:tbl>
    <w:p w14:paraId="6338B3CA" w14:textId="77777777" w:rsidR="00725A54" w:rsidRPr="009A3A65" w:rsidRDefault="00725A54" w:rsidP="00C97D75">
      <w:pPr>
        <w:pStyle w:val="17"/>
        <w:outlineLvl w:val="9"/>
      </w:pPr>
    </w:p>
    <w:p w14:paraId="115627A6" w14:textId="7B0F6103" w:rsidR="00725A54" w:rsidRDefault="00725A54" w:rsidP="0086521B">
      <w:pPr>
        <w:pStyle w:val="2"/>
      </w:pPr>
      <w:r>
        <w:rPr>
          <w:rFonts w:hint="eastAsia"/>
        </w:rPr>
        <w:t>불만</w:t>
      </w:r>
    </w:p>
    <w:p w14:paraId="313BC7EC" w14:textId="7F1EF7E2" w:rsidR="00822AFF" w:rsidRDefault="00822AFF" w:rsidP="006A22BC">
      <w:pPr>
        <w:pStyle w:val="2"/>
        <w:widowControl w:val="0"/>
        <w:numPr>
          <w:ilvl w:val="0"/>
          <w:numId w:val="0"/>
        </w:numPr>
        <w:spacing w:line="276" w:lineRule="auto"/>
        <w:ind w:left="567"/>
      </w:pPr>
      <w:r w:rsidRPr="008C00FF">
        <w:rPr>
          <w:rFonts w:hint="eastAsia"/>
        </w:rPr>
        <w:t>평가기간</w:t>
      </w:r>
      <w:r w:rsidRPr="008C00FF">
        <w:t xml:space="preserve"> </w:t>
      </w:r>
      <w:r w:rsidRPr="008C00FF">
        <w:rPr>
          <w:rFonts w:hint="eastAsia"/>
        </w:rPr>
        <w:t>동안에</w:t>
      </w:r>
      <w:r w:rsidRPr="008C00FF">
        <w:t xml:space="preserve"> </w:t>
      </w:r>
      <w:r w:rsidRPr="008C00FF">
        <w:rPr>
          <w:rFonts w:hint="eastAsia"/>
        </w:rPr>
        <w:t>본</w:t>
      </w:r>
      <w:r w:rsidRPr="008C00FF">
        <w:t xml:space="preserve"> </w:t>
      </w:r>
      <w:r w:rsidRPr="008C00FF">
        <w:rPr>
          <w:rFonts w:hint="eastAsia"/>
        </w:rPr>
        <w:t>제품과</w:t>
      </w:r>
      <w:r w:rsidRPr="008C00FF">
        <w:t xml:space="preserve"> </w:t>
      </w:r>
      <w:r w:rsidRPr="008C00FF">
        <w:rPr>
          <w:rFonts w:hint="eastAsia"/>
        </w:rPr>
        <w:t>관련하여</w:t>
      </w:r>
      <w:r w:rsidRPr="008C00FF">
        <w:t xml:space="preserve"> </w:t>
      </w:r>
      <w:r w:rsidRPr="009A3A65">
        <w:rPr>
          <w:rFonts w:hint="eastAsia"/>
          <w:highlight w:val="yellow"/>
        </w:rPr>
        <w:t>x</w:t>
      </w:r>
      <w:r w:rsidRPr="009A3A65">
        <w:rPr>
          <w:rFonts w:hint="eastAsia"/>
          <w:highlight w:val="yellow"/>
        </w:rPr>
        <w:t>건의</w:t>
      </w:r>
      <w:r w:rsidRPr="009A3A65">
        <w:rPr>
          <w:highlight w:val="yellow"/>
        </w:rPr>
        <w:t xml:space="preserve"> </w:t>
      </w:r>
      <w:r w:rsidRPr="008C00FF">
        <w:rPr>
          <w:rFonts w:hint="eastAsia"/>
        </w:rPr>
        <w:t>불만이</w:t>
      </w:r>
      <w:r w:rsidRPr="008C00FF">
        <w:t xml:space="preserve"> </w:t>
      </w:r>
      <w:r w:rsidRPr="008C00FF">
        <w:rPr>
          <w:rFonts w:hint="eastAsia"/>
        </w:rPr>
        <w:t>접수되었다</w:t>
      </w:r>
      <w:r w:rsidRPr="008C00FF">
        <w:rPr>
          <w:rFonts w:hint="eastAsia"/>
        </w:rPr>
        <w:t xml:space="preserve">. </w:t>
      </w:r>
      <w:r w:rsidRPr="008C00FF">
        <w:rPr>
          <w:rFonts w:hint="eastAsia"/>
        </w:rPr>
        <w:t>불만</w:t>
      </w:r>
      <w:r w:rsidRPr="008C00FF">
        <w:rPr>
          <w:rFonts w:hint="eastAsia"/>
        </w:rPr>
        <w:t xml:space="preserve"> </w:t>
      </w:r>
      <w:r w:rsidRPr="008C00FF">
        <w:rPr>
          <w:rFonts w:hint="eastAsia"/>
        </w:rPr>
        <w:t>접수된</w:t>
      </w:r>
      <w:r w:rsidRPr="008C00FF">
        <w:rPr>
          <w:rFonts w:hint="eastAsia"/>
        </w:rPr>
        <w:t xml:space="preserve"> </w:t>
      </w:r>
      <w:r w:rsidRPr="008C00FF">
        <w:rPr>
          <w:rFonts w:hint="eastAsia"/>
        </w:rPr>
        <w:t>제품은</w:t>
      </w:r>
      <w:r w:rsidRPr="008C00FF">
        <w:rPr>
          <w:rFonts w:hint="eastAsia"/>
        </w:rPr>
        <w:t xml:space="preserve"> </w:t>
      </w:r>
      <w:r w:rsidR="008C00FF">
        <w:rPr>
          <w:rFonts w:hint="eastAsia"/>
        </w:rPr>
        <w:t>불만관리</w:t>
      </w:r>
      <w:r w:rsidRPr="008C00FF">
        <w:rPr>
          <w:rFonts w:hint="eastAsia"/>
        </w:rPr>
        <w:t xml:space="preserve"> </w:t>
      </w:r>
      <w:r w:rsidRPr="008C00FF">
        <w:rPr>
          <w:rFonts w:hint="eastAsia"/>
        </w:rPr>
        <w:t>절차에</w:t>
      </w:r>
      <w:r w:rsidRPr="008C00FF">
        <w:rPr>
          <w:rFonts w:hint="eastAsia"/>
        </w:rPr>
        <w:t xml:space="preserve"> </w:t>
      </w:r>
      <w:r w:rsidRPr="008C00FF">
        <w:rPr>
          <w:rFonts w:hint="eastAsia"/>
        </w:rPr>
        <w:t>따라</w:t>
      </w:r>
      <w:r w:rsidRPr="008C00FF">
        <w:rPr>
          <w:rFonts w:hint="eastAsia"/>
        </w:rPr>
        <w:t xml:space="preserve"> </w:t>
      </w:r>
      <w:r w:rsidRPr="008C00FF">
        <w:rPr>
          <w:rFonts w:hint="eastAsia"/>
        </w:rPr>
        <w:t>원인조사가</w:t>
      </w:r>
      <w:r w:rsidRPr="008C00FF">
        <w:rPr>
          <w:rFonts w:hint="eastAsia"/>
        </w:rPr>
        <w:t xml:space="preserve"> </w:t>
      </w:r>
      <w:r w:rsidRPr="008C00FF">
        <w:rPr>
          <w:rFonts w:hint="eastAsia"/>
        </w:rPr>
        <w:t>진행되었으며</w:t>
      </w:r>
      <w:r w:rsidRPr="008C00FF">
        <w:rPr>
          <w:rFonts w:hint="eastAsia"/>
        </w:rPr>
        <w:t xml:space="preserve"> </w:t>
      </w:r>
      <w:r w:rsidR="008C00FF">
        <w:rPr>
          <w:rFonts w:hint="eastAsia"/>
        </w:rPr>
        <w:t>필요한</w:t>
      </w:r>
      <w:r w:rsidR="008C00FF">
        <w:rPr>
          <w:rFonts w:hint="eastAsia"/>
        </w:rPr>
        <w:t xml:space="preserve"> </w:t>
      </w:r>
      <w:r w:rsidRPr="008C00FF">
        <w:rPr>
          <w:rFonts w:hint="eastAsia"/>
        </w:rPr>
        <w:t>조치가</w:t>
      </w:r>
      <w:r w:rsidRPr="008C00FF">
        <w:rPr>
          <w:rFonts w:hint="eastAsia"/>
        </w:rPr>
        <w:t xml:space="preserve"> </w:t>
      </w:r>
      <w:r w:rsidRPr="008C00FF">
        <w:rPr>
          <w:rFonts w:hint="eastAsia"/>
        </w:rPr>
        <w:t>수행되었다</w:t>
      </w:r>
      <w:r w:rsidRPr="008C00FF">
        <w:rPr>
          <w:rFonts w:hint="eastAsia"/>
        </w:rPr>
        <w:t>.</w:t>
      </w:r>
      <w:r>
        <w:t xml:space="preserve"> </w:t>
      </w:r>
    </w:p>
    <w:tbl>
      <w:tblPr>
        <w:tblW w:w="856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418"/>
        <w:gridCol w:w="4961"/>
        <w:gridCol w:w="1620"/>
      </w:tblGrid>
      <w:tr w:rsidR="00822AFF" w14:paraId="467256BF" w14:textId="77777777" w:rsidTr="00822AFF">
        <w:trPr>
          <w:trHeight w:val="299"/>
        </w:trPr>
        <w:tc>
          <w:tcPr>
            <w:tcW w:w="567" w:type="dxa"/>
            <w:shd w:val="clear" w:color="auto" w:fill="D9D9D9"/>
            <w:vAlign w:val="center"/>
            <w:hideMark/>
          </w:tcPr>
          <w:p w14:paraId="5D71808D" w14:textId="77777777" w:rsidR="00822AFF" w:rsidRPr="00822AFF" w:rsidRDefault="00822AFF" w:rsidP="00ED7AB0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snapToGrid w:val="0"/>
                <w:kern w:val="28"/>
                <w:sz w:val="20"/>
                <w:szCs w:val="20"/>
                <w:lang w:eastAsia="ko-KR"/>
              </w:rPr>
            </w:pPr>
            <w:r w:rsidRPr="00822AFF">
              <w:rPr>
                <w:snapToGrid w:val="0"/>
                <w:kern w:val="28"/>
                <w:sz w:val="20"/>
                <w:szCs w:val="20"/>
                <w:lang w:eastAsia="ko-KR"/>
              </w:rPr>
              <w:t>No.</w:t>
            </w:r>
          </w:p>
        </w:tc>
        <w:tc>
          <w:tcPr>
            <w:tcW w:w="1418" w:type="dxa"/>
            <w:shd w:val="clear" w:color="auto" w:fill="D9D9D9"/>
            <w:vAlign w:val="center"/>
            <w:hideMark/>
          </w:tcPr>
          <w:p w14:paraId="665D7690" w14:textId="77777777" w:rsidR="00822AFF" w:rsidRPr="00822AFF" w:rsidRDefault="00822AFF" w:rsidP="00822AFF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snapToGrid w:val="0"/>
                <w:kern w:val="28"/>
                <w:sz w:val="20"/>
                <w:szCs w:val="20"/>
                <w:lang w:eastAsia="ko-KR"/>
              </w:rPr>
            </w:pPr>
            <w:r w:rsidRPr="00822AFF">
              <w:rPr>
                <w:rFonts w:hint="eastAsia"/>
                <w:snapToGrid w:val="0"/>
                <w:kern w:val="28"/>
                <w:sz w:val="20"/>
                <w:szCs w:val="20"/>
                <w:lang w:eastAsia="ko-KR"/>
              </w:rPr>
              <w:t>불만번호</w:t>
            </w:r>
          </w:p>
        </w:tc>
        <w:tc>
          <w:tcPr>
            <w:tcW w:w="4961" w:type="dxa"/>
            <w:shd w:val="clear" w:color="auto" w:fill="D9D9D9"/>
            <w:vAlign w:val="center"/>
            <w:hideMark/>
          </w:tcPr>
          <w:p w14:paraId="2A9A6E3F" w14:textId="77777777" w:rsidR="00822AFF" w:rsidRPr="00822AFF" w:rsidRDefault="00822AFF" w:rsidP="00ED7AB0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snapToGrid w:val="0"/>
                <w:kern w:val="28"/>
                <w:sz w:val="20"/>
                <w:szCs w:val="20"/>
                <w:lang w:eastAsia="ko-KR"/>
              </w:rPr>
            </w:pPr>
            <w:proofErr w:type="gramStart"/>
            <w:r w:rsidRPr="00822AFF">
              <w:rPr>
                <w:rFonts w:hint="eastAsia"/>
                <w:snapToGrid w:val="0"/>
                <w:kern w:val="28"/>
                <w:sz w:val="20"/>
                <w:szCs w:val="20"/>
                <w:lang w:eastAsia="ko-KR"/>
              </w:rPr>
              <w:t>불만내용</w:t>
            </w:r>
            <w:r w:rsidRPr="00822AFF">
              <w:rPr>
                <w:snapToGrid w:val="0"/>
                <w:kern w:val="28"/>
                <w:sz w:val="20"/>
                <w:szCs w:val="20"/>
                <w:lang w:eastAsia="ko-KR"/>
              </w:rPr>
              <w:t xml:space="preserve"> /</w:t>
            </w:r>
            <w:proofErr w:type="gramEnd"/>
            <w:r w:rsidRPr="00822AFF">
              <w:rPr>
                <w:snapToGrid w:val="0"/>
                <w:kern w:val="28"/>
                <w:sz w:val="20"/>
                <w:szCs w:val="20"/>
                <w:lang w:eastAsia="ko-KR"/>
              </w:rPr>
              <w:t xml:space="preserve"> </w:t>
            </w:r>
            <w:r w:rsidRPr="00822AFF">
              <w:rPr>
                <w:rFonts w:hint="eastAsia"/>
                <w:snapToGrid w:val="0"/>
                <w:kern w:val="28"/>
                <w:sz w:val="20"/>
                <w:szCs w:val="20"/>
                <w:lang w:eastAsia="ko-KR"/>
              </w:rPr>
              <w:t>조치</w:t>
            </w:r>
            <w:r w:rsidRPr="00822AFF">
              <w:rPr>
                <w:snapToGrid w:val="0"/>
                <w:kern w:val="28"/>
                <w:sz w:val="20"/>
                <w:szCs w:val="20"/>
                <w:lang w:eastAsia="ko-KR"/>
              </w:rPr>
              <w:t xml:space="preserve"> </w:t>
            </w:r>
            <w:proofErr w:type="gramStart"/>
            <w:r w:rsidRPr="00822AFF">
              <w:rPr>
                <w:rFonts w:hint="eastAsia"/>
                <w:snapToGrid w:val="0"/>
                <w:kern w:val="28"/>
                <w:sz w:val="20"/>
                <w:szCs w:val="20"/>
                <w:lang w:eastAsia="ko-KR"/>
              </w:rPr>
              <w:t>사항</w:t>
            </w:r>
            <w:r w:rsidRPr="00822AFF">
              <w:rPr>
                <w:snapToGrid w:val="0"/>
                <w:kern w:val="28"/>
                <w:sz w:val="20"/>
                <w:szCs w:val="20"/>
                <w:lang w:eastAsia="ko-KR"/>
              </w:rPr>
              <w:t xml:space="preserve"> /</w:t>
            </w:r>
            <w:proofErr w:type="gramEnd"/>
            <w:r w:rsidRPr="00822AFF">
              <w:rPr>
                <w:snapToGrid w:val="0"/>
                <w:kern w:val="28"/>
                <w:sz w:val="20"/>
                <w:szCs w:val="20"/>
                <w:lang w:eastAsia="ko-KR"/>
              </w:rPr>
              <w:t xml:space="preserve"> </w:t>
            </w:r>
            <w:r w:rsidRPr="00822AFF">
              <w:rPr>
                <w:rFonts w:hint="eastAsia"/>
                <w:snapToGrid w:val="0"/>
                <w:kern w:val="28"/>
                <w:sz w:val="20"/>
                <w:szCs w:val="20"/>
                <w:lang w:eastAsia="ko-KR"/>
              </w:rPr>
              <w:t>평가</w:t>
            </w:r>
          </w:p>
        </w:tc>
        <w:tc>
          <w:tcPr>
            <w:tcW w:w="1620" w:type="dxa"/>
            <w:shd w:val="clear" w:color="auto" w:fill="D9D9D9"/>
          </w:tcPr>
          <w:p w14:paraId="01842B00" w14:textId="77777777" w:rsidR="00822AFF" w:rsidRPr="00822AFF" w:rsidRDefault="00822AFF" w:rsidP="00ED7AB0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snapToGrid w:val="0"/>
                <w:kern w:val="28"/>
                <w:sz w:val="20"/>
                <w:szCs w:val="20"/>
                <w:lang w:eastAsia="ko-KR"/>
              </w:rPr>
            </w:pPr>
            <w:r w:rsidRPr="00822AFF">
              <w:rPr>
                <w:rFonts w:hint="eastAsia"/>
                <w:snapToGrid w:val="0"/>
                <w:kern w:val="28"/>
                <w:sz w:val="20"/>
                <w:szCs w:val="20"/>
                <w:lang w:eastAsia="ko-KR"/>
              </w:rPr>
              <w:t>접수일</w:t>
            </w:r>
            <w:r w:rsidRPr="00822AFF">
              <w:rPr>
                <w:snapToGrid w:val="0"/>
                <w:kern w:val="28"/>
                <w:sz w:val="20"/>
                <w:szCs w:val="20"/>
                <w:lang w:eastAsia="ko-KR"/>
              </w:rPr>
              <w:t>/</w:t>
            </w:r>
            <w:r w:rsidRPr="00822AFF">
              <w:rPr>
                <w:rFonts w:hint="eastAsia"/>
                <w:snapToGrid w:val="0"/>
                <w:kern w:val="28"/>
                <w:sz w:val="20"/>
                <w:szCs w:val="20"/>
                <w:lang w:eastAsia="ko-KR"/>
              </w:rPr>
              <w:t>완료일</w:t>
            </w:r>
          </w:p>
        </w:tc>
      </w:tr>
      <w:tr w:rsidR="00822AFF" w14:paraId="2A10BCB8" w14:textId="77777777" w:rsidTr="00822AFF">
        <w:trPr>
          <w:trHeight w:val="463"/>
        </w:trPr>
        <w:tc>
          <w:tcPr>
            <w:tcW w:w="567" w:type="dxa"/>
            <w:vAlign w:val="center"/>
          </w:tcPr>
          <w:p w14:paraId="2B76BCA0" w14:textId="77777777" w:rsidR="00822AFF" w:rsidRPr="00822AFF" w:rsidRDefault="00822AFF" w:rsidP="00ED7AB0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snapToGrid w:val="0"/>
                <w:kern w:val="28"/>
                <w:sz w:val="20"/>
                <w:szCs w:val="20"/>
                <w:lang w:eastAsia="ko-KR"/>
              </w:rPr>
            </w:pPr>
          </w:p>
        </w:tc>
        <w:tc>
          <w:tcPr>
            <w:tcW w:w="1418" w:type="dxa"/>
            <w:vAlign w:val="center"/>
          </w:tcPr>
          <w:p w14:paraId="052EFFE6" w14:textId="77777777" w:rsidR="00822AFF" w:rsidRPr="00822AFF" w:rsidRDefault="00822AFF" w:rsidP="00ED7AB0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snapToGrid w:val="0"/>
                <w:kern w:val="28"/>
                <w:sz w:val="20"/>
                <w:szCs w:val="20"/>
                <w:lang w:eastAsia="ko-KR"/>
              </w:rPr>
            </w:pPr>
          </w:p>
        </w:tc>
        <w:tc>
          <w:tcPr>
            <w:tcW w:w="4961" w:type="dxa"/>
          </w:tcPr>
          <w:p w14:paraId="771BCFC0" w14:textId="77777777" w:rsidR="00822AFF" w:rsidRPr="00822AFF" w:rsidRDefault="00822AFF" w:rsidP="008C00FF">
            <w:pPr>
              <w:keepLines/>
              <w:suppressAutoHyphens/>
              <w:snapToGrid w:val="0"/>
              <w:outlineLvl w:val="1"/>
              <w:rPr>
                <w:snapToGrid w:val="0"/>
                <w:kern w:val="28"/>
                <w:sz w:val="20"/>
                <w:szCs w:val="20"/>
                <w:lang w:eastAsia="ko-KR"/>
              </w:rPr>
            </w:pPr>
          </w:p>
        </w:tc>
        <w:tc>
          <w:tcPr>
            <w:tcW w:w="1620" w:type="dxa"/>
            <w:vAlign w:val="center"/>
          </w:tcPr>
          <w:p w14:paraId="00FDF79C" w14:textId="77777777" w:rsidR="00822AFF" w:rsidRPr="00822AFF" w:rsidRDefault="00822AFF" w:rsidP="00ED7AB0">
            <w:pPr>
              <w:pStyle w:val="af5"/>
              <w:keepLines w:val="0"/>
              <w:widowControl w:val="0"/>
              <w:ind w:firstLine="200"/>
              <w:jc w:val="center"/>
              <w:rPr>
                <w:sz w:val="20"/>
                <w:szCs w:val="20"/>
              </w:rPr>
            </w:pPr>
          </w:p>
        </w:tc>
      </w:tr>
    </w:tbl>
    <w:p w14:paraId="19A68A1C" w14:textId="77777777" w:rsidR="00725A54" w:rsidRDefault="00725A54" w:rsidP="00C97D75">
      <w:pPr>
        <w:pStyle w:val="28"/>
        <w:numPr>
          <w:ilvl w:val="0"/>
          <w:numId w:val="0"/>
        </w:numPr>
        <w:ind w:left="567"/>
        <w:outlineLvl w:val="9"/>
        <w:rPr>
          <w:sz w:val="20"/>
          <w:szCs w:val="20"/>
        </w:rPr>
      </w:pPr>
    </w:p>
    <w:p w14:paraId="250D21A6" w14:textId="77777777" w:rsidR="00725A54" w:rsidRDefault="00725A54" w:rsidP="00ED7AB0">
      <w:pPr>
        <w:pStyle w:val="2"/>
      </w:pPr>
      <w:r>
        <w:rPr>
          <w:rFonts w:hint="eastAsia"/>
        </w:rPr>
        <w:t>현장긴급보고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회수</w:t>
      </w:r>
    </w:p>
    <w:p w14:paraId="03D0B01B" w14:textId="62189F26" w:rsidR="009A3A65" w:rsidRDefault="008C00FF" w:rsidP="00C97D75">
      <w:pPr>
        <w:pStyle w:val="2"/>
        <w:widowControl w:val="0"/>
        <w:numPr>
          <w:ilvl w:val="0"/>
          <w:numId w:val="0"/>
        </w:numPr>
        <w:spacing w:after="0" w:line="276" w:lineRule="auto"/>
        <w:ind w:left="567"/>
      </w:pPr>
      <w:r w:rsidRPr="008C00FF">
        <w:rPr>
          <w:rFonts w:ascii="바탕" w:hAnsi="바탕" w:hint="eastAsia"/>
        </w:rPr>
        <w:t xml:space="preserve"> </w:t>
      </w:r>
      <w:r w:rsidR="009A3A65" w:rsidRPr="008C00FF">
        <w:rPr>
          <w:rFonts w:ascii="바탕" w:hAnsi="바탕" w:hint="eastAsia"/>
        </w:rPr>
        <w:t>현장 긴급 보고서</w:t>
      </w:r>
      <w:r w:rsidR="009A3A65" w:rsidRPr="008C00FF">
        <w:t xml:space="preserve"> </w:t>
      </w:r>
      <w:r w:rsidR="009A3A65" w:rsidRPr="008C00FF">
        <w:rPr>
          <w:rFonts w:hint="eastAsia"/>
        </w:rPr>
        <w:t>및</w:t>
      </w:r>
      <w:r w:rsidR="009A3A65" w:rsidRPr="008C00FF">
        <w:t xml:space="preserve"> </w:t>
      </w:r>
      <w:r w:rsidR="009A3A65" w:rsidRPr="008C00FF">
        <w:rPr>
          <w:rFonts w:hint="eastAsia"/>
        </w:rPr>
        <w:t>회수</w:t>
      </w:r>
      <w:r w:rsidR="009A3A65" w:rsidRPr="008C00FF">
        <w:t xml:space="preserve"> </w:t>
      </w:r>
      <w:r w:rsidR="009A3A65" w:rsidRPr="008C00FF">
        <w:rPr>
          <w:rFonts w:hint="eastAsia"/>
        </w:rPr>
        <w:t>등</w:t>
      </w:r>
      <w:r w:rsidR="009A3A65" w:rsidRPr="008C00FF">
        <w:t xml:space="preserve"> </w:t>
      </w:r>
      <w:r w:rsidR="009A3A65" w:rsidRPr="008C00FF">
        <w:rPr>
          <w:rFonts w:hint="eastAsia"/>
        </w:rPr>
        <w:t>시판활동</w:t>
      </w:r>
      <w:r w:rsidR="009A3A65" w:rsidRPr="008C00FF">
        <w:t xml:space="preserve"> </w:t>
      </w:r>
      <w:r w:rsidR="009A3A65" w:rsidRPr="008C00FF">
        <w:rPr>
          <w:rFonts w:hint="eastAsia"/>
        </w:rPr>
        <w:t>시</w:t>
      </w:r>
      <w:r w:rsidR="009A3A65" w:rsidRPr="008C00FF">
        <w:t xml:space="preserve"> </w:t>
      </w:r>
      <w:r w:rsidR="009A3A65" w:rsidRPr="008C00FF">
        <w:rPr>
          <w:rFonts w:hint="eastAsia"/>
        </w:rPr>
        <w:t>특이사항에</w:t>
      </w:r>
      <w:r w:rsidR="009A3A65" w:rsidRPr="008C00FF">
        <w:t xml:space="preserve"> </w:t>
      </w:r>
      <w:r w:rsidR="009A3A65" w:rsidRPr="008C00FF">
        <w:rPr>
          <w:rFonts w:hint="eastAsia"/>
        </w:rPr>
        <w:t>대한</w:t>
      </w:r>
      <w:r w:rsidR="009A3A65" w:rsidRPr="008C00FF">
        <w:t xml:space="preserve"> </w:t>
      </w:r>
      <w:r w:rsidR="009A3A65" w:rsidRPr="008C00FF">
        <w:rPr>
          <w:rFonts w:hint="eastAsia"/>
        </w:rPr>
        <w:t>내역은</w:t>
      </w:r>
      <w:r w:rsidR="009A3A65" w:rsidRPr="008C00FF">
        <w:t xml:space="preserve"> </w:t>
      </w:r>
      <w:r w:rsidR="009A3A65" w:rsidRPr="008C00FF">
        <w:rPr>
          <w:rFonts w:hint="eastAsia"/>
        </w:rPr>
        <w:t>없었다</w:t>
      </w:r>
      <w:r w:rsidR="009A3A65" w:rsidRPr="008C00FF">
        <w:t>.</w:t>
      </w:r>
    </w:p>
    <w:p w14:paraId="659E4CFE" w14:textId="77777777" w:rsidR="008C00FF" w:rsidRPr="009A3A65" w:rsidRDefault="008C00FF" w:rsidP="009A3A65">
      <w:pPr>
        <w:pStyle w:val="2"/>
        <w:widowControl w:val="0"/>
        <w:numPr>
          <w:ilvl w:val="0"/>
          <w:numId w:val="0"/>
        </w:numPr>
        <w:spacing w:after="0" w:line="276" w:lineRule="auto"/>
        <w:ind w:left="567"/>
      </w:pPr>
    </w:p>
    <w:p w14:paraId="7800A444" w14:textId="77777777" w:rsidR="00101B25" w:rsidRDefault="00101B25" w:rsidP="004D0002">
      <w:pPr>
        <w:pStyle w:val="10"/>
        <w:spacing w:before="240" w:line="360" w:lineRule="auto"/>
      </w:pPr>
      <w:bookmarkStart w:id="46" w:name="_Toc194611981"/>
      <w:r>
        <w:rPr>
          <w:rFonts w:hint="eastAsia"/>
        </w:rPr>
        <w:t>Quality</w:t>
      </w:r>
      <w:r>
        <w:t xml:space="preserve"> Agreements</w:t>
      </w:r>
      <w:r>
        <w:rPr>
          <w:rFonts w:hint="eastAsia"/>
        </w:rPr>
        <w:t xml:space="preserve"> </w:t>
      </w:r>
      <w:commentRangeStart w:id="47"/>
      <w:r w:rsidRPr="00C37CA4">
        <w:rPr>
          <w:rFonts w:ascii="바탕" w:eastAsia="바탕" w:hAnsi="바탕" w:hint="eastAsia"/>
          <w:b w:val="0"/>
          <w:sz w:val="20"/>
          <w:szCs w:val="20"/>
        </w:rPr>
        <w:t>품질 협약</w:t>
      </w:r>
      <w:commentRangeEnd w:id="47"/>
      <w:r w:rsidR="008C00FF">
        <w:rPr>
          <w:rStyle w:val="a8"/>
          <w:rFonts w:eastAsia="바탕"/>
          <w:b w:val="0"/>
          <w:kern w:val="0"/>
          <w:lang w:eastAsia="en-US"/>
        </w:rPr>
        <w:commentReference w:id="47"/>
      </w:r>
      <w:bookmarkEnd w:id="46"/>
    </w:p>
    <w:p w14:paraId="4BAAC834" w14:textId="5D31A5CA" w:rsidR="00577671" w:rsidRPr="008C00FF" w:rsidRDefault="008D454C" w:rsidP="008D454C">
      <w:pPr>
        <w:pStyle w:val="2"/>
      </w:pPr>
      <w:r>
        <w:rPr>
          <w:rFonts w:hint="eastAsia"/>
        </w:rPr>
        <w:t xml:space="preserve"> </w:t>
      </w:r>
      <w:r w:rsidR="00A87F83" w:rsidRPr="008C00FF">
        <w:rPr>
          <w:rFonts w:hint="eastAsia"/>
        </w:rPr>
        <w:t>평가기간</w:t>
      </w:r>
      <w:r w:rsidR="00A87F83" w:rsidRPr="008C00FF">
        <w:rPr>
          <w:rFonts w:hint="eastAsia"/>
        </w:rPr>
        <w:t xml:space="preserve"> </w:t>
      </w:r>
      <w:r w:rsidR="00A87F83" w:rsidRPr="008C00FF">
        <w:rPr>
          <w:rFonts w:hint="eastAsia"/>
        </w:rPr>
        <w:t>동안</w:t>
      </w:r>
      <w:r w:rsidR="00A87F83" w:rsidRPr="008C00FF">
        <w:rPr>
          <w:rFonts w:hint="eastAsia"/>
        </w:rPr>
        <w:t xml:space="preserve"> </w:t>
      </w:r>
      <w:r w:rsidR="00A87F83" w:rsidRPr="008C00FF">
        <w:rPr>
          <w:rFonts w:hint="eastAsia"/>
        </w:rPr>
        <w:t>본</w:t>
      </w:r>
      <w:r w:rsidR="00577671" w:rsidRPr="008C00FF">
        <w:rPr>
          <w:rFonts w:hint="eastAsia"/>
        </w:rPr>
        <w:t xml:space="preserve"> </w:t>
      </w:r>
      <w:r w:rsidR="00A87F83" w:rsidRPr="008C00FF">
        <w:rPr>
          <w:rFonts w:hint="eastAsia"/>
        </w:rPr>
        <w:t>제품과</w:t>
      </w:r>
      <w:r w:rsidR="00A87F83" w:rsidRPr="008C00FF">
        <w:rPr>
          <w:rFonts w:hint="eastAsia"/>
        </w:rPr>
        <w:t xml:space="preserve"> </w:t>
      </w:r>
      <w:r w:rsidR="00577671" w:rsidRPr="008C00FF">
        <w:rPr>
          <w:rFonts w:hint="eastAsia"/>
        </w:rPr>
        <w:t>관련된</w:t>
      </w:r>
      <w:r w:rsidR="00A87F83" w:rsidRPr="008C00FF">
        <w:rPr>
          <w:rFonts w:hint="eastAsia"/>
        </w:rPr>
        <w:t xml:space="preserve"> </w:t>
      </w:r>
      <w:r w:rsidR="008C00FF">
        <w:rPr>
          <w:rFonts w:hint="eastAsia"/>
        </w:rPr>
        <w:t>품질협약서</w:t>
      </w:r>
      <w:r w:rsidR="00A87F83" w:rsidRPr="008C00FF">
        <w:rPr>
          <w:rFonts w:hint="eastAsia"/>
        </w:rPr>
        <w:t xml:space="preserve"> </w:t>
      </w:r>
      <w:r w:rsidR="00577671" w:rsidRPr="008C00FF">
        <w:rPr>
          <w:rFonts w:hint="eastAsia"/>
        </w:rPr>
        <w:t>신규체결</w:t>
      </w:r>
      <w:r w:rsidR="00577671" w:rsidRPr="008C00FF">
        <w:rPr>
          <w:rFonts w:hint="eastAsia"/>
        </w:rPr>
        <w:t xml:space="preserve"> </w:t>
      </w:r>
      <w:r w:rsidR="00577671" w:rsidRPr="008C00FF">
        <w:rPr>
          <w:rFonts w:hint="eastAsia"/>
        </w:rPr>
        <w:t>및</w:t>
      </w:r>
      <w:r w:rsidR="00577671" w:rsidRPr="008C00FF">
        <w:rPr>
          <w:rFonts w:hint="eastAsia"/>
        </w:rPr>
        <w:t xml:space="preserve"> </w:t>
      </w:r>
      <w:r w:rsidR="00A87F83" w:rsidRPr="008C00FF">
        <w:rPr>
          <w:rFonts w:hint="eastAsia"/>
        </w:rPr>
        <w:t>변경내역은</w:t>
      </w:r>
      <w:r w:rsidR="00A87F83" w:rsidRPr="008C00FF">
        <w:rPr>
          <w:rFonts w:hint="eastAsia"/>
        </w:rPr>
        <w:t xml:space="preserve"> </w:t>
      </w:r>
      <w:r w:rsidR="00A87F83" w:rsidRPr="008C00FF">
        <w:rPr>
          <w:rFonts w:hint="eastAsia"/>
        </w:rPr>
        <w:t>하기</w:t>
      </w:r>
      <w:r w:rsidR="00A87F83" w:rsidRPr="008C00FF">
        <w:rPr>
          <w:rFonts w:hint="eastAsia"/>
        </w:rPr>
        <w:t xml:space="preserve"> </w:t>
      </w:r>
      <w:r w:rsidR="00A87F83" w:rsidRPr="008C00FF">
        <w:rPr>
          <w:rFonts w:hint="eastAsia"/>
        </w:rPr>
        <w:t>표와</w:t>
      </w:r>
      <w:r w:rsidR="00A87F83" w:rsidRPr="008C00FF">
        <w:rPr>
          <w:rFonts w:hint="eastAsia"/>
        </w:rPr>
        <w:t xml:space="preserve"> </w:t>
      </w:r>
      <w:r w:rsidR="00A87F83" w:rsidRPr="008C00FF">
        <w:rPr>
          <w:rFonts w:hint="eastAsia"/>
        </w:rPr>
        <w:t>같다</w:t>
      </w:r>
      <w:r w:rsidR="00A87F83" w:rsidRPr="008C00FF">
        <w:rPr>
          <w:rFonts w:hint="eastAsia"/>
        </w:rPr>
        <w:t>.</w:t>
      </w:r>
      <w:r w:rsidR="00577671" w:rsidRPr="008C00FF">
        <w:t xml:space="preserve"> </w:t>
      </w:r>
    </w:p>
    <w:tbl>
      <w:tblPr>
        <w:tblW w:w="8703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2"/>
        <w:gridCol w:w="1689"/>
        <w:gridCol w:w="1066"/>
        <w:gridCol w:w="1793"/>
        <w:gridCol w:w="3633"/>
      </w:tblGrid>
      <w:tr w:rsidR="00441088" w:rsidRPr="002C1819" w14:paraId="4CBE13F2" w14:textId="77777777" w:rsidTr="00577671">
        <w:trPr>
          <w:trHeight w:val="313"/>
          <w:tblHeader/>
        </w:trPr>
        <w:tc>
          <w:tcPr>
            <w:tcW w:w="522" w:type="dxa"/>
            <w:shd w:val="clear" w:color="auto" w:fill="D9D9D9"/>
            <w:vAlign w:val="center"/>
          </w:tcPr>
          <w:p w14:paraId="377D8217" w14:textId="77777777" w:rsidR="00441088" w:rsidRPr="002C1819" w:rsidRDefault="00441088" w:rsidP="00577671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rFonts w:eastAsia="맑은 고딕"/>
                <w:b/>
                <w:snapToGrid w:val="0"/>
                <w:kern w:val="28"/>
                <w:sz w:val="20"/>
                <w:szCs w:val="20"/>
                <w:lang w:eastAsia="ko-KR"/>
              </w:rPr>
            </w:pPr>
            <w:r w:rsidRPr="002C1819">
              <w:rPr>
                <w:rFonts w:eastAsia="맑은 고딕" w:hint="eastAsia"/>
                <w:b/>
                <w:snapToGrid w:val="0"/>
                <w:kern w:val="28"/>
                <w:sz w:val="20"/>
                <w:szCs w:val="20"/>
                <w:lang w:eastAsia="ko-KR"/>
              </w:rPr>
              <w:t>No.</w:t>
            </w:r>
          </w:p>
        </w:tc>
        <w:tc>
          <w:tcPr>
            <w:tcW w:w="1689" w:type="dxa"/>
            <w:shd w:val="clear" w:color="auto" w:fill="D9D9D9"/>
            <w:vAlign w:val="center"/>
          </w:tcPr>
          <w:p w14:paraId="64F48717" w14:textId="77777777" w:rsidR="00441088" w:rsidRDefault="00577671" w:rsidP="00577671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rFonts w:ascii="바탕" w:hAnsi="바탕"/>
                <w:b/>
                <w:snapToGrid w:val="0"/>
                <w:kern w:val="28"/>
                <w:sz w:val="20"/>
                <w:szCs w:val="20"/>
                <w:lang w:eastAsia="ko-KR"/>
              </w:rPr>
            </w:pPr>
            <w:r>
              <w:rPr>
                <w:rFonts w:ascii="바탕" w:hAnsi="바탕" w:hint="eastAsia"/>
                <w:b/>
                <w:snapToGrid w:val="0"/>
                <w:kern w:val="28"/>
                <w:sz w:val="20"/>
                <w:szCs w:val="20"/>
                <w:lang w:eastAsia="ko-KR"/>
              </w:rPr>
              <w:t>문서</w:t>
            </w:r>
            <w:r w:rsidR="00441088">
              <w:rPr>
                <w:rFonts w:ascii="바탕" w:hAnsi="바탕" w:hint="eastAsia"/>
                <w:b/>
                <w:snapToGrid w:val="0"/>
                <w:kern w:val="28"/>
                <w:sz w:val="20"/>
                <w:szCs w:val="20"/>
                <w:lang w:eastAsia="ko-KR"/>
              </w:rPr>
              <w:t>번호(버전)</w:t>
            </w:r>
          </w:p>
        </w:tc>
        <w:tc>
          <w:tcPr>
            <w:tcW w:w="1066" w:type="dxa"/>
            <w:shd w:val="clear" w:color="auto" w:fill="D9D9D9"/>
            <w:vAlign w:val="center"/>
          </w:tcPr>
          <w:p w14:paraId="13EF7C49" w14:textId="77777777" w:rsidR="00441088" w:rsidRPr="002C1819" w:rsidRDefault="00441088" w:rsidP="00577671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rFonts w:ascii="바탕" w:hAnsi="바탕"/>
                <w:b/>
                <w:snapToGrid w:val="0"/>
                <w:kern w:val="28"/>
                <w:sz w:val="20"/>
                <w:szCs w:val="20"/>
                <w:lang w:eastAsia="ko-KR"/>
              </w:rPr>
            </w:pPr>
            <w:r>
              <w:rPr>
                <w:rFonts w:ascii="바탕" w:hAnsi="바탕" w:hint="eastAsia"/>
                <w:b/>
                <w:snapToGrid w:val="0"/>
                <w:kern w:val="28"/>
                <w:sz w:val="20"/>
                <w:szCs w:val="20"/>
                <w:lang w:eastAsia="ko-KR"/>
              </w:rPr>
              <w:t>구분</w:t>
            </w:r>
          </w:p>
        </w:tc>
        <w:tc>
          <w:tcPr>
            <w:tcW w:w="1793" w:type="dxa"/>
            <w:shd w:val="clear" w:color="auto" w:fill="D9D9D9"/>
            <w:vAlign w:val="center"/>
          </w:tcPr>
          <w:p w14:paraId="657FCAD1" w14:textId="77777777" w:rsidR="00441088" w:rsidRPr="002C1819" w:rsidRDefault="00441088" w:rsidP="00577671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rFonts w:ascii="바탕" w:hAnsi="바탕"/>
                <w:b/>
                <w:snapToGrid w:val="0"/>
                <w:kern w:val="28"/>
                <w:sz w:val="20"/>
                <w:szCs w:val="20"/>
                <w:lang w:eastAsia="ko-KR"/>
              </w:rPr>
            </w:pPr>
            <w:r>
              <w:rPr>
                <w:rFonts w:ascii="바탕" w:hAnsi="바탕" w:hint="eastAsia"/>
                <w:b/>
                <w:snapToGrid w:val="0"/>
                <w:kern w:val="28"/>
                <w:sz w:val="20"/>
                <w:szCs w:val="20"/>
                <w:lang w:eastAsia="ko-KR"/>
              </w:rPr>
              <w:t>업체명</w:t>
            </w:r>
          </w:p>
        </w:tc>
        <w:tc>
          <w:tcPr>
            <w:tcW w:w="3633" w:type="dxa"/>
            <w:shd w:val="clear" w:color="auto" w:fill="D9D9D9"/>
            <w:vAlign w:val="center"/>
          </w:tcPr>
          <w:p w14:paraId="7294AD02" w14:textId="77777777" w:rsidR="00441088" w:rsidRPr="002C1819" w:rsidRDefault="00441088" w:rsidP="00577671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rFonts w:ascii="바탕" w:hAnsi="바탕"/>
                <w:b/>
                <w:snapToGrid w:val="0"/>
                <w:kern w:val="28"/>
                <w:sz w:val="20"/>
                <w:szCs w:val="20"/>
                <w:lang w:eastAsia="ko-KR"/>
              </w:rPr>
            </w:pPr>
            <w:r>
              <w:rPr>
                <w:rFonts w:ascii="바탕" w:hAnsi="바탕" w:hint="eastAsia"/>
                <w:b/>
                <w:snapToGrid w:val="0"/>
                <w:kern w:val="28"/>
                <w:sz w:val="20"/>
                <w:szCs w:val="20"/>
                <w:lang w:eastAsia="ko-KR"/>
              </w:rPr>
              <w:t>변경내역</w:t>
            </w:r>
          </w:p>
        </w:tc>
      </w:tr>
      <w:tr w:rsidR="00441088" w:rsidRPr="00131ED1" w14:paraId="6ACE3A52" w14:textId="77777777" w:rsidTr="00577671">
        <w:trPr>
          <w:trHeight w:val="429"/>
        </w:trPr>
        <w:tc>
          <w:tcPr>
            <w:tcW w:w="522" w:type="dxa"/>
            <w:shd w:val="clear" w:color="auto" w:fill="auto"/>
            <w:vAlign w:val="center"/>
          </w:tcPr>
          <w:p w14:paraId="33100C3F" w14:textId="77777777" w:rsidR="00441088" w:rsidRDefault="00441088" w:rsidP="007157AB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rFonts w:eastAsia="맑은 고딕"/>
                <w:snapToGrid w:val="0"/>
                <w:kern w:val="28"/>
                <w:sz w:val="20"/>
                <w:szCs w:val="20"/>
                <w:lang w:eastAsia="ko-KR"/>
              </w:rPr>
            </w:pPr>
          </w:p>
        </w:tc>
        <w:tc>
          <w:tcPr>
            <w:tcW w:w="1689" w:type="dxa"/>
            <w:vAlign w:val="center"/>
          </w:tcPr>
          <w:p w14:paraId="09B2A4DB" w14:textId="77777777" w:rsidR="00441088" w:rsidRPr="0010209B" w:rsidRDefault="00441088" w:rsidP="007157AB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snapToGrid w:val="0"/>
                <w:kern w:val="28"/>
                <w:sz w:val="20"/>
                <w:szCs w:val="20"/>
                <w:lang w:eastAsia="ko-KR"/>
              </w:rPr>
            </w:pPr>
          </w:p>
        </w:tc>
        <w:tc>
          <w:tcPr>
            <w:tcW w:w="1066" w:type="dxa"/>
            <w:shd w:val="clear" w:color="auto" w:fill="auto"/>
            <w:vAlign w:val="center"/>
          </w:tcPr>
          <w:p w14:paraId="256B227A" w14:textId="77777777" w:rsidR="00441088" w:rsidRPr="00412FAB" w:rsidRDefault="00441088" w:rsidP="007157AB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snapToGrid w:val="0"/>
                <w:kern w:val="28"/>
                <w:sz w:val="20"/>
                <w:szCs w:val="20"/>
                <w:lang w:eastAsia="ko-KR"/>
              </w:rPr>
            </w:pPr>
          </w:p>
        </w:tc>
        <w:tc>
          <w:tcPr>
            <w:tcW w:w="1793" w:type="dxa"/>
            <w:shd w:val="clear" w:color="auto" w:fill="auto"/>
            <w:vAlign w:val="center"/>
          </w:tcPr>
          <w:p w14:paraId="1A166FA6" w14:textId="77777777" w:rsidR="00441088" w:rsidRPr="00412FAB" w:rsidRDefault="00441088" w:rsidP="007157AB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snapToGrid w:val="0"/>
                <w:kern w:val="28"/>
                <w:sz w:val="20"/>
                <w:szCs w:val="20"/>
                <w:lang w:eastAsia="ko-KR"/>
              </w:rPr>
            </w:pPr>
          </w:p>
        </w:tc>
        <w:tc>
          <w:tcPr>
            <w:tcW w:w="3633" w:type="dxa"/>
            <w:vAlign w:val="center"/>
          </w:tcPr>
          <w:p w14:paraId="69C5F829" w14:textId="77777777" w:rsidR="00441088" w:rsidRPr="00131ED1" w:rsidRDefault="00441088" w:rsidP="007157AB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snapToGrid w:val="0"/>
                <w:kern w:val="28"/>
                <w:sz w:val="20"/>
                <w:szCs w:val="20"/>
                <w:lang w:eastAsia="ko-KR"/>
              </w:rPr>
            </w:pPr>
          </w:p>
        </w:tc>
      </w:tr>
    </w:tbl>
    <w:p w14:paraId="04A05E8B" w14:textId="77777777" w:rsidR="00A87F83" w:rsidRPr="00441088" w:rsidRDefault="00A87F83" w:rsidP="00E06AB0">
      <w:pPr>
        <w:pStyle w:val="28"/>
        <w:numPr>
          <w:ilvl w:val="0"/>
          <w:numId w:val="0"/>
        </w:numPr>
        <w:ind w:left="340"/>
      </w:pPr>
    </w:p>
    <w:p w14:paraId="1757ACA0" w14:textId="54E99DE6" w:rsidR="00101B25" w:rsidRPr="00D84435" w:rsidRDefault="00101B25" w:rsidP="004D0002">
      <w:pPr>
        <w:pStyle w:val="10"/>
        <w:spacing w:before="240" w:line="360" w:lineRule="auto"/>
        <w:rPr>
          <w:rFonts w:ascii="바탕" w:eastAsia="바탕" w:hAnsi="바탕"/>
          <w:b w:val="0"/>
          <w:sz w:val="20"/>
          <w:szCs w:val="20"/>
        </w:rPr>
      </w:pPr>
      <w:bookmarkStart w:id="48" w:name="_Toc194611982"/>
      <w:r>
        <w:t xml:space="preserve">Regulatory </w:t>
      </w:r>
      <w:r w:rsidR="002D0FD4">
        <w:rPr>
          <w:rFonts w:hint="eastAsia"/>
        </w:rPr>
        <w:t xml:space="preserve">and Post-Marketing Compliance </w:t>
      </w:r>
      <w:r>
        <w:t>Assessment</w:t>
      </w:r>
      <w:r>
        <w:rPr>
          <w:rFonts w:hint="eastAsia"/>
        </w:rPr>
        <w:t xml:space="preserve"> </w:t>
      </w:r>
      <w:commentRangeStart w:id="49"/>
      <w:r w:rsidRPr="00C37CA4">
        <w:rPr>
          <w:rFonts w:ascii="바탕" w:eastAsia="바탕" w:hAnsi="바탕" w:hint="eastAsia"/>
          <w:b w:val="0"/>
          <w:sz w:val="20"/>
          <w:szCs w:val="20"/>
        </w:rPr>
        <w:t xml:space="preserve">규제 </w:t>
      </w:r>
      <w:r w:rsidR="002D0FD4">
        <w:rPr>
          <w:rFonts w:ascii="바탕" w:eastAsia="바탕" w:hAnsi="바탕" w:hint="eastAsia"/>
          <w:b w:val="0"/>
          <w:sz w:val="20"/>
          <w:szCs w:val="20"/>
        </w:rPr>
        <w:t>및 시판 후 준수사항의 이행</w:t>
      </w:r>
      <w:r w:rsidR="00FD7F11">
        <w:rPr>
          <w:rFonts w:ascii="바탕" w:eastAsia="바탕" w:hAnsi="바탕" w:hint="eastAsia"/>
          <w:b w:val="0"/>
          <w:sz w:val="20"/>
          <w:szCs w:val="20"/>
        </w:rPr>
        <w:t xml:space="preserve"> 평가</w:t>
      </w:r>
      <w:commentRangeEnd w:id="49"/>
      <w:r w:rsidR="003E4E0B">
        <w:rPr>
          <w:rStyle w:val="a8"/>
          <w:rFonts w:eastAsia="바탕"/>
          <w:b w:val="0"/>
          <w:kern w:val="0"/>
          <w:lang w:eastAsia="en-US"/>
        </w:rPr>
        <w:commentReference w:id="49"/>
      </w:r>
      <w:bookmarkEnd w:id="48"/>
    </w:p>
    <w:p w14:paraId="44B38505" w14:textId="402DD50E" w:rsidR="001D0418" w:rsidRDefault="001D0418" w:rsidP="001D0418">
      <w:pPr>
        <w:pStyle w:val="2"/>
      </w:pPr>
      <w:r>
        <w:rPr>
          <w:rFonts w:hint="eastAsia"/>
        </w:rPr>
        <w:t>평가</w:t>
      </w:r>
      <w:r>
        <w:rPr>
          <w:rFonts w:hint="eastAsia"/>
        </w:rPr>
        <w:t xml:space="preserve"> </w:t>
      </w:r>
      <w:r>
        <w:rPr>
          <w:rFonts w:hint="eastAsia"/>
        </w:rPr>
        <w:t>기간</w:t>
      </w:r>
      <w:r>
        <w:rPr>
          <w:rFonts w:hint="eastAsia"/>
        </w:rPr>
        <w:t xml:space="preserve"> </w:t>
      </w:r>
      <w:r>
        <w:rPr>
          <w:rFonts w:hint="eastAsia"/>
        </w:rPr>
        <w:t>동안</w:t>
      </w:r>
      <w:r>
        <w:rPr>
          <w:rFonts w:hint="eastAsia"/>
        </w:rPr>
        <w:t xml:space="preserve"> </w:t>
      </w:r>
      <w:r>
        <w:rPr>
          <w:rFonts w:hint="eastAsia"/>
        </w:rPr>
        <w:t>발생한</w:t>
      </w:r>
      <w:r>
        <w:rPr>
          <w:rFonts w:hint="eastAsia"/>
        </w:rPr>
        <w:t xml:space="preserve"> </w:t>
      </w:r>
      <w:r>
        <w:rPr>
          <w:rFonts w:hint="eastAsia"/>
        </w:rPr>
        <w:t>허가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행정처분</w:t>
      </w:r>
      <w:r>
        <w:rPr>
          <w:rFonts w:hint="eastAsia"/>
        </w:rPr>
        <w:t xml:space="preserve"> </w:t>
      </w:r>
      <w:r>
        <w:rPr>
          <w:rFonts w:hint="eastAsia"/>
        </w:rPr>
        <w:t>이력은</w:t>
      </w:r>
      <w:r>
        <w:rPr>
          <w:rFonts w:hint="eastAsia"/>
        </w:rPr>
        <w:t xml:space="preserve"> </w:t>
      </w:r>
      <w:r>
        <w:rPr>
          <w:rFonts w:hint="eastAsia"/>
        </w:rPr>
        <w:t>아래와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tbl>
      <w:tblPr>
        <w:tblW w:w="4953" w:type="pct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93"/>
        <w:gridCol w:w="1357"/>
        <w:gridCol w:w="4038"/>
        <w:gridCol w:w="2474"/>
      </w:tblGrid>
      <w:tr w:rsidR="001D0418" w14:paraId="2A7C3D26" w14:textId="77777777" w:rsidTr="001D0418">
        <w:trPr>
          <w:trHeight w:val="314"/>
        </w:trPr>
        <w:tc>
          <w:tcPr>
            <w:tcW w:w="287" w:type="pct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  <w:vAlign w:val="center"/>
            <w:hideMark/>
          </w:tcPr>
          <w:p w14:paraId="6D0B5FE1" w14:textId="77777777" w:rsidR="001D0418" w:rsidRDefault="001D0418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0"/>
                <w:szCs w:val="20"/>
                <w:lang w:eastAsia="ko-KR"/>
              </w:rPr>
            </w:pPr>
            <w:r>
              <w:rPr>
                <w:b/>
                <w:bCs/>
                <w:sz w:val="20"/>
                <w:szCs w:val="20"/>
                <w:lang w:eastAsia="ko-KR"/>
              </w:rPr>
              <w:t>No.</w:t>
            </w:r>
          </w:p>
        </w:tc>
        <w:tc>
          <w:tcPr>
            <w:tcW w:w="814" w:type="pct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  <w:vAlign w:val="center"/>
            <w:hideMark/>
          </w:tcPr>
          <w:p w14:paraId="686A2DD4" w14:textId="77777777" w:rsidR="001D0418" w:rsidRDefault="001D0418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sz w:val="20"/>
                <w:szCs w:val="20"/>
                <w:lang w:eastAsia="ko-KR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eastAsia="ko-KR"/>
              </w:rPr>
              <w:t>일자</w:t>
            </w:r>
          </w:p>
        </w:tc>
        <w:tc>
          <w:tcPr>
            <w:tcW w:w="2417" w:type="pct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  <w:vAlign w:val="center"/>
            <w:hideMark/>
          </w:tcPr>
          <w:p w14:paraId="4C6D0EEF" w14:textId="77777777" w:rsidR="001D0418" w:rsidRDefault="001D0418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sz w:val="20"/>
                <w:szCs w:val="20"/>
                <w:lang w:eastAsia="ko-KR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eastAsia="ko-KR"/>
              </w:rPr>
              <w:t>변경</w:t>
            </w:r>
            <w:r>
              <w:rPr>
                <w:b/>
                <w:b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hint="eastAsia"/>
                <w:b/>
                <w:bCs/>
                <w:sz w:val="20"/>
                <w:szCs w:val="20"/>
                <w:lang w:eastAsia="ko-KR"/>
              </w:rPr>
              <w:t>및</w:t>
            </w:r>
            <w:r>
              <w:rPr>
                <w:b/>
                <w:b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hint="eastAsia"/>
                <w:b/>
                <w:bCs/>
                <w:sz w:val="20"/>
                <w:szCs w:val="20"/>
                <w:lang w:eastAsia="ko-KR"/>
              </w:rPr>
              <w:t>처분내용</w:t>
            </w:r>
          </w:p>
        </w:tc>
        <w:tc>
          <w:tcPr>
            <w:tcW w:w="1482" w:type="pct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  <w:shd w:val="solid" w:color="C0C0C0" w:fill="auto"/>
            <w:vAlign w:val="center"/>
            <w:hideMark/>
          </w:tcPr>
          <w:p w14:paraId="0EE2B667" w14:textId="77777777" w:rsidR="001D0418" w:rsidRDefault="001D0418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sz w:val="20"/>
                <w:szCs w:val="20"/>
                <w:lang w:eastAsia="ko-KR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eastAsia="ko-KR"/>
              </w:rPr>
              <w:t>비고</w:t>
            </w:r>
          </w:p>
        </w:tc>
      </w:tr>
      <w:tr w:rsidR="001D0418" w14:paraId="7CFF8D93" w14:textId="77777777" w:rsidTr="001D0418">
        <w:trPr>
          <w:trHeight w:val="298"/>
        </w:trPr>
        <w:tc>
          <w:tcPr>
            <w:tcW w:w="287" w:type="pct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42A954" w14:textId="77777777" w:rsidR="001D0418" w:rsidRDefault="001D0418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eastAsia="ko-KR"/>
              </w:rPr>
            </w:pPr>
            <w:r>
              <w:rPr>
                <w:rFonts w:eastAsia="맑은 고딕 Semi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8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  <w:vAlign w:val="center"/>
            <w:hideMark/>
          </w:tcPr>
          <w:p w14:paraId="4766E324" w14:textId="77777777" w:rsidR="001D0418" w:rsidRDefault="001D0418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>2024.08.06</w:t>
            </w:r>
          </w:p>
        </w:tc>
        <w:tc>
          <w:tcPr>
            <w:tcW w:w="2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  <w:vAlign w:val="center"/>
            <w:hideMark/>
          </w:tcPr>
          <w:p w14:paraId="5124BE02" w14:textId="77777777" w:rsidR="001D0418" w:rsidRDefault="001D0418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허가변경</w:t>
            </w:r>
            <w:r>
              <w:rPr>
                <w:sz w:val="20"/>
                <w:szCs w:val="20"/>
                <w:lang w:eastAsia="ko-KR"/>
              </w:rPr>
              <w:t xml:space="preserve">: </w:t>
            </w:r>
            <w:r>
              <w:rPr>
                <w:rFonts w:hint="eastAsia"/>
                <w:sz w:val="20"/>
                <w:szCs w:val="20"/>
                <w:lang w:eastAsia="ko-KR"/>
              </w:rPr>
              <w:t>원료약품</w:t>
            </w:r>
            <w:r>
              <w:rPr>
                <w:sz w:val="20"/>
                <w:szCs w:val="20"/>
                <w:lang w:eastAsia="ko-KR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ko-KR"/>
              </w:rPr>
              <w:t>및</w:t>
            </w:r>
            <w:r>
              <w:rPr>
                <w:sz w:val="20"/>
                <w:szCs w:val="20"/>
                <w:lang w:eastAsia="ko-KR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ko-KR"/>
              </w:rPr>
              <w:t>그</w:t>
            </w:r>
            <w:r>
              <w:rPr>
                <w:sz w:val="20"/>
                <w:szCs w:val="20"/>
                <w:lang w:eastAsia="ko-KR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ko-KR"/>
              </w:rPr>
              <w:t>분량</w:t>
            </w:r>
            <w:r>
              <w:rPr>
                <w:sz w:val="20"/>
                <w:szCs w:val="20"/>
                <w:lang w:eastAsia="ko-KR"/>
              </w:rPr>
              <w:t xml:space="preserve">, </w:t>
            </w:r>
            <w:r>
              <w:rPr>
                <w:rFonts w:hint="eastAsia"/>
                <w:sz w:val="20"/>
                <w:szCs w:val="20"/>
                <w:lang w:eastAsia="ko-KR"/>
              </w:rPr>
              <w:t>제조방법</w:t>
            </w:r>
          </w:p>
        </w:tc>
        <w:tc>
          <w:tcPr>
            <w:tcW w:w="14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  <w:shd w:val="solid" w:color="FFFFFF" w:fill="auto"/>
            <w:vAlign w:val="center"/>
            <w:hideMark/>
          </w:tcPr>
          <w:p w14:paraId="099A3C14" w14:textId="77777777" w:rsidR="001D0418" w:rsidRDefault="001D0418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CCL2-2024-04-090 </w:t>
            </w:r>
            <w:r>
              <w:rPr>
                <w:rFonts w:hint="eastAsia"/>
                <w:sz w:val="20"/>
                <w:szCs w:val="20"/>
                <w:lang w:eastAsia="ko-KR"/>
              </w:rPr>
              <w:t>참조</w:t>
            </w:r>
          </w:p>
        </w:tc>
      </w:tr>
      <w:tr w:rsidR="001D0418" w14:paraId="0779FC46" w14:textId="77777777" w:rsidTr="001D0418">
        <w:trPr>
          <w:trHeight w:val="298"/>
        </w:trPr>
        <w:tc>
          <w:tcPr>
            <w:tcW w:w="287" w:type="pct"/>
            <w:tcBorders>
              <w:top w:val="sing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  <w:vAlign w:val="center"/>
            <w:hideMark/>
          </w:tcPr>
          <w:p w14:paraId="72E73716" w14:textId="77777777" w:rsidR="001D0418" w:rsidRDefault="001D0418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>2</w:t>
            </w:r>
          </w:p>
        </w:tc>
        <w:tc>
          <w:tcPr>
            <w:tcW w:w="814" w:type="pct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solid" w:color="FFFFFF" w:fill="auto"/>
            <w:vAlign w:val="center"/>
            <w:hideMark/>
          </w:tcPr>
          <w:p w14:paraId="2B393C68" w14:textId="77777777" w:rsidR="001D0418" w:rsidRDefault="001D0418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>2024.11.22</w:t>
            </w:r>
          </w:p>
        </w:tc>
        <w:tc>
          <w:tcPr>
            <w:tcW w:w="2417" w:type="pct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solid" w:color="FFFFFF" w:fill="auto"/>
            <w:vAlign w:val="center"/>
            <w:hideMark/>
          </w:tcPr>
          <w:p w14:paraId="4DCF2D89" w14:textId="77777777" w:rsidR="001D0418" w:rsidRDefault="001D0418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eastAsia="ko-KR"/>
              </w:rPr>
            </w:pPr>
            <w:proofErr w:type="gramStart"/>
            <w:r>
              <w:rPr>
                <w:rFonts w:hint="eastAsia"/>
                <w:sz w:val="20"/>
                <w:szCs w:val="20"/>
                <w:lang w:eastAsia="ko-KR"/>
              </w:rPr>
              <w:t>허가변경</w:t>
            </w:r>
            <w:r>
              <w:rPr>
                <w:sz w:val="20"/>
                <w:szCs w:val="20"/>
                <w:lang w:eastAsia="ko-KR"/>
              </w:rPr>
              <w:t>:</w:t>
            </w:r>
            <w:r>
              <w:rPr>
                <w:rFonts w:hint="eastAsia"/>
                <w:sz w:val="20"/>
                <w:szCs w:val="20"/>
                <w:lang w:eastAsia="ko-KR"/>
              </w:rPr>
              <w:t>유효기간</w:t>
            </w:r>
            <w:proofErr w:type="gramEnd"/>
            <w:r>
              <w:rPr>
                <w:sz w:val="20"/>
                <w:szCs w:val="20"/>
                <w:lang w:eastAsia="ko-KR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ko-KR"/>
              </w:rPr>
              <w:t>갱신</w:t>
            </w:r>
            <w:r>
              <w:rPr>
                <w:sz w:val="20"/>
                <w:szCs w:val="20"/>
                <w:lang w:eastAsia="ko-KR"/>
              </w:rPr>
              <w:t xml:space="preserve">, </w:t>
            </w:r>
            <w:r>
              <w:rPr>
                <w:rFonts w:hint="eastAsia"/>
                <w:sz w:val="20"/>
                <w:szCs w:val="20"/>
                <w:lang w:eastAsia="ko-KR"/>
              </w:rPr>
              <w:t>신규</w:t>
            </w:r>
            <w:r>
              <w:rPr>
                <w:sz w:val="20"/>
                <w:szCs w:val="20"/>
                <w:lang w:eastAsia="ko-KR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ko-KR"/>
              </w:rPr>
              <w:t>유효기간</w:t>
            </w:r>
          </w:p>
        </w:tc>
        <w:tc>
          <w:tcPr>
            <w:tcW w:w="1482" w:type="pct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  <w:shd w:val="solid" w:color="FFFFFF" w:fill="auto"/>
            <w:vAlign w:val="center"/>
            <w:hideMark/>
          </w:tcPr>
          <w:p w14:paraId="2012ACC0" w14:textId="77777777" w:rsidR="001D0418" w:rsidRDefault="001D0418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>N/A</w:t>
            </w:r>
          </w:p>
        </w:tc>
      </w:tr>
    </w:tbl>
    <w:p w14:paraId="6DCFB795" w14:textId="77777777" w:rsidR="001D0418" w:rsidRDefault="001D0418" w:rsidP="001D0418">
      <w:pPr>
        <w:pStyle w:val="10"/>
        <w:keepNext w:val="0"/>
        <w:keepLines w:val="0"/>
        <w:widowControl w:val="0"/>
        <w:numPr>
          <w:ilvl w:val="0"/>
          <w:numId w:val="0"/>
        </w:numPr>
        <w:tabs>
          <w:tab w:val="left" w:pos="800"/>
        </w:tabs>
        <w:wordWrap w:val="0"/>
        <w:spacing w:before="200" w:after="0" w:line="312" w:lineRule="auto"/>
        <w:jc w:val="center"/>
        <w:outlineLvl w:val="9"/>
        <w:rPr>
          <w:rFonts w:eastAsia="바탕"/>
          <w:b w:val="0"/>
          <w:sz w:val="20"/>
        </w:rPr>
      </w:pPr>
      <w:r>
        <w:rPr>
          <w:rFonts w:eastAsia="바탕"/>
          <w:b w:val="0"/>
          <w:sz w:val="20"/>
        </w:rPr>
        <w:t>Prepared by: ___________________________   Verified by: ___________________________</w:t>
      </w:r>
    </w:p>
    <w:p w14:paraId="64A206C0" w14:textId="77777777" w:rsidR="001D0418" w:rsidRDefault="001D0418" w:rsidP="001D0418">
      <w:pPr>
        <w:pStyle w:val="2"/>
        <w:numPr>
          <w:ilvl w:val="0"/>
          <w:numId w:val="0"/>
        </w:numPr>
        <w:ind w:left="425"/>
        <w:rPr>
          <w:rFonts w:hint="eastAsia"/>
        </w:rPr>
      </w:pPr>
    </w:p>
    <w:p w14:paraId="3602D8AC" w14:textId="05D456B1" w:rsidR="001D0418" w:rsidRDefault="001D0418" w:rsidP="001D0418">
      <w:pPr>
        <w:pStyle w:val="2"/>
        <w:rPr>
          <w:rFonts w:hint="eastAsia"/>
        </w:rPr>
      </w:pPr>
      <w:r>
        <w:rPr>
          <w:rFonts w:hint="eastAsia"/>
        </w:rPr>
        <w:t>평가</w:t>
      </w:r>
      <w:r>
        <w:rPr>
          <w:rFonts w:hint="eastAsia"/>
        </w:rPr>
        <w:t xml:space="preserve"> </w:t>
      </w:r>
      <w:r>
        <w:rPr>
          <w:rFonts w:hint="eastAsia"/>
        </w:rPr>
        <w:t>기간</w:t>
      </w:r>
      <w:r>
        <w:rPr>
          <w:rFonts w:hint="eastAsia"/>
        </w:rPr>
        <w:t xml:space="preserve"> </w:t>
      </w:r>
      <w:r>
        <w:rPr>
          <w:rFonts w:hint="eastAsia"/>
        </w:rPr>
        <w:t>동안</w:t>
      </w:r>
      <w:r>
        <w:rPr>
          <w:rFonts w:hint="eastAsia"/>
        </w:rPr>
        <w:t xml:space="preserve"> </w:t>
      </w:r>
      <w:r>
        <w:rPr>
          <w:rFonts w:hint="eastAsia"/>
        </w:rPr>
        <w:t>제품은</w:t>
      </w:r>
      <w:r>
        <w:rPr>
          <w:rFonts w:hint="eastAsia"/>
        </w:rPr>
        <w:t xml:space="preserve"> </w:t>
      </w:r>
      <w:r>
        <w:rPr>
          <w:rFonts w:hint="eastAsia"/>
        </w:rPr>
        <w:t>허가사항과</w:t>
      </w:r>
      <w:r>
        <w:rPr>
          <w:rFonts w:hint="eastAsia"/>
        </w:rPr>
        <w:t xml:space="preserve"> </w:t>
      </w:r>
      <w:r>
        <w:rPr>
          <w:rFonts w:hint="eastAsia"/>
        </w:rPr>
        <w:t>동일하게</w:t>
      </w:r>
      <w:r>
        <w:rPr>
          <w:rFonts w:hint="eastAsia"/>
        </w:rPr>
        <w:t xml:space="preserve"> </w:t>
      </w:r>
      <w:r>
        <w:rPr>
          <w:rFonts w:hint="eastAsia"/>
        </w:rPr>
        <w:t>제조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품질관리</w:t>
      </w:r>
      <w:r>
        <w:rPr>
          <w:rFonts w:hint="eastAsia"/>
        </w:rPr>
        <w:t xml:space="preserve"> </w:t>
      </w:r>
      <w:r>
        <w:rPr>
          <w:rFonts w:hint="eastAsia"/>
        </w:rPr>
        <w:t>수행되어</w:t>
      </w:r>
      <w:r>
        <w:rPr>
          <w:rFonts w:hint="eastAsia"/>
        </w:rPr>
        <w:t xml:space="preserve">, </w:t>
      </w:r>
      <w:r>
        <w:rPr>
          <w:rFonts w:hint="eastAsia"/>
        </w:rPr>
        <w:t>허</w:t>
      </w:r>
      <w:r>
        <w:rPr>
          <w:rFonts w:hint="eastAsia"/>
        </w:rPr>
        <w:t>가사항을</w:t>
      </w:r>
      <w:r>
        <w:rPr>
          <w:rFonts w:hint="eastAsia"/>
        </w:rPr>
        <w:t xml:space="preserve"> </w:t>
      </w:r>
      <w:r>
        <w:rPr>
          <w:rFonts w:hint="eastAsia"/>
        </w:rPr>
        <w:t>준수하고</w:t>
      </w:r>
      <w:r>
        <w:rPr>
          <w:rFonts w:hint="eastAsia"/>
        </w:rPr>
        <w:t xml:space="preserve"> </w:t>
      </w:r>
      <w:r>
        <w:rPr>
          <w:rFonts w:hint="eastAsia"/>
        </w:rPr>
        <w:t>있음을</w:t>
      </w:r>
      <w:r>
        <w:rPr>
          <w:rFonts w:hint="eastAsia"/>
        </w:rPr>
        <w:t xml:space="preserve"> </w:t>
      </w:r>
      <w:r>
        <w:rPr>
          <w:rFonts w:hint="eastAsia"/>
        </w:rPr>
        <w:t>확인하였다</w:t>
      </w:r>
      <w:r>
        <w:rPr>
          <w:rFonts w:hint="eastAsia"/>
        </w:rPr>
        <w:t>.</w:t>
      </w:r>
    </w:p>
    <w:p w14:paraId="263F1FBE" w14:textId="4676EF8F" w:rsidR="001D0418" w:rsidRDefault="001D0418" w:rsidP="001D0418">
      <w:pPr>
        <w:pStyle w:val="2"/>
        <w:rPr>
          <w:rFonts w:hint="eastAsia"/>
        </w:rPr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제품과</w:t>
      </w:r>
      <w:r>
        <w:rPr>
          <w:rFonts w:hint="eastAsia"/>
        </w:rPr>
        <w:t xml:space="preserve"> </w:t>
      </w:r>
      <w:r>
        <w:rPr>
          <w:rFonts w:hint="eastAsia"/>
        </w:rPr>
        <w:t>관련된</w:t>
      </w:r>
      <w:r>
        <w:rPr>
          <w:rFonts w:hint="eastAsia"/>
        </w:rPr>
        <w:t xml:space="preserve"> </w:t>
      </w:r>
      <w:commentRangeStart w:id="50"/>
      <w:r>
        <w:rPr>
          <w:rFonts w:hint="eastAsia"/>
        </w:rPr>
        <w:t>변경명령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조치</w:t>
      </w:r>
      <w:r>
        <w:rPr>
          <w:rFonts w:hint="eastAsia"/>
        </w:rPr>
        <w:t>지시사항은</w:t>
      </w:r>
      <w:r>
        <w:rPr>
          <w:rFonts w:hint="eastAsia"/>
        </w:rPr>
        <w:t xml:space="preserve"> </w:t>
      </w:r>
      <w:commentRangeEnd w:id="50"/>
      <w:r>
        <w:rPr>
          <w:rStyle w:val="a8"/>
          <w:snapToGrid/>
          <w:kern w:val="0"/>
          <w:lang w:eastAsia="en-US"/>
        </w:rPr>
        <w:commentReference w:id="50"/>
      </w:r>
      <w:r>
        <w:rPr>
          <w:rFonts w:hint="eastAsia"/>
        </w:rPr>
        <w:t>아래와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tbl>
      <w:tblPr>
        <w:tblW w:w="9621" w:type="dxa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3686"/>
        <w:gridCol w:w="4234"/>
      </w:tblGrid>
      <w:tr w:rsidR="001D0418" w:rsidRPr="001D0418" w14:paraId="5D89872F" w14:textId="77777777" w:rsidTr="001D0418">
        <w:trPr>
          <w:trHeight w:val="447"/>
          <w:tblHeader/>
        </w:trPr>
        <w:tc>
          <w:tcPr>
            <w:tcW w:w="1701" w:type="dxa"/>
            <w:shd w:val="clear" w:color="auto" w:fill="D9D9D9"/>
            <w:vAlign w:val="center"/>
          </w:tcPr>
          <w:p w14:paraId="39D624D2" w14:textId="77777777" w:rsidR="001D0418" w:rsidRPr="001D0418" w:rsidRDefault="001D0418" w:rsidP="00D75262">
            <w:pPr>
              <w:widowControl w:val="0"/>
              <w:suppressAutoHyphens/>
              <w:wordWrap w:val="0"/>
              <w:snapToGrid w:val="0"/>
              <w:spacing w:after="60"/>
              <w:jc w:val="center"/>
              <w:rPr>
                <w:rFonts w:ascii="바탕" w:hAnsi="바탕" w:hint="eastAsia"/>
                <w:b/>
                <w:snapToGrid w:val="0"/>
                <w:color w:val="000000"/>
                <w:kern w:val="28"/>
                <w:sz w:val="20"/>
                <w:szCs w:val="20"/>
                <w:lang w:eastAsia="ko-KR"/>
              </w:rPr>
            </w:pPr>
            <w:r w:rsidRPr="00535C07">
              <w:rPr>
                <w:rFonts w:ascii="바탕" w:hAnsi="바탕" w:hint="eastAsia"/>
                <w:b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>지시일자</w:t>
            </w:r>
          </w:p>
        </w:tc>
        <w:tc>
          <w:tcPr>
            <w:tcW w:w="3686" w:type="dxa"/>
            <w:shd w:val="clear" w:color="auto" w:fill="D9D9D9"/>
            <w:vAlign w:val="center"/>
          </w:tcPr>
          <w:p w14:paraId="674F5FAF" w14:textId="77777777" w:rsidR="001D0418" w:rsidRPr="001D0418" w:rsidRDefault="001D0418" w:rsidP="00D75262">
            <w:pPr>
              <w:widowControl w:val="0"/>
              <w:suppressAutoHyphens/>
              <w:wordWrap w:val="0"/>
              <w:snapToGrid w:val="0"/>
              <w:spacing w:after="60"/>
              <w:jc w:val="center"/>
              <w:rPr>
                <w:rFonts w:ascii="바탕" w:hAnsi="바탕" w:hint="eastAsia"/>
                <w:b/>
                <w:snapToGrid w:val="0"/>
                <w:color w:val="000000"/>
                <w:kern w:val="28"/>
                <w:sz w:val="20"/>
                <w:szCs w:val="20"/>
                <w:lang w:eastAsia="ko-KR"/>
              </w:rPr>
            </w:pPr>
            <w:r w:rsidRPr="00535C07">
              <w:rPr>
                <w:rFonts w:ascii="바탕" w:hAnsi="바탕" w:hint="eastAsia"/>
                <w:b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>변경명령 및 지시사항</w:t>
            </w:r>
          </w:p>
        </w:tc>
        <w:tc>
          <w:tcPr>
            <w:tcW w:w="4234" w:type="dxa"/>
            <w:shd w:val="clear" w:color="auto" w:fill="D9D9D9"/>
            <w:vAlign w:val="center"/>
          </w:tcPr>
          <w:p w14:paraId="6B169CC8" w14:textId="77777777" w:rsidR="001D0418" w:rsidRPr="001D0418" w:rsidRDefault="001D0418" w:rsidP="00D75262">
            <w:pPr>
              <w:widowControl w:val="0"/>
              <w:suppressAutoHyphens/>
              <w:wordWrap w:val="0"/>
              <w:snapToGrid w:val="0"/>
              <w:spacing w:after="60"/>
              <w:jc w:val="center"/>
              <w:rPr>
                <w:rFonts w:ascii="바탕" w:hAnsi="바탕" w:hint="eastAsia"/>
                <w:b/>
                <w:snapToGrid w:val="0"/>
                <w:color w:val="000000"/>
                <w:kern w:val="28"/>
                <w:sz w:val="20"/>
                <w:szCs w:val="20"/>
                <w:lang w:eastAsia="ko-KR"/>
              </w:rPr>
            </w:pPr>
            <w:r w:rsidRPr="00535C07">
              <w:rPr>
                <w:rFonts w:ascii="바탕" w:hAnsi="바탕" w:hint="eastAsia"/>
                <w:b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>조치결과</w:t>
            </w:r>
          </w:p>
        </w:tc>
      </w:tr>
      <w:tr w:rsidR="001D0418" w:rsidRPr="001D0418" w14:paraId="64DF2F92" w14:textId="77777777" w:rsidTr="001D0418">
        <w:trPr>
          <w:trHeight w:val="1985"/>
        </w:trPr>
        <w:tc>
          <w:tcPr>
            <w:tcW w:w="1701" w:type="dxa"/>
            <w:shd w:val="clear" w:color="auto" w:fill="auto"/>
            <w:vAlign w:val="center"/>
          </w:tcPr>
          <w:p w14:paraId="001410E3" w14:textId="77777777" w:rsidR="001D0418" w:rsidRPr="001D0418" w:rsidRDefault="001D0418" w:rsidP="00D75262">
            <w:pPr>
              <w:widowControl w:val="0"/>
              <w:suppressAutoHyphens/>
              <w:wordWrap w:val="0"/>
              <w:snapToGrid w:val="0"/>
              <w:spacing w:after="60"/>
              <w:jc w:val="center"/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</w:pP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>2022.01.21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1CD87CC7" w14:textId="77777777" w:rsidR="001D0418" w:rsidRPr="001D0418" w:rsidRDefault="001D0418" w:rsidP="00D75262">
            <w:pPr>
              <w:widowControl w:val="0"/>
              <w:suppressAutoHyphens/>
              <w:wordWrap w:val="0"/>
              <w:snapToGrid w:val="0"/>
              <w:spacing w:after="60"/>
              <w:jc w:val="both"/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</w:pP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>‘</w:t>
            </w:r>
            <w:proofErr w:type="spellStart"/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>몬테루카스트</w:t>
            </w:r>
            <w:proofErr w:type="spellEnd"/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 xml:space="preserve"> 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>나트륨’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 xml:space="preserve"> 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>성분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 xml:space="preserve"> 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>원료의약품에서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 xml:space="preserve"> NDPA 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>불순물이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 xml:space="preserve"> (N-</w:t>
            </w:r>
            <w:proofErr w:type="spellStart"/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>nitrosodipropylamine</w:t>
            </w:r>
            <w:proofErr w:type="spellEnd"/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 xml:space="preserve">) 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>검출</w:t>
            </w:r>
            <w:r w:rsidRPr="00535C07">
              <w:rPr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>되었다는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 xml:space="preserve"> 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>안전성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 xml:space="preserve"> 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>정보가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 xml:space="preserve"> MFDS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>에서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 xml:space="preserve"> 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>인지됨에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 xml:space="preserve"> 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>따라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 xml:space="preserve"> 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>시험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 xml:space="preserve"> 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>검사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 xml:space="preserve"> 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>및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 xml:space="preserve"> 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>불순물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 xml:space="preserve"> 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>발생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 xml:space="preserve"> 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>가능성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 xml:space="preserve"> 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>평가를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 xml:space="preserve"> 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>지시함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>. (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>의약품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 xml:space="preserve"> 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>관리과</w:t>
            </w:r>
            <w:r w:rsidRPr="00535C07">
              <w:rPr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>-566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4234" w:type="dxa"/>
            <w:vAlign w:val="center"/>
          </w:tcPr>
          <w:p w14:paraId="3837AD7F" w14:textId="77777777" w:rsidR="001D0418" w:rsidRPr="00A07614" w:rsidRDefault="001D0418" w:rsidP="001D0418">
            <w:pPr>
              <w:widowControl w:val="0"/>
              <w:numPr>
                <w:ilvl w:val="0"/>
                <w:numId w:val="19"/>
              </w:numPr>
              <w:suppressAutoHyphens/>
              <w:snapToGrid w:val="0"/>
              <w:spacing w:after="60"/>
              <w:jc w:val="both"/>
              <w:rPr>
                <w:snapToGrid w:val="0"/>
                <w:color w:val="000000"/>
                <w:kern w:val="28"/>
                <w:sz w:val="20"/>
                <w:szCs w:val="20"/>
                <w:lang w:eastAsia="ko-KR"/>
              </w:rPr>
            </w:pPr>
            <w:r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 xml:space="preserve">API </w:t>
            </w:r>
            <w:r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>총</w:t>
            </w:r>
            <w:r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 xml:space="preserve"> 6</w:t>
            </w:r>
            <w:r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>배치</w:t>
            </w:r>
            <w:r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 xml:space="preserve"> NDPA</w:t>
            </w:r>
            <w:r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>분석</w:t>
            </w:r>
            <w:r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 xml:space="preserve"> </w:t>
            </w:r>
            <w:r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>결과</w:t>
            </w:r>
            <w:r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 xml:space="preserve">: </w:t>
            </w:r>
            <w:r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>검출</w:t>
            </w:r>
            <w:r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 xml:space="preserve"> </w:t>
            </w:r>
            <w:r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>한계</w:t>
            </w:r>
            <w:r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 xml:space="preserve"> </w:t>
            </w:r>
            <w:r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>이하</w:t>
            </w:r>
            <w:r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 xml:space="preserve">.   </w:t>
            </w:r>
            <w:r w:rsidRPr="00A07614">
              <w:rPr>
                <w:rFonts w:hint="eastAsia"/>
                <w:color w:val="000000"/>
                <w:sz w:val="20"/>
                <w:szCs w:val="20"/>
                <w:lang w:eastAsia="ko-KR"/>
              </w:rPr>
              <w:t>(</w:t>
            </w:r>
            <w:ins w:id="51" w:author="강은옥" w:date="2025-03-16T16:12:00Z">
              <w:r w:rsidRPr="001D0418">
                <w:rPr>
                  <w:color w:val="000000"/>
                  <w:sz w:val="20"/>
                  <w:szCs w:val="20"/>
                  <w:lang w:eastAsia="ko-KR"/>
                </w:rPr>
                <w:t xml:space="preserve">RA-22-012 </w:t>
              </w:r>
            </w:ins>
            <w:r w:rsidRPr="00A07614">
              <w:rPr>
                <w:rFonts w:hint="eastAsia"/>
                <w:color w:val="000000"/>
                <w:sz w:val="20"/>
                <w:szCs w:val="20"/>
                <w:lang w:eastAsia="ko-KR"/>
              </w:rPr>
              <w:t>참조</w:t>
            </w:r>
            <w:r w:rsidRPr="00A07614">
              <w:rPr>
                <w:rFonts w:hint="eastAsia"/>
                <w:color w:val="000000"/>
                <w:sz w:val="20"/>
                <w:szCs w:val="20"/>
                <w:lang w:eastAsia="ko-KR"/>
              </w:rPr>
              <w:t>)</w:t>
            </w:r>
            <w:r w:rsidRPr="00A07614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 xml:space="preserve"> </w:t>
            </w:r>
          </w:p>
          <w:p w14:paraId="7EDFA58E" w14:textId="77777777" w:rsidR="001D0418" w:rsidRPr="001D0418" w:rsidRDefault="001D0418" w:rsidP="001D0418">
            <w:pPr>
              <w:widowControl w:val="0"/>
              <w:numPr>
                <w:ilvl w:val="0"/>
                <w:numId w:val="19"/>
              </w:numPr>
              <w:suppressAutoHyphens/>
              <w:wordWrap w:val="0"/>
              <w:snapToGrid w:val="0"/>
              <w:spacing w:after="60"/>
              <w:jc w:val="both"/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</w:pP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>완제품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 xml:space="preserve"> 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>제조공정내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 xml:space="preserve"> 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>투입된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>부형제</w:t>
            </w:r>
            <w:proofErr w:type="spellEnd"/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 xml:space="preserve"> 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>및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 xml:space="preserve"> 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>포장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 xml:space="preserve"> 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>직접자재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 xml:space="preserve"> 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>공급업체에서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 xml:space="preserve"> 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>수령한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 xml:space="preserve"> 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>자료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 xml:space="preserve"> 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>평가를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 xml:space="preserve"> 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>바탕으로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 xml:space="preserve"> NDPA 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>위험이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 xml:space="preserve"> 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>없음을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 xml:space="preserve"> 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>확인함</w:t>
            </w:r>
            <w:r w:rsidRPr="00535C07">
              <w:rPr>
                <w:rFonts w:hint="eastAsia"/>
                <w:snapToGrid w:val="0"/>
                <w:color w:val="000000"/>
                <w:kern w:val="28"/>
                <w:sz w:val="20"/>
                <w:szCs w:val="20"/>
                <w:lang w:eastAsia="ko-KR"/>
              </w:rPr>
              <w:t>.</w:t>
            </w:r>
            <w:r w:rsidRPr="00CF4442">
              <w:rPr>
                <w:color w:val="000000"/>
                <w:sz w:val="20"/>
                <w:szCs w:val="2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  <w:lang w:eastAsia="ko-KR"/>
              </w:rPr>
              <w:t>(</w:t>
            </w:r>
            <w:ins w:id="52" w:author="강은옥" w:date="2025-03-16T16:12:00Z">
              <w:r w:rsidRPr="001D0418">
                <w:rPr>
                  <w:color w:val="000000"/>
                  <w:sz w:val="20"/>
                  <w:szCs w:val="20"/>
                  <w:lang w:eastAsia="ko-KR"/>
                </w:rPr>
                <w:t xml:space="preserve">RA-22-012 </w:t>
              </w:r>
            </w:ins>
            <w:r w:rsidRPr="00535C07">
              <w:rPr>
                <w:rFonts w:hint="eastAsia"/>
                <w:color w:val="000000"/>
                <w:sz w:val="20"/>
                <w:szCs w:val="20"/>
                <w:lang w:eastAsia="ko-KR"/>
              </w:rPr>
              <w:t>참조</w:t>
            </w:r>
            <w:r>
              <w:rPr>
                <w:rFonts w:hint="eastAsia"/>
                <w:color w:val="000000"/>
                <w:sz w:val="20"/>
                <w:szCs w:val="20"/>
                <w:lang w:eastAsia="ko-KR"/>
              </w:rPr>
              <w:t>)</w:t>
            </w:r>
          </w:p>
        </w:tc>
      </w:tr>
    </w:tbl>
    <w:p w14:paraId="5F65A1D8" w14:textId="77777777" w:rsidR="001D0418" w:rsidRDefault="001D0418" w:rsidP="001D0418">
      <w:pPr>
        <w:pStyle w:val="10"/>
        <w:keepNext w:val="0"/>
        <w:keepLines w:val="0"/>
        <w:widowControl w:val="0"/>
        <w:numPr>
          <w:ilvl w:val="0"/>
          <w:numId w:val="0"/>
        </w:numPr>
        <w:tabs>
          <w:tab w:val="left" w:pos="800"/>
        </w:tabs>
        <w:wordWrap w:val="0"/>
        <w:spacing w:before="200" w:after="0" w:line="312" w:lineRule="auto"/>
        <w:jc w:val="center"/>
        <w:outlineLvl w:val="9"/>
        <w:rPr>
          <w:rFonts w:eastAsia="바탕"/>
          <w:b w:val="0"/>
          <w:sz w:val="20"/>
        </w:rPr>
      </w:pPr>
      <w:r>
        <w:rPr>
          <w:rFonts w:eastAsia="바탕"/>
          <w:b w:val="0"/>
          <w:sz w:val="20"/>
        </w:rPr>
        <w:t>Prepared by: ___________________________   Verified by: ___________________________</w:t>
      </w:r>
    </w:p>
    <w:p w14:paraId="0BBEC2A1" w14:textId="77777777" w:rsidR="004E680B" w:rsidRPr="001D0418" w:rsidRDefault="004E680B" w:rsidP="00E06AB0">
      <w:pPr>
        <w:pStyle w:val="28"/>
        <w:numPr>
          <w:ilvl w:val="0"/>
          <w:numId w:val="0"/>
        </w:numPr>
        <w:ind w:left="340"/>
      </w:pPr>
    </w:p>
    <w:p w14:paraId="303D5BFA" w14:textId="77777777" w:rsidR="00101B25" w:rsidRPr="00A179FE" w:rsidRDefault="00101B25" w:rsidP="004D0002">
      <w:pPr>
        <w:pStyle w:val="10"/>
        <w:spacing w:before="240" w:after="0" w:line="360" w:lineRule="auto"/>
      </w:pPr>
      <w:r>
        <w:t xml:space="preserve"> </w:t>
      </w:r>
      <w:bookmarkStart w:id="53" w:name="_Toc194611983"/>
      <w:r>
        <w:rPr>
          <w:rFonts w:hint="eastAsia"/>
        </w:rPr>
        <w:t xml:space="preserve">Quality Analysis </w:t>
      </w:r>
      <w:r w:rsidRPr="00C37CA4">
        <w:rPr>
          <w:rFonts w:ascii="바탕" w:eastAsia="바탕" w:hAnsi="바탕" w:hint="eastAsia"/>
          <w:b w:val="0"/>
          <w:sz w:val="20"/>
          <w:szCs w:val="20"/>
        </w:rPr>
        <w:t>품질 분석</w:t>
      </w:r>
      <w:bookmarkEnd w:id="53"/>
    </w:p>
    <w:p w14:paraId="3CFE5638" w14:textId="77777777" w:rsidR="00101B25" w:rsidRDefault="004E680B" w:rsidP="00D56533">
      <w:pPr>
        <w:pStyle w:val="28"/>
        <w:numPr>
          <w:ilvl w:val="0"/>
          <w:numId w:val="0"/>
        </w:numPr>
        <w:spacing w:after="240"/>
        <w:ind w:left="567"/>
        <w:rPr>
          <w:sz w:val="20"/>
          <w:szCs w:val="20"/>
        </w:rPr>
      </w:pPr>
      <w:r w:rsidRPr="004E680B">
        <w:rPr>
          <w:rFonts w:hint="eastAsia"/>
          <w:sz w:val="20"/>
          <w:szCs w:val="20"/>
        </w:rPr>
        <w:t>평가기간</w:t>
      </w:r>
      <w:r w:rsidRPr="004E680B">
        <w:rPr>
          <w:rFonts w:hint="eastAsia"/>
          <w:sz w:val="20"/>
          <w:szCs w:val="20"/>
        </w:rPr>
        <w:t xml:space="preserve"> </w:t>
      </w:r>
      <w:r w:rsidRPr="004E680B">
        <w:rPr>
          <w:rFonts w:hint="eastAsia"/>
          <w:sz w:val="20"/>
          <w:szCs w:val="20"/>
        </w:rPr>
        <w:t>동안에</w:t>
      </w:r>
      <w:r w:rsidRPr="004E680B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제조된</w:t>
      </w:r>
      <w:r w:rsidRPr="004E680B">
        <w:rPr>
          <w:rFonts w:hint="eastAsia"/>
          <w:sz w:val="20"/>
          <w:szCs w:val="20"/>
        </w:rPr>
        <w:t xml:space="preserve"> </w:t>
      </w:r>
      <w:r w:rsidR="00D56533">
        <w:rPr>
          <w:rFonts w:hint="eastAsia"/>
          <w:sz w:val="20"/>
          <w:szCs w:val="20"/>
        </w:rPr>
        <w:t>제품에</w:t>
      </w:r>
      <w:r w:rsidR="00D56533">
        <w:rPr>
          <w:rFonts w:hint="eastAsia"/>
          <w:sz w:val="20"/>
          <w:szCs w:val="20"/>
        </w:rPr>
        <w:t xml:space="preserve"> </w:t>
      </w:r>
      <w:r w:rsidR="00D56533">
        <w:rPr>
          <w:rFonts w:hint="eastAsia"/>
          <w:sz w:val="20"/>
          <w:szCs w:val="20"/>
        </w:rPr>
        <w:t>대한</w:t>
      </w:r>
      <w:r w:rsidRPr="004E680B">
        <w:rPr>
          <w:rFonts w:hint="eastAsia"/>
          <w:sz w:val="20"/>
          <w:szCs w:val="20"/>
        </w:rPr>
        <w:t xml:space="preserve"> </w:t>
      </w:r>
      <w:r w:rsidRPr="004E680B">
        <w:rPr>
          <w:rFonts w:hint="eastAsia"/>
          <w:sz w:val="20"/>
          <w:szCs w:val="20"/>
        </w:rPr>
        <w:t>품질분석</w:t>
      </w:r>
      <w:r>
        <w:rPr>
          <w:rFonts w:hint="eastAsia"/>
          <w:sz w:val="20"/>
          <w:szCs w:val="20"/>
        </w:rPr>
        <w:t>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수행하였으며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그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결과는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아래와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같</w:t>
      </w:r>
      <w:r w:rsidRPr="004E680B">
        <w:rPr>
          <w:rFonts w:hint="eastAsia"/>
          <w:sz w:val="20"/>
          <w:szCs w:val="20"/>
        </w:rPr>
        <w:t>다</w:t>
      </w:r>
      <w:r w:rsidRPr="004E680B">
        <w:rPr>
          <w:rFonts w:hint="eastAsia"/>
          <w:sz w:val="20"/>
          <w:szCs w:val="20"/>
        </w:rPr>
        <w:t>.</w:t>
      </w:r>
    </w:p>
    <w:p w14:paraId="043E785E" w14:textId="44C877C1" w:rsidR="004E680B" w:rsidRPr="003462D7" w:rsidRDefault="004E680B" w:rsidP="00D56533">
      <w:pPr>
        <w:pStyle w:val="2"/>
        <w:rPr>
          <w:sz w:val="18"/>
          <w:szCs w:val="22"/>
        </w:rPr>
      </w:pPr>
      <w:r w:rsidRPr="00822AFF">
        <w:rPr>
          <w:rFonts w:hint="eastAsia"/>
        </w:rPr>
        <w:t>Raw Materials</w:t>
      </w:r>
      <w:r w:rsidRPr="00822AFF">
        <w:rPr>
          <w:rFonts w:hint="eastAsia"/>
          <w:sz w:val="18"/>
          <w:szCs w:val="22"/>
        </w:rPr>
        <w:t xml:space="preserve"> </w:t>
      </w:r>
      <w:r w:rsidRPr="00822AFF">
        <w:rPr>
          <w:rFonts w:hint="eastAsia"/>
        </w:rPr>
        <w:t>원자재</w:t>
      </w:r>
    </w:p>
    <w:p w14:paraId="669CA85A" w14:textId="79AF7558" w:rsidR="004E680B" w:rsidRPr="003A6F8D" w:rsidRDefault="009A547C" w:rsidP="00D11E5F">
      <w:pPr>
        <w:pStyle w:val="3"/>
        <w:numPr>
          <w:ilvl w:val="2"/>
          <w:numId w:val="14"/>
        </w:numPr>
        <w:spacing w:after="120"/>
        <w:ind w:leftChars="400" w:left="960"/>
        <w:rPr>
          <w:snapToGrid w:val="0"/>
        </w:rPr>
      </w:pPr>
      <w:r>
        <w:rPr>
          <w:rFonts w:hint="eastAsia"/>
          <w:sz w:val="20"/>
          <w:szCs w:val="20"/>
          <w:lang w:eastAsia="ko-KR"/>
        </w:rPr>
        <w:t>API</w:t>
      </w:r>
      <w:r>
        <w:rPr>
          <w:sz w:val="20"/>
          <w:szCs w:val="20"/>
          <w:lang w:eastAsia="ko-KR"/>
        </w:rPr>
        <w:t xml:space="preserve"> </w:t>
      </w:r>
      <w:proofErr w:type="spellStart"/>
      <w:r w:rsidR="003462D7" w:rsidRPr="00ED7AB0">
        <w:rPr>
          <w:rFonts w:hint="eastAsia"/>
          <w:sz w:val="20"/>
          <w:szCs w:val="20"/>
        </w:rPr>
        <w:t>주성분</w:t>
      </w:r>
      <w:proofErr w:type="spellEnd"/>
      <w:r w:rsidR="00FD7F11" w:rsidRPr="003A6F8D">
        <w:rPr>
          <w:rFonts w:hint="eastAsia"/>
          <w:snapToGrid w:val="0"/>
        </w:rPr>
        <w:t xml:space="preserve"> </w:t>
      </w:r>
    </w:p>
    <w:p w14:paraId="55D3C448" w14:textId="77777777" w:rsidR="00281572" w:rsidRDefault="00FD7F11" w:rsidP="00E76EB4">
      <w:pPr>
        <w:pStyle w:val="3f1"/>
        <w:snapToGrid/>
        <w:spacing w:after="120"/>
        <w:ind w:left="958" w:firstLine="0"/>
        <w:contextualSpacing/>
      </w:pPr>
      <w:r w:rsidRPr="00FD7F11">
        <w:rPr>
          <w:rFonts w:hint="eastAsia"/>
        </w:rPr>
        <w:t xml:space="preserve"> </w:t>
      </w:r>
      <w:r w:rsidRPr="00FD7F11">
        <w:rPr>
          <w:rFonts w:hint="eastAsia"/>
        </w:rPr>
        <w:t>주성분</w:t>
      </w:r>
      <w:r w:rsidRPr="00FD7F11">
        <w:rPr>
          <w:rFonts w:hint="eastAsia"/>
        </w:rPr>
        <w:t xml:space="preserve"> </w:t>
      </w:r>
      <w:proofErr w:type="spellStart"/>
      <w:r w:rsidR="0056733C" w:rsidRPr="00FD7F11">
        <w:rPr>
          <w:rFonts w:hint="eastAsia"/>
          <w:highlight w:val="yellow"/>
        </w:rPr>
        <w:t>x</w:t>
      </w:r>
      <w:r w:rsidR="0056733C" w:rsidRPr="00FD7F11">
        <w:rPr>
          <w:highlight w:val="yellow"/>
        </w:rPr>
        <w:t>xxx</w:t>
      </w:r>
      <w:proofErr w:type="spellEnd"/>
      <w:r w:rsidR="0056733C" w:rsidRPr="00FD7F11">
        <w:rPr>
          <w:rFonts w:hint="eastAsia"/>
        </w:rPr>
        <w:t>의</w:t>
      </w:r>
      <w:r w:rsidR="0056733C" w:rsidRPr="00FD7F11">
        <w:t xml:space="preserve"> </w:t>
      </w:r>
      <w:r w:rsidR="0056733C" w:rsidRPr="00FD7F11">
        <w:rPr>
          <w:rFonts w:hint="eastAsia"/>
        </w:rPr>
        <w:t>제조원은</w:t>
      </w:r>
      <w:r w:rsidR="0056733C" w:rsidRPr="00FD7F11">
        <w:t xml:space="preserve"> </w:t>
      </w:r>
      <w:r w:rsidR="0056733C" w:rsidRPr="00FD7F11">
        <w:rPr>
          <w:highlight w:val="yellow"/>
        </w:rPr>
        <w:t>xxx</w:t>
      </w:r>
      <w:r w:rsidR="0056733C" w:rsidRPr="00FD7F11">
        <w:rPr>
          <w:rFonts w:hint="eastAsia"/>
        </w:rPr>
        <w:t>이며</w:t>
      </w:r>
      <w:r w:rsidR="0056733C" w:rsidRPr="00FD7F11">
        <w:t xml:space="preserve">, </w:t>
      </w:r>
      <w:r w:rsidR="0056733C" w:rsidRPr="00FD7F11">
        <w:rPr>
          <w:rFonts w:hint="eastAsia"/>
        </w:rPr>
        <w:t>평가기간</w:t>
      </w:r>
      <w:r w:rsidR="0056733C" w:rsidRPr="00FD7F11">
        <w:t xml:space="preserve"> </w:t>
      </w:r>
      <w:r w:rsidR="0056733C" w:rsidRPr="00FD7F11">
        <w:rPr>
          <w:rFonts w:hint="eastAsia"/>
        </w:rPr>
        <w:t>동안</w:t>
      </w:r>
      <w:r w:rsidR="0056733C" w:rsidRPr="00FD7F11">
        <w:t xml:space="preserve"> </w:t>
      </w:r>
      <w:commentRangeStart w:id="54"/>
      <w:r w:rsidR="0056733C" w:rsidRPr="00FD7F11">
        <w:rPr>
          <w:rFonts w:hint="eastAsia"/>
        </w:rPr>
        <w:t>제조원</w:t>
      </w:r>
      <w:r w:rsidR="0056733C" w:rsidRPr="00FD7F11">
        <w:t xml:space="preserve"> </w:t>
      </w:r>
      <w:r w:rsidR="0056733C" w:rsidRPr="00FD7F11">
        <w:rPr>
          <w:rFonts w:hint="eastAsia"/>
        </w:rPr>
        <w:t>변경</w:t>
      </w:r>
      <w:r w:rsidR="00281572">
        <w:rPr>
          <w:rFonts w:hint="eastAsia"/>
        </w:rPr>
        <w:t xml:space="preserve"> </w:t>
      </w:r>
      <w:r w:rsidR="00281572">
        <w:rPr>
          <w:rFonts w:hint="eastAsia"/>
        </w:rPr>
        <w:t>및</w:t>
      </w:r>
      <w:r w:rsidR="00281572">
        <w:rPr>
          <w:rFonts w:hint="eastAsia"/>
        </w:rPr>
        <w:t xml:space="preserve"> </w:t>
      </w:r>
      <w:r w:rsidR="00281572">
        <w:rPr>
          <w:rFonts w:hint="eastAsia"/>
        </w:rPr>
        <w:t>신규</w:t>
      </w:r>
      <w:r w:rsidR="00281572">
        <w:rPr>
          <w:rFonts w:hint="eastAsia"/>
        </w:rPr>
        <w:t xml:space="preserve"> </w:t>
      </w:r>
      <w:r w:rsidR="00281572">
        <w:rPr>
          <w:rFonts w:hint="eastAsia"/>
        </w:rPr>
        <w:t>제조원</w:t>
      </w:r>
      <w:r w:rsidR="00281572">
        <w:rPr>
          <w:rFonts w:hint="eastAsia"/>
        </w:rPr>
        <w:t xml:space="preserve"> </w:t>
      </w:r>
      <w:r w:rsidR="00281572">
        <w:rPr>
          <w:rFonts w:hint="eastAsia"/>
        </w:rPr>
        <w:t>추가는</w:t>
      </w:r>
      <w:r w:rsidR="0056733C" w:rsidRPr="00FD7F11">
        <w:t xml:space="preserve"> </w:t>
      </w:r>
      <w:r>
        <w:rPr>
          <w:rFonts w:hint="eastAsia"/>
        </w:rPr>
        <w:t>없었다</w:t>
      </w:r>
      <w:r>
        <w:rPr>
          <w:rFonts w:hint="eastAsia"/>
        </w:rPr>
        <w:t>.</w:t>
      </w:r>
      <w:commentRangeEnd w:id="54"/>
      <w:r w:rsidR="005B0A97">
        <w:rPr>
          <w:rStyle w:val="a8"/>
          <w:snapToGrid/>
          <w:kern w:val="0"/>
          <w:lang w:eastAsia="en-US"/>
        </w:rPr>
        <w:commentReference w:id="54"/>
      </w:r>
      <w:r>
        <w:t xml:space="preserve"> </w:t>
      </w:r>
    </w:p>
    <w:p w14:paraId="191B150F" w14:textId="381DDF7D" w:rsidR="00FD7F11" w:rsidRDefault="00FD7F11" w:rsidP="00E76EB4">
      <w:pPr>
        <w:pStyle w:val="3f1"/>
        <w:snapToGrid/>
        <w:spacing w:after="120"/>
        <w:ind w:left="958" w:firstLine="0"/>
        <w:contextualSpacing/>
      </w:pPr>
      <w:r w:rsidRPr="00FD7F11">
        <w:rPr>
          <w:rFonts w:hint="eastAsia"/>
        </w:rPr>
        <w:t>해당</w:t>
      </w:r>
      <w:r w:rsidRPr="00FD7F11">
        <w:rPr>
          <w:rFonts w:hint="eastAsia"/>
        </w:rPr>
        <w:t xml:space="preserve"> </w:t>
      </w:r>
      <w:r w:rsidRPr="00FD7F11">
        <w:rPr>
          <w:rFonts w:hint="eastAsia"/>
        </w:rPr>
        <w:t>업체는</w:t>
      </w:r>
      <w:r w:rsidRPr="00FD7F11">
        <w:rPr>
          <w:rFonts w:hint="eastAsia"/>
        </w:rPr>
        <w:t xml:space="preserve"> </w:t>
      </w:r>
      <w:r w:rsidRPr="00FD7F11">
        <w:rPr>
          <w:rFonts w:hint="eastAsia"/>
        </w:rPr>
        <w:t>공급업체</w:t>
      </w:r>
      <w:r w:rsidRPr="00FD7F11">
        <w:rPr>
          <w:rFonts w:hint="eastAsia"/>
        </w:rPr>
        <w:t xml:space="preserve"> </w:t>
      </w:r>
      <w:r w:rsidRPr="00FD7F11">
        <w:rPr>
          <w:rFonts w:hint="eastAsia"/>
        </w:rPr>
        <w:t>평가</w:t>
      </w:r>
      <w:r w:rsidRPr="00FD7F11">
        <w:rPr>
          <w:rFonts w:hint="eastAsia"/>
        </w:rPr>
        <w:t xml:space="preserve"> </w:t>
      </w:r>
      <w:r w:rsidRPr="00FD7F11">
        <w:rPr>
          <w:rFonts w:hint="eastAsia"/>
        </w:rPr>
        <w:t>절차에</w:t>
      </w:r>
      <w:r w:rsidRPr="00FD7F11">
        <w:rPr>
          <w:rFonts w:hint="eastAsia"/>
        </w:rPr>
        <w:t xml:space="preserve"> </w:t>
      </w:r>
      <w:r w:rsidRPr="00FD7F11">
        <w:rPr>
          <w:rFonts w:hint="eastAsia"/>
        </w:rPr>
        <w:t>따라</w:t>
      </w:r>
      <w:r w:rsidRPr="00FD7F11">
        <w:rPr>
          <w:rFonts w:hint="eastAsia"/>
        </w:rPr>
        <w:t xml:space="preserve"> </w:t>
      </w:r>
      <w:r w:rsidRPr="00FD7F11">
        <w:rPr>
          <w:rFonts w:hint="eastAsia"/>
        </w:rPr>
        <w:t>적절히</w:t>
      </w:r>
      <w:r w:rsidRPr="00FD7F11">
        <w:rPr>
          <w:rFonts w:hint="eastAsia"/>
        </w:rPr>
        <w:t xml:space="preserve"> qualification</w:t>
      </w:r>
      <w:r w:rsidRPr="00FD7F11">
        <w:rPr>
          <w:rFonts w:hint="eastAsia"/>
        </w:rPr>
        <w:t>되고</w:t>
      </w:r>
      <w:r w:rsidRPr="00FD7F11">
        <w:rPr>
          <w:rFonts w:hint="eastAsia"/>
        </w:rPr>
        <w:t xml:space="preserve"> </w:t>
      </w:r>
      <w:r w:rsidRPr="00FD7F11">
        <w:rPr>
          <w:rFonts w:hint="eastAsia"/>
        </w:rPr>
        <w:t>승인되었다</w:t>
      </w:r>
      <w:r w:rsidRPr="00FD7F11">
        <w:rPr>
          <w:rFonts w:hint="eastAsia"/>
        </w:rPr>
        <w:t>.</w:t>
      </w:r>
    </w:p>
    <w:p w14:paraId="1843FF2C" w14:textId="121608E4" w:rsidR="00D11E5F" w:rsidRDefault="00D11E5F" w:rsidP="00E76EB4">
      <w:pPr>
        <w:pStyle w:val="3f1"/>
        <w:snapToGrid/>
        <w:spacing w:after="120"/>
        <w:ind w:left="958" w:firstLine="0"/>
        <w:contextualSpacing/>
      </w:pPr>
      <w:commentRangeStart w:id="55"/>
      <w:r>
        <w:rPr>
          <w:rFonts w:hint="eastAsia"/>
        </w:rPr>
        <w:t>주성분</w:t>
      </w:r>
      <w:r>
        <w:rPr>
          <w:rFonts w:hint="eastAsia"/>
        </w:rPr>
        <w:t xml:space="preserve"> </w:t>
      </w:r>
      <w:r w:rsidRPr="00FD7F11">
        <w:rPr>
          <w:rFonts w:hint="eastAsia"/>
        </w:rPr>
        <w:t>제조원과</w:t>
      </w:r>
      <w:r w:rsidRPr="00FD7F11">
        <w:rPr>
          <w:rFonts w:hint="eastAsia"/>
        </w:rPr>
        <w:t xml:space="preserve"> </w:t>
      </w:r>
      <w:r w:rsidRPr="00FD7F11">
        <w:rPr>
          <w:rFonts w:hint="eastAsia"/>
        </w:rPr>
        <w:t>관련된</w:t>
      </w:r>
      <w:r w:rsidRPr="00FD7F11">
        <w:rPr>
          <w:rFonts w:hint="eastAsia"/>
        </w:rPr>
        <w:t xml:space="preserve"> </w:t>
      </w:r>
      <w:r w:rsidRPr="00FD7F11">
        <w:rPr>
          <w:rFonts w:hint="eastAsia"/>
        </w:rPr>
        <w:t>주요한</w:t>
      </w:r>
      <w:r w:rsidRPr="00FD7F11">
        <w:rPr>
          <w:rFonts w:hint="eastAsia"/>
        </w:rPr>
        <w:t xml:space="preserve"> </w:t>
      </w:r>
      <w:r w:rsidRPr="00FD7F11">
        <w:rPr>
          <w:rFonts w:hint="eastAsia"/>
        </w:rPr>
        <w:t>일탈</w:t>
      </w:r>
      <w:r w:rsidRPr="00FD7F11">
        <w:rPr>
          <w:rFonts w:hint="eastAsia"/>
        </w:rPr>
        <w:t xml:space="preserve"> </w:t>
      </w:r>
      <w:r w:rsidRPr="00FD7F11">
        <w:rPr>
          <w:rFonts w:hint="eastAsia"/>
        </w:rPr>
        <w:t>및</w:t>
      </w:r>
      <w:r w:rsidRPr="00FD7F11">
        <w:rPr>
          <w:rFonts w:hint="eastAsia"/>
        </w:rPr>
        <w:t xml:space="preserve"> </w:t>
      </w:r>
      <w:r w:rsidRPr="00FD7F11">
        <w:rPr>
          <w:rFonts w:hint="eastAsia"/>
        </w:rPr>
        <w:t>변경사항</w:t>
      </w:r>
      <w:r w:rsidR="002C6086">
        <w:rPr>
          <w:rFonts w:hint="eastAsia"/>
        </w:rPr>
        <w:t xml:space="preserve">, </w:t>
      </w:r>
      <w:r w:rsidR="002C6086">
        <w:rPr>
          <w:rFonts w:hint="eastAsia"/>
        </w:rPr>
        <w:t>불만사항</w:t>
      </w:r>
      <w:r w:rsidRPr="00FD7F11">
        <w:rPr>
          <w:rFonts w:hint="eastAsia"/>
        </w:rPr>
        <w:t>은</w:t>
      </w:r>
      <w:r w:rsidRPr="00FD7F11">
        <w:rPr>
          <w:rFonts w:hint="eastAsia"/>
        </w:rPr>
        <w:t xml:space="preserve"> </w:t>
      </w:r>
      <w:r w:rsidRPr="00FD7F11">
        <w:rPr>
          <w:rFonts w:hint="eastAsia"/>
        </w:rPr>
        <w:t>확인되지</w:t>
      </w:r>
      <w:r w:rsidRPr="00FD7F11">
        <w:rPr>
          <w:rFonts w:hint="eastAsia"/>
        </w:rPr>
        <w:t xml:space="preserve"> </w:t>
      </w:r>
      <w:r>
        <w:rPr>
          <w:rFonts w:hint="eastAsia"/>
        </w:rPr>
        <w:t>않았다</w:t>
      </w:r>
      <w:r>
        <w:rPr>
          <w:rFonts w:hint="eastAsia"/>
        </w:rPr>
        <w:t>.</w:t>
      </w:r>
      <w:commentRangeEnd w:id="55"/>
      <w:r>
        <w:rPr>
          <w:rStyle w:val="a8"/>
          <w:snapToGrid/>
          <w:kern w:val="0"/>
          <w:lang w:eastAsia="en-US"/>
        </w:rPr>
        <w:commentReference w:id="55"/>
      </w:r>
    </w:p>
    <w:tbl>
      <w:tblPr>
        <w:tblW w:w="8505" w:type="dxa"/>
        <w:tblInd w:w="39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3A6F8D" w:rsidRPr="002C1819" w14:paraId="059A213C" w14:textId="77777777" w:rsidTr="001D0418">
        <w:trPr>
          <w:trHeight w:val="313"/>
          <w:tblHeader/>
        </w:trPr>
        <w:tc>
          <w:tcPr>
            <w:tcW w:w="1701" w:type="dxa"/>
            <w:shd w:val="clear" w:color="auto" w:fill="D9D9D9"/>
            <w:vAlign w:val="center"/>
          </w:tcPr>
          <w:p w14:paraId="345EF219" w14:textId="3BE04212" w:rsidR="003A6F8D" w:rsidRDefault="003A6F8D" w:rsidP="001D0418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rFonts w:ascii="바탕" w:hAnsi="바탕"/>
                <w:b/>
                <w:snapToGrid w:val="0"/>
                <w:kern w:val="28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바탕" w:hAnsi="바탕" w:hint="eastAsia"/>
                <w:b/>
                <w:snapToGrid w:val="0"/>
                <w:kern w:val="28"/>
                <w:sz w:val="20"/>
                <w:szCs w:val="20"/>
                <w:lang w:eastAsia="ko-KR"/>
              </w:rPr>
              <w:t>원료명</w:t>
            </w:r>
            <w:proofErr w:type="spellEnd"/>
          </w:p>
        </w:tc>
        <w:tc>
          <w:tcPr>
            <w:tcW w:w="1701" w:type="dxa"/>
            <w:shd w:val="clear" w:color="auto" w:fill="D9D9D9"/>
            <w:vAlign w:val="center"/>
          </w:tcPr>
          <w:p w14:paraId="7D8B338E" w14:textId="7DEC9250" w:rsidR="003A6F8D" w:rsidRDefault="003A6F8D" w:rsidP="001D0418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rFonts w:ascii="바탕" w:hAnsi="바탕"/>
                <w:b/>
                <w:snapToGrid w:val="0"/>
                <w:kern w:val="28"/>
                <w:sz w:val="20"/>
                <w:szCs w:val="20"/>
                <w:lang w:eastAsia="ko-KR"/>
              </w:rPr>
            </w:pPr>
            <w:r>
              <w:rPr>
                <w:rFonts w:ascii="바탕" w:hAnsi="바탕" w:hint="eastAsia"/>
                <w:b/>
                <w:snapToGrid w:val="0"/>
                <w:kern w:val="28"/>
                <w:sz w:val="20"/>
                <w:szCs w:val="20"/>
                <w:lang w:eastAsia="ko-KR"/>
              </w:rPr>
              <w:t>Code No.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28D5ADC0" w14:textId="064AC599" w:rsidR="003A6F8D" w:rsidRPr="002C1819" w:rsidRDefault="003A6F8D" w:rsidP="001D0418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rFonts w:ascii="바탕" w:hAnsi="바탕"/>
                <w:b/>
                <w:snapToGrid w:val="0"/>
                <w:kern w:val="28"/>
                <w:sz w:val="20"/>
                <w:szCs w:val="20"/>
                <w:lang w:eastAsia="ko-KR"/>
              </w:rPr>
            </w:pPr>
            <w:r>
              <w:rPr>
                <w:rFonts w:ascii="바탕" w:hAnsi="바탕" w:hint="eastAsia"/>
                <w:b/>
                <w:snapToGrid w:val="0"/>
                <w:kern w:val="28"/>
                <w:sz w:val="20"/>
                <w:szCs w:val="20"/>
                <w:lang w:eastAsia="ko-KR"/>
              </w:rPr>
              <w:t>제조원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5FE0A451" w14:textId="77777777" w:rsidR="003A6F8D" w:rsidRDefault="003A6F8D" w:rsidP="001D0418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rFonts w:ascii="바탕" w:hAnsi="바탕"/>
                <w:b/>
                <w:snapToGrid w:val="0"/>
                <w:kern w:val="28"/>
                <w:sz w:val="20"/>
                <w:szCs w:val="20"/>
                <w:lang w:eastAsia="ko-KR"/>
              </w:rPr>
            </w:pPr>
            <w:r>
              <w:rPr>
                <w:rFonts w:ascii="바탕" w:hAnsi="바탕" w:hint="eastAsia"/>
                <w:b/>
                <w:snapToGrid w:val="0"/>
                <w:kern w:val="28"/>
                <w:sz w:val="20"/>
                <w:szCs w:val="20"/>
                <w:lang w:eastAsia="ko-KR"/>
              </w:rPr>
              <w:t>승인일자</w:t>
            </w:r>
          </w:p>
          <w:p w14:paraId="507922FE" w14:textId="4574C1A6" w:rsidR="001D0418" w:rsidRDefault="001D0418" w:rsidP="001D0418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rFonts w:ascii="바탕" w:hAnsi="바탕" w:hint="eastAsia"/>
                <w:b/>
                <w:snapToGrid w:val="0"/>
                <w:kern w:val="28"/>
                <w:sz w:val="20"/>
                <w:szCs w:val="20"/>
                <w:lang w:eastAsia="ko-KR"/>
              </w:rPr>
            </w:pPr>
            <w:r>
              <w:rPr>
                <w:rFonts w:ascii="바탕" w:hAnsi="바탕" w:hint="eastAsia"/>
                <w:b/>
                <w:snapToGrid w:val="0"/>
                <w:kern w:val="28"/>
                <w:sz w:val="20"/>
                <w:szCs w:val="20"/>
                <w:lang w:eastAsia="ko-KR"/>
              </w:rPr>
              <w:t>(이전승인일자)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287758E5" w14:textId="497398BC" w:rsidR="003A6F8D" w:rsidRPr="002C1819" w:rsidRDefault="003A6F8D" w:rsidP="001D0418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rFonts w:ascii="바탕" w:hAnsi="바탕"/>
                <w:b/>
                <w:snapToGrid w:val="0"/>
                <w:kern w:val="28"/>
                <w:sz w:val="20"/>
                <w:szCs w:val="20"/>
                <w:lang w:eastAsia="ko-KR"/>
              </w:rPr>
            </w:pPr>
            <w:r>
              <w:rPr>
                <w:rFonts w:ascii="바탕" w:hAnsi="바탕" w:hint="eastAsia"/>
                <w:b/>
                <w:snapToGrid w:val="0"/>
                <w:kern w:val="28"/>
                <w:sz w:val="20"/>
                <w:szCs w:val="20"/>
                <w:lang w:eastAsia="ko-KR"/>
              </w:rPr>
              <w:t>차기평가</w:t>
            </w:r>
            <w:commentRangeStart w:id="56"/>
            <w:r>
              <w:rPr>
                <w:rFonts w:ascii="바탕" w:hAnsi="바탕" w:hint="eastAsia"/>
                <w:b/>
                <w:snapToGrid w:val="0"/>
                <w:kern w:val="28"/>
                <w:sz w:val="20"/>
                <w:szCs w:val="20"/>
                <w:lang w:eastAsia="ko-KR"/>
              </w:rPr>
              <w:t>일자</w:t>
            </w:r>
            <w:commentRangeEnd w:id="56"/>
            <w:r>
              <w:rPr>
                <w:rStyle w:val="a8"/>
              </w:rPr>
              <w:commentReference w:id="56"/>
            </w:r>
          </w:p>
        </w:tc>
      </w:tr>
      <w:tr w:rsidR="003A6F8D" w:rsidRPr="00131ED1" w14:paraId="7D8CF051" w14:textId="77777777" w:rsidTr="009D1AC0">
        <w:trPr>
          <w:trHeight w:val="429"/>
        </w:trPr>
        <w:tc>
          <w:tcPr>
            <w:tcW w:w="1701" w:type="dxa"/>
            <w:vAlign w:val="center"/>
          </w:tcPr>
          <w:p w14:paraId="7C1508C7" w14:textId="77777777" w:rsidR="003A6F8D" w:rsidRPr="0010209B" w:rsidRDefault="003A6F8D" w:rsidP="00FD7F11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snapToGrid w:val="0"/>
                <w:kern w:val="28"/>
                <w:sz w:val="20"/>
                <w:szCs w:val="20"/>
                <w:lang w:eastAsia="ko-KR"/>
              </w:rPr>
            </w:pPr>
          </w:p>
        </w:tc>
        <w:tc>
          <w:tcPr>
            <w:tcW w:w="1701" w:type="dxa"/>
          </w:tcPr>
          <w:p w14:paraId="6DC5339D" w14:textId="77777777" w:rsidR="003A6F8D" w:rsidRPr="00412FAB" w:rsidRDefault="003A6F8D" w:rsidP="00FD7F11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snapToGrid w:val="0"/>
                <w:kern w:val="28"/>
                <w:sz w:val="20"/>
                <w:szCs w:val="20"/>
                <w:lang w:eastAsia="ko-KR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3D2EEF60" w14:textId="6045B888" w:rsidR="003A6F8D" w:rsidRPr="00412FAB" w:rsidRDefault="003A6F8D" w:rsidP="00FD7F11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snapToGrid w:val="0"/>
                <w:kern w:val="28"/>
                <w:sz w:val="20"/>
                <w:szCs w:val="20"/>
                <w:lang w:eastAsia="ko-KR"/>
              </w:rPr>
            </w:pPr>
          </w:p>
        </w:tc>
        <w:tc>
          <w:tcPr>
            <w:tcW w:w="1701" w:type="dxa"/>
          </w:tcPr>
          <w:p w14:paraId="0A111537" w14:textId="77777777" w:rsidR="003A6F8D" w:rsidRPr="00131ED1" w:rsidRDefault="003A6F8D" w:rsidP="00FD7F11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snapToGrid w:val="0"/>
                <w:kern w:val="28"/>
                <w:sz w:val="20"/>
                <w:szCs w:val="20"/>
                <w:lang w:eastAsia="ko-KR"/>
              </w:rPr>
            </w:pPr>
          </w:p>
        </w:tc>
        <w:tc>
          <w:tcPr>
            <w:tcW w:w="1701" w:type="dxa"/>
            <w:vAlign w:val="center"/>
          </w:tcPr>
          <w:p w14:paraId="4CA1FDA8" w14:textId="52405BDD" w:rsidR="003A6F8D" w:rsidRPr="00131ED1" w:rsidRDefault="003A6F8D" w:rsidP="00FD7F11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snapToGrid w:val="0"/>
                <w:kern w:val="28"/>
                <w:sz w:val="20"/>
                <w:szCs w:val="20"/>
                <w:lang w:eastAsia="ko-KR"/>
              </w:rPr>
            </w:pPr>
          </w:p>
        </w:tc>
      </w:tr>
    </w:tbl>
    <w:p w14:paraId="5A84C3BF" w14:textId="77777777" w:rsidR="00FD7F11" w:rsidRDefault="00FD7F11" w:rsidP="00FD7F11">
      <w:pPr>
        <w:pStyle w:val="3f1"/>
        <w:spacing w:after="120"/>
        <w:ind w:left="958" w:firstLine="0"/>
      </w:pPr>
    </w:p>
    <w:p w14:paraId="31446AE5" w14:textId="23D9857E" w:rsidR="00C03459" w:rsidRDefault="00D11E5F" w:rsidP="00D11E5F">
      <w:pPr>
        <w:pStyle w:val="3f1"/>
        <w:ind w:left="1021" w:firstLine="0"/>
      </w:pPr>
      <w:r>
        <w:rPr>
          <w:rFonts w:hint="eastAsia"/>
        </w:rPr>
        <w:t xml:space="preserve"> </w:t>
      </w:r>
      <w:r w:rsidR="003A6F8D" w:rsidRPr="00D11E5F">
        <w:rPr>
          <w:rFonts w:hint="eastAsia"/>
        </w:rPr>
        <w:t>평가기간</w:t>
      </w:r>
      <w:r>
        <w:rPr>
          <w:rFonts w:hint="eastAsia"/>
        </w:rPr>
        <w:t xml:space="preserve"> </w:t>
      </w:r>
      <w:r w:rsidRPr="00D11E5F">
        <w:rPr>
          <w:rFonts w:hint="eastAsia"/>
        </w:rPr>
        <w:t>동안</w:t>
      </w:r>
      <w:r w:rsidR="003A6F8D" w:rsidRPr="00D11E5F">
        <w:rPr>
          <w:rFonts w:hint="eastAsia"/>
        </w:rPr>
        <w:t xml:space="preserve"> </w:t>
      </w:r>
      <w:r w:rsidR="00C03459">
        <w:rPr>
          <w:rFonts w:hint="eastAsia"/>
        </w:rPr>
        <w:t>입고된</w:t>
      </w:r>
      <w:r w:rsidR="003A6F8D" w:rsidRPr="00D11E5F">
        <w:rPr>
          <w:rFonts w:hint="eastAsia"/>
        </w:rPr>
        <w:t xml:space="preserve"> </w:t>
      </w:r>
      <w:r w:rsidR="003A6F8D" w:rsidRPr="00D11E5F">
        <w:rPr>
          <w:rFonts w:hint="eastAsia"/>
        </w:rPr>
        <w:t>주성분</w:t>
      </w:r>
      <w:r w:rsidR="003A6F8D" w:rsidRPr="00D11E5F">
        <w:rPr>
          <w:rFonts w:hint="eastAsia"/>
        </w:rPr>
        <w:t xml:space="preserve"> </w:t>
      </w:r>
      <w:r w:rsidR="003A6F8D" w:rsidRPr="00D11E5F">
        <w:rPr>
          <w:rFonts w:hint="eastAsia"/>
        </w:rPr>
        <w:t>원료</w:t>
      </w:r>
      <w:r w:rsidR="00C03459">
        <w:rPr>
          <w:rFonts w:hint="eastAsia"/>
        </w:rPr>
        <w:t xml:space="preserve"> </w:t>
      </w:r>
      <w:r w:rsidR="00C03459">
        <w:rPr>
          <w:rFonts w:hint="eastAsia"/>
        </w:rPr>
        <w:t>시험결과를</w:t>
      </w:r>
      <w:r w:rsidR="003A6F8D" w:rsidRPr="00D11E5F">
        <w:rPr>
          <w:rFonts w:hint="eastAsia"/>
        </w:rPr>
        <w:t xml:space="preserve"> </w:t>
      </w:r>
      <w:r w:rsidR="00C03459">
        <w:rPr>
          <w:rFonts w:hint="eastAsia"/>
        </w:rPr>
        <w:t>확인</w:t>
      </w:r>
      <w:r w:rsidR="003A6F8D" w:rsidRPr="00D11E5F">
        <w:rPr>
          <w:rFonts w:hint="eastAsia"/>
        </w:rPr>
        <w:t>하</w:t>
      </w:r>
      <w:r w:rsidRPr="00D11E5F">
        <w:rPr>
          <w:rFonts w:hint="eastAsia"/>
        </w:rPr>
        <w:t>였을</w:t>
      </w:r>
      <w:r w:rsidRPr="00D11E5F">
        <w:rPr>
          <w:rFonts w:hint="eastAsia"/>
        </w:rPr>
        <w:t xml:space="preserve"> </w:t>
      </w:r>
      <w:r w:rsidRPr="00D11E5F">
        <w:rPr>
          <w:rFonts w:hint="eastAsia"/>
        </w:rPr>
        <w:t>때</w:t>
      </w:r>
      <w:r w:rsidRPr="00D11E5F">
        <w:rPr>
          <w:rFonts w:hint="eastAsia"/>
        </w:rPr>
        <w:t>,</w:t>
      </w:r>
      <w:r>
        <w:rPr>
          <w:rFonts w:hint="eastAsia"/>
        </w:rPr>
        <w:t xml:space="preserve"> </w:t>
      </w:r>
      <w:commentRangeStart w:id="57"/>
      <w:r w:rsidR="00C03459">
        <w:rPr>
          <w:rFonts w:hint="eastAsia"/>
        </w:rPr>
        <w:t>모든</w:t>
      </w:r>
      <w:r w:rsidR="00C03459">
        <w:rPr>
          <w:rFonts w:hint="eastAsia"/>
        </w:rPr>
        <w:t xml:space="preserve"> </w:t>
      </w:r>
      <w:r w:rsidR="00C03459">
        <w:rPr>
          <w:rFonts w:hint="eastAsia"/>
        </w:rPr>
        <w:t>원료는</w:t>
      </w:r>
      <w:r w:rsidR="00C03459">
        <w:rPr>
          <w:rFonts w:hint="eastAsia"/>
        </w:rPr>
        <w:t xml:space="preserve"> </w:t>
      </w:r>
      <w:r w:rsidR="00C03459">
        <w:rPr>
          <w:rFonts w:hint="eastAsia"/>
        </w:rPr>
        <w:t>시험결과</w:t>
      </w:r>
      <w:r w:rsidR="00C03459">
        <w:rPr>
          <w:rFonts w:hint="eastAsia"/>
        </w:rPr>
        <w:t xml:space="preserve"> </w:t>
      </w:r>
      <w:r w:rsidR="00C03459">
        <w:rPr>
          <w:rFonts w:hint="eastAsia"/>
        </w:rPr>
        <w:t>적합하였으며</w:t>
      </w:r>
      <w:r w:rsidR="00C03459">
        <w:rPr>
          <w:rFonts w:hint="eastAsia"/>
        </w:rPr>
        <w:t xml:space="preserve"> </w:t>
      </w:r>
      <w:r w:rsidR="00C03459">
        <w:rPr>
          <w:rFonts w:hint="eastAsia"/>
        </w:rPr>
        <w:t>정상적으로</w:t>
      </w:r>
      <w:r w:rsidR="00C03459">
        <w:rPr>
          <w:rFonts w:hint="eastAsia"/>
        </w:rPr>
        <w:t xml:space="preserve"> </w:t>
      </w:r>
      <w:r w:rsidR="00C03459">
        <w:rPr>
          <w:rFonts w:hint="eastAsia"/>
        </w:rPr>
        <w:t>입고되었</w:t>
      </w:r>
      <w:r w:rsidR="0056733C" w:rsidRPr="00D11E5F">
        <w:rPr>
          <w:rFonts w:hint="eastAsia"/>
        </w:rPr>
        <w:t>다</w:t>
      </w:r>
      <w:r w:rsidR="0056733C" w:rsidRPr="00D11E5F">
        <w:rPr>
          <w:rFonts w:hint="eastAsia"/>
        </w:rPr>
        <w:t>.</w:t>
      </w:r>
      <w:commentRangeEnd w:id="57"/>
      <w:r w:rsidR="00C03459">
        <w:rPr>
          <w:rStyle w:val="a8"/>
          <w:snapToGrid/>
          <w:kern w:val="0"/>
          <w:lang w:eastAsia="en-US"/>
        </w:rPr>
        <w:commentReference w:id="57"/>
      </w:r>
    </w:p>
    <w:tbl>
      <w:tblPr>
        <w:tblW w:w="8505" w:type="dxa"/>
        <w:tblInd w:w="39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C03459" w:rsidRPr="002C1819" w14:paraId="2DADE5AF" w14:textId="77777777" w:rsidTr="009D1AC0">
        <w:trPr>
          <w:trHeight w:val="313"/>
          <w:tblHeader/>
        </w:trPr>
        <w:tc>
          <w:tcPr>
            <w:tcW w:w="1701" w:type="dxa"/>
            <w:shd w:val="clear" w:color="auto" w:fill="D9D9D9"/>
            <w:vAlign w:val="center"/>
          </w:tcPr>
          <w:p w14:paraId="70177F53" w14:textId="527A951D" w:rsidR="00C03459" w:rsidRDefault="0056733C" w:rsidP="0079237C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rFonts w:ascii="바탕" w:hAnsi="바탕"/>
                <w:b/>
                <w:snapToGrid w:val="0"/>
                <w:kern w:val="28"/>
                <w:sz w:val="20"/>
                <w:szCs w:val="20"/>
                <w:lang w:eastAsia="ko-KR"/>
              </w:rPr>
            </w:pPr>
            <w:r w:rsidRPr="00D11E5F">
              <w:rPr>
                <w:lang w:eastAsia="ko-KR"/>
              </w:rPr>
              <w:t xml:space="preserve"> </w:t>
            </w:r>
            <w:proofErr w:type="spellStart"/>
            <w:r w:rsidR="00C03459">
              <w:rPr>
                <w:rFonts w:ascii="바탕" w:hAnsi="바탕" w:hint="eastAsia"/>
                <w:b/>
                <w:snapToGrid w:val="0"/>
                <w:kern w:val="28"/>
                <w:sz w:val="20"/>
                <w:szCs w:val="20"/>
                <w:lang w:eastAsia="ko-KR"/>
              </w:rPr>
              <w:t>원료명</w:t>
            </w:r>
            <w:proofErr w:type="spellEnd"/>
          </w:p>
        </w:tc>
        <w:tc>
          <w:tcPr>
            <w:tcW w:w="1701" w:type="dxa"/>
            <w:shd w:val="clear" w:color="auto" w:fill="D9D9D9"/>
          </w:tcPr>
          <w:p w14:paraId="507C80C6" w14:textId="77777777" w:rsidR="00C03459" w:rsidRDefault="00C03459" w:rsidP="0079237C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rFonts w:ascii="바탕" w:hAnsi="바탕"/>
                <w:b/>
                <w:snapToGrid w:val="0"/>
                <w:kern w:val="28"/>
                <w:sz w:val="20"/>
                <w:szCs w:val="20"/>
                <w:lang w:eastAsia="ko-KR"/>
              </w:rPr>
            </w:pPr>
            <w:r>
              <w:rPr>
                <w:rFonts w:ascii="바탕" w:hAnsi="바탕" w:hint="eastAsia"/>
                <w:b/>
                <w:snapToGrid w:val="0"/>
                <w:kern w:val="28"/>
                <w:sz w:val="20"/>
                <w:szCs w:val="20"/>
                <w:lang w:eastAsia="ko-KR"/>
              </w:rPr>
              <w:t>Code No.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5364FBE1" w14:textId="3F87E70B" w:rsidR="00C03459" w:rsidRPr="002C1819" w:rsidRDefault="00C03459" w:rsidP="0079237C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rFonts w:ascii="바탕" w:hAnsi="바탕"/>
                <w:b/>
                <w:snapToGrid w:val="0"/>
                <w:kern w:val="28"/>
                <w:sz w:val="20"/>
                <w:szCs w:val="20"/>
                <w:lang w:eastAsia="ko-KR"/>
              </w:rPr>
            </w:pPr>
            <w:r>
              <w:rPr>
                <w:rFonts w:ascii="바탕" w:hAnsi="바탕" w:hint="eastAsia"/>
                <w:b/>
                <w:snapToGrid w:val="0"/>
                <w:kern w:val="28"/>
                <w:sz w:val="20"/>
                <w:szCs w:val="20"/>
                <w:lang w:eastAsia="ko-KR"/>
              </w:rPr>
              <w:t>총 입고건수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641FB94F" w14:textId="307AF6FA" w:rsidR="00C03459" w:rsidRDefault="00C03459" w:rsidP="0079237C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rFonts w:ascii="바탕" w:hAnsi="바탕"/>
                <w:b/>
                <w:snapToGrid w:val="0"/>
                <w:kern w:val="28"/>
                <w:sz w:val="20"/>
                <w:szCs w:val="20"/>
                <w:lang w:eastAsia="ko-KR"/>
              </w:rPr>
            </w:pPr>
            <w:r>
              <w:rPr>
                <w:rFonts w:ascii="바탕" w:hAnsi="바탕" w:hint="eastAsia"/>
                <w:b/>
                <w:snapToGrid w:val="0"/>
                <w:kern w:val="28"/>
                <w:sz w:val="20"/>
                <w:szCs w:val="20"/>
                <w:lang w:eastAsia="ko-KR"/>
              </w:rPr>
              <w:t>적합건수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3014EBFC" w14:textId="62C5D6E9" w:rsidR="00C03459" w:rsidRPr="002C1819" w:rsidRDefault="00C03459" w:rsidP="0079237C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rFonts w:ascii="바탕" w:hAnsi="바탕"/>
                <w:b/>
                <w:snapToGrid w:val="0"/>
                <w:kern w:val="28"/>
                <w:sz w:val="20"/>
                <w:szCs w:val="20"/>
                <w:lang w:eastAsia="ko-KR"/>
              </w:rPr>
            </w:pPr>
            <w:r>
              <w:rPr>
                <w:rFonts w:ascii="바탕" w:hAnsi="바탕" w:hint="eastAsia"/>
                <w:b/>
                <w:snapToGrid w:val="0"/>
                <w:kern w:val="28"/>
                <w:sz w:val="20"/>
                <w:szCs w:val="20"/>
                <w:lang w:eastAsia="ko-KR"/>
              </w:rPr>
              <w:t>부적합건수</w:t>
            </w:r>
          </w:p>
        </w:tc>
      </w:tr>
      <w:tr w:rsidR="00C03459" w:rsidRPr="00131ED1" w14:paraId="1331AB8D" w14:textId="77777777" w:rsidTr="009D1AC0">
        <w:trPr>
          <w:trHeight w:val="429"/>
        </w:trPr>
        <w:tc>
          <w:tcPr>
            <w:tcW w:w="1701" w:type="dxa"/>
            <w:vAlign w:val="center"/>
          </w:tcPr>
          <w:p w14:paraId="03513AD4" w14:textId="77777777" w:rsidR="00C03459" w:rsidRPr="0010209B" w:rsidRDefault="00C03459" w:rsidP="0079237C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snapToGrid w:val="0"/>
                <w:kern w:val="28"/>
                <w:sz w:val="20"/>
                <w:szCs w:val="20"/>
                <w:lang w:eastAsia="ko-KR"/>
              </w:rPr>
            </w:pPr>
          </w:p>
        </w:tc>
        <w:tc>
          <w:tcPr>
            <w:tcW w:w="1701" w:type="dxa"/>
          </w:tcPr>
          <w:p w14:paraId="5E4A78BB" w14:textId="77777777" w:rsidR="00C03459" w:rsidRPr="00412FAB" w:rsidRDefault="00C03459" w:rsidP="0079237C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snapToGrid w:val="0"/>
                <w:kern w:val="28"/>
                <w:sz w:val="20"/>
                <w:szCs w:val="20"/>
                <w:lang w:eastAsia="ko-KR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6A069418" w14:textId="77777777" w:rsidR="00C03459" w:rsidRPr="00412FAB" w:rsidRDefault="00C03459" w:rsidP="0079237C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snapToGrid w:val="0"/>
                <w:kern w:val="28"/>
                <w:sz w:val="20"/>
                <w:szCs w:val="20"/>
                <w:lang w:eastAsia="ko-KR"/>
              </w:rPr>
            </w:pPr>
          </w:p>
        </w:tc>
        <w:tc>
          <w:tcPr>
            <w:tcW w:w="1701" w:type="dxa"/>
          </w:tcPr>
          <w:p w14:paraId="196C5EB9" w14:textId="77777777" w:rsidR="00C03459" w:rsidRPr="00131ED1" w:rsidRDefault="00C03459" w:rsidP="0079237C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snapToGrid w:val="0"/>
                <w:kern w:val="28"/>
                <w:sz w:val="20"/>
                <w:szCs w:val="20"/>
                <w:lang w:eastAsia="ko-KR"/>
              </w:rPr>
            </w:pPr>
          </w:p>
        </w:tc>
        <w:tc>
          <w:tcPr>
            <w:tcW w:w="1701" w:type="dxa"/>
            <w:vAlign w:val="center"/>
          </w:tcPr>
          <w:p w14:paraId="6D7A984D" w14:textId="77777777" w:rsidR="00C03459" w:rsidRPr="00131ED1" w:rsidRDefault="00C03459" w:rsidP="0079237C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snapToGrid w:val="0"/>
                <w:kern w:val="28"/>
                <w:sz w:val="20"/>
                <w:szCs w:val="20"/>
                <w:lang w:eastAsia="ko-KR"/>
              </w:rPr>
            </w:pPr>
          </w:p>
        </w:tc>
      </w:tr>
    </w:tbl>
    <w:p w14:paraId="22F36654" w14:textId="10C524E1" w:rsidR="0056733C" w:rsidRPr="00D11E5F" w:rsidRDefault="0056733C" w:rsidP="00D11E5F">
      <w:pPr>
        <w:pStyle w:val="3f1"/>
        <w:ind w:left="1021" w:firstLine="0"/>
      </w:pPr>
    </w:p>
    <w:p w14:paraId="54B4B170" w14:textId="370D3377" w:rsidR="0056733C" w:rsidRDefault="003462D7" w:rsidP="00A3516B">
      <w:pPr>
        <w:pStyle w:val="17"/>
        <w:ind w:left="198" w:firstLineChars="500" w:firstLine="1000"/>
        <w:outlineLvl w:val="9"/>
        <w:rPr>
          <w:rFonts w:eastAsia="바탕"/>
          <w:b w:val="0"/>
          <w:snapToGrid w:val="0"/>
        </w:rPr>
      </w:pPr>
      <w:r>
        <w:rPr>
          <w:rFonts w:eastAsia="바탕"/>
          <w:b w:val="0"/>
          <w:snapToGrid w:val="0"/>
        </w:rPr>
        <w:t xml:space="preserve">10.1.1.1 </w:t>
      </w:r>
      <w:r w:rsidR="0056733C" w:rsidRPr="0056733C">
        <w:rPr>
          <w:rFonts w:eastAsia="바탕" w:hint="eastAsia"/>
          <w:b w:val="0"/>
          <w:snapToGrid w:val="0"/>
        </w:rPr>
        <w:t xml:space="preserve">Supply chin traceability evaluation </w:t>
      </w:r>
      <w:commentRangeStart w:id="58"/>
      <w:r w:rsidR="0056733C" w:rsidRPr="0056733C">
        <w:rPr>
          <w:rFonts w:eastAsia="바탕" w:hint="eastAsia"/>
          <w:b w:val="0"/>
          <w:snapToGrid w:val="0"/>
        </w:rPr>
        <w:t>공급망</w:t>
      </w:r>
      <w:r w:rsidR="0056733C" w:rsidRPr="0056733C">
        <w:rPr>
          <w:rFonts w:eastAsia="바탕" w:hint="eastAsia"/>
          <w:b w:val="0"/>
          <w:snapToGrid w:val="0"/>
        </w:rPr>
        <w:t xml:space="preserve"> </w:t>
      </w:r>
      <w:r w:rsidR="0056733C" w:rsidRPr="0056733C">
        <w:rPr>
          <w:rFonts w:eastAsia="바탕" w:hint="eastAsia"/>
          <w:b w:val="0"/>
          <w:snapToGrid w:val="0"/>
        </w:rPr>
        <w:t>추적성</w:t>
      </w:r>
      <w:r w:rsidR="0056733C" w:rsidRPr="0056733C">
        <w:rPr>
          <w:rFonts w:eastAsia="바탕" w:hint="eastAsia"/>
          <w:b w:val="0"/>
          <w:snapToGrid w:val="0"/>
        </w:rPr>
        <w:t xml:space="preserve"> </w:t>
      </w:r>
      <w:r w:rsidR="0056733C" w:rsidRPr="0056733C">
        <w:rPr>
          <w:rFonts w:eastAsia="바탕" w:hint="eastAsia"/>
          <w:b w:val="0"/>
          <w:snapToGrid w:val="0"/>
        </w:rPr>
        <w:t>평가</w:t>
      </w:r>
      <w:commentRangeEnd w:id="58"/>
      <w:r w:rsidR="0045502C">
        <w:rPr>
          <w:rStyle w:val="a8"/>
          <w:rFonts w:eastAsia="바탕"/>
          <w:b w:val="0"/>
          <w:kern w:val="0"/>
          <w:lang w:eastAsia="en-US"/>
        </w:rPr>
        <w:commentReference w:id="58"/>
      </w:r>
    </w:p>
    <w:p w14:paraId="515E8B08" w14:textId="6A403072" w:rsidR="007624C6" w:rsidRPr="007624C6" w:rsidRDefault="007624C6" w:rsidP="00A3516B">
      <w:pPr>
        <w:pStyle w:val="17"/>
        <w:snapToGrid/>
        <w:ind w:leftChars="500" w:left="1200"/>
        <w:contextualSpacing/>
        <w:jc w:val="both"/>
        <w:outlineLvl w:val="9"/>
        <w:rPr>
          <w:rFonts w:eastAsia="바탕"/>
          <w:b w:val="0"/>
          <w:snapToGrid w:val="0"/>
        </w:rPr>
      </w:pPr>
      <w:r>
        <w:rPr>
          <w:rFonts w:eastAsia="바탕" w:hint="eastAsia"/>
          <w:b w:val="0"/>
          <w:snapToGrid w:val="0"/>
        </w:rPr>
        <w:t xml:space="preserve"> </w:t>
      </w:r>
      <w:r w:rsidR="005F22C8" w:rsidRPr="007624C6">
        <w:rPr>
          <w:rFonts w:eastAsia="바탕" w:hint="eastAsia"/>
          <w:b w:val="0"/>
          <w:snapToGrid w:val="0"/>
        </w:rPr>
        <w:t>주성분</w:t>
      </w:r>
      <w:r w:rsidR="0056733C" w:rsidRPr="007624C6">
        <w:rPr>
          <w:rFonts w:eastAsia="바탕" w:hint="eastAsia"/>
          <w:b w:val="0"/>
          <w:snapToGrid w:val="0"/>
        </w:rPr>
        <w:t xml:space="preserve"> </w:t>
      </w:r>
      <w:r w:rsidR="00AF7681" w:rsidRPr="007624C6">
        <w:rPr>
          <w:rFonts w:eastAsia="바탕"/>
          <w:b w:val="0"/>
          <w:snapToGrid w:val="0"/>
          <w:highlight w:val="yellow"/>
        </w:rPr>
        <w:t>‘</w:t>
      </w:r>
      <w:proofErr w:type="spellStart"/>
      <w:r w:rsidR="00AF7681" w:rsidRPr="007624C6">
        <w:rPr>
          <w:rFonts w:eastAsia="바탕"/>
          <w:b w:val="0"/>
          <w:snapToGrid w:val="0"/>
          <w:highlight w:val="yellow"/>
        </w:rPr>
        <w:t>xxxxxx</w:t>
      </w:r>
      <w:proofErr w:type="spellEnd"/>
      <w:r w:rsidR="00AF7681" w:rsidRPr="007624C6">
        <w:rPr>
          <w:rFonts w:eastAsia="바탕"/>
          <w:b w:val="0"/>
          <w:snapToGrid w:val="0"/>
          <w:highlight w:val="yellow"/>
        </w:rPr>
        <w:t>’</w:t>
      </w:r>
      <w:proofErr w:type="spellStart"/>
      <w:r w:rsidR="00AF7681" w:rsidRPr="007624C6">
        <w:rPr>
          <w:rFonts w:eastAsia="바탕" w:hint="eastAsia"/>
          <w:b w:val="0"/>
          <w:snapToGrid w:val="0"/>
        </w:rPr>
        <w:t>에</w:t>
      </w:r>
      <w:proofErr w:type="spellEnd"/>
      <w:r w:rsidR="00AF7681" w:rsidRPr="007624C6">
        <w:rPr>
          <w:rFonts w:eastAsia="바탕" w:hint="eastAsia"/>
          <w:b w:val="0"/>
          <w:snapToGrid w:val="0"/>
        </w:rPr>
        <w:t xml:space="preserve"> </w:t>
      </w:r>
      <w:r w:rsidR="00AF7681" w:rsidRPr="007624C6">
        <w:rPr>
          <w:rFonts w:eastAsia="바탕" w:hint="eastAsia"/>
          <w:b w:val="0"/>
          <w:snapToGrid w:val="0"/>
        </w:rPr>
        <w:t>대한</w:t>
      </w:r>
      <w:r w:rsidR="00AF7681" w:rsidRPr="007624C6">
        <w:rPr>
          <w:rFonts w:eastAsia="바탕"/>
          <w:b w:val="0"/>
          <w:snapToGrid w:val="0"/>
        </w:rPr>
        <w:t xml:space="preserve"> </w:t>
      </w:r>
      <w:r w:rsidR="005F22C8" w:rsidRPr="007624C6">
        <w:rPr>
          <w:rFonts w:eastAsia="바탕" w:hint="eastAsia"/>
          <w:b w:val="0"/>
          <w:snapToGrid w:val="0"/>
        </w:rPr>
        <w:t>공급망</w:t>
      </w:r>
      <w:r w:rsidR="005F22C8" w:rsidRPr="007624C6">
        <w:rPr>
          <w:rFonts w:eastAsia="바탕" w:hint="eastAsia"/>
          <w:b w:val="0"/>
          <w:snapToGrid w:val="0"/>
        </w:rPr>
        <w:t xml:space="preserve"> </w:t>
      </w:r>
      <w:r w:rsidR="005F22C8" w:rsidRPr="007624C6">
        <w:rPr>
          <w:rFonts w:eastAsia="바탕" w:hint="eastAsia"/>
          <w:b w:val="0"/>
          <w:snapToGrid w:val="0"/>
        </w:rPr>
        <w:t>추적성</w:t>
      </w:r>
      <w:r w:rsidR="005F22C8" w:rsidRPr="007624C6">
        <w:rPr>
          <w:rFonts w:eastAsia="바탕" w:hint="eastAsia"/>
          <w:b w:val="0"/>
          <w:snapToGrid w:val="0"/>
        </w:rPr>
        <w:t xml:space="preserve"> </w:t>
      </w:r>
      <w:r w:rsidR="005F22C8" w:rsidRPr="007624C6">
        <w:rPr>
          <w:rFonts w:eastAsia="바탕" w:hint="eastAsia"/>
          <w:b w:val="0"/>
          <w:snapToGrid w:val="0"/>
        </w:rPr>
        <w:t>평가하기</w:t>
      </w:r>
      <w:r w:rsidR="005F22C8" w:rsidRPr="007624C6">
        <w:rPr>
          <w:rFonts w:eastAsia="바탕" w:hint="eastAsia"/>
          <w:b w:val="0"/>
          <w:snapToGrid w:val="0"/>
        </w:rPr>
        <w:t xml:space="preserve"> </w:t>
      </w:r>
      <w:r w:rsidR="005F22C8" w:rsidRPr="007624C6">
        <w:rPr>
          <w:rFonts w:eastAsia="바탕" w:hint="eastAsia"/>
          <w:b w:val="0"/>
          <w:snapToGrid w:val="0"/>
        </w:rPr>
        <w:t>위하여</w:t>
      </w:r>
      <w:r w:rsidR="005F22C8" w:rsidRPr="007624C6">
        <w:rPr>
          <w:rFonts w:eastAsia="바탕" w:hint="eastAsia"/>
          <w:b w:val="0"/>
          <w:snapToGrid w:val="0"/>
        </w:rPr>
        <w:t xml:space="preserve"> </w:t>
      </w:r>
      <w:r w:rsidR="0056733C" w:rsidRPr="007624C6">
        <w:rPr>
          <w:rFonts w:eastAsia="바탕" w:hint="eastAsia"/>
          <w:b w:val="0"/>
          <w:snapToGrid w:val="0"/>
        </w:rPr>
        <w:t xml:space="preserve">QS03001-F3 </w:t>
      </w:r>
      <w:r w:rsidR="0056733C" w:rsidRPr="007624C6">
        <w:rPr>
          <w:rFonts w:eastAsia="바탕" w:hint="eastAsia"/>
          <w:b w:val="0"/>
          <w:i/>
          <w:snapToGrid w:val="0"/>
        </w:rPr>
        <w:t xml:space="preserve">API </w:t>
      </w:r>
      <w:r w:rsidR="0056733C" w:rsidRPr="007624C6">
        <w:rPr>
          <w:rFonts w:eastAsia="바탕" w:hint="eastAsia"/>
          <w:b w:val="0"/>
          <w:i/>
          <w:snapToGrid w:val="0"/>
        </w:rPr>
        <w:t>공급망</w:t>
      </w:r>
      <w:r w:rsidR="0056733C" w:rsidRPr="007624C6">
        <w:rPr>
          <w:rFonts w:eastAsia="바탕" w:hint="eastAsia"/>
          <w:b w:val="0"/>
          <w:i/>
          <w:snapToGrid w:val="0"/>
        </w:rPr>
        <w:t xml:space="preserve"> </w:t>
      </w:r>
      <w:r w:rsidR="0056733C" w:rsidRPr="007624C6">
        <w:rPr>
          <w:rFonts w:eastAsia="바탕" w:hint="eastAsia"/>
          <w:b w:val="0"/>
          <w:i/>
          <w:snapToGrid w:val="0"/>
        </w:rPr>
        <w:t>추적성</w:t>
      </w:r>
      <w:r w:rsidR="0056733C" w:rsidRPr="007624C6">
        <w:rPr>
          <w:rFonts w:eastAsia="바탕" w:hint="eastAsia"/>
          <w:b w:val="0"/>
          <w:i/>
          <w:snapToGrid w:val="0"/>
        </w:rPr>
        <w:t xml:space="preserve"> </w:t>
      </w:r>
      <w:r w:rsidR="005F22C8" w:rsidRPr="007624C6">
        <w:rPr>
          <w:rFonts w:eastAsia="바탕" w:hint="eastAsia"/>
          <w:b w:val="0"/>
          <w:i/>
          <w:snapToGrid w:val="0"/>
        </w:rPr>
        <w:t>평가서식</w:t>
      </w:r>
      <w:r w:rsidR="005F22C8" w:rsidRPr="007624C6">
        <w:rPr>
          <w:rFonts w:eastAsia="바탕" w:hint="eastAsia"/>
          <w:b w:val="0"/>
          <w:snapToGrid w:val="0"/>
        </w:rPr>
        <w:t>에</w:t>
      </w:r>
      <w:r w:rsidR="005F22C8" w:rsidRPr="007624C6">
        <w:rPr>
          <w:rFonts w:eastAsia="바탕" w:hint="eastAsia"/>
          <w:b w:val="0"/>
          <w:snapToGrid w:val="0"/>
        </w:rPr>
        <w:t xml:space="preserve"> </w:t>
      </w:r>
      <w:r w:rsidR="005F22C8" w:rsidRPr="007624C6">
        <w:rPr>
          <w:rFonts w:eastAsia="바탕" w:hint="eastAsia"/>
          <w:b w:val="0"/>
          <w:snapToGrid w:val="0"/>
        </w:rPr>
        <w:t>따라</w:t>
      </w:r>
      <w:r w:rsidR="005F22C8" w:rsidRPr="007624C6">
        <w:rPr>
          <w:rFonts w:eastAsia="바탕" w:hint="eastAsia"/>
          <w:b w:val="0"/>
          <w:snapToGrid w:val="0"/>
        </w:rPr>
        <w:t xml:space="preserve"> </w:t>
      </w:r>
      <w:r w:rsidR="005F22C8" w:rsidRPr="007624C6">
        <w:rPr>
          <w:rFonts w:eastAsia="바탕" w:hint="eastAsia"/>
          <w:b w:val="0"/>
          <w:snapToGrid w:val="0"/>
        </w:rPr>
        <w:t>평가를</w:t>
      </w:r>
      <w:r w:rsidR="005F22C8" w:rsidRPr="007624C6">
        <w:rPr>
          <w:rFonts w:eastAsia="바탕" w:hint="eastAsia"/>
          <w:b w:val="0"/>
          <w:snapToGrid w:val="0"/>
        </w:rPr>
        <w:t xml:space="preserve"> </w:t>
      </w:r>
      <w:r w:rsidR="005F22C8" w:rsidRPr="007624C6">
        <w:rPr>
          <w:rFonts w:eastAsia="바탕" w:hint="eastAsia"/>
          <w:b w:val="0"/>
          <w:snapToGrid w:val="0"/>
        </w:rPr>
        <w:t>실시하였으며</w:t>
      </w:r>
      <w:r w:rsidR="0062598B" w:rsidRPr="007624C6">
        <w:rPr>
          <w:rFonts w:eastAsia="바탕" w:hint="eastAsia"/>
          <w:b w:val="0"/>
          <w:snapToGrid w:val="0"/>
        </w:rPr>
        <w:t>,</w:t>
      </w:r>
      <w:r w:rsidR="005F22C8" w:rsidRPr="007624C6">
        <w:rPr>
          <w:rFonts w:eastAsia="바탕" w:hint="eastAsia"/>
          <w:b w:val="0"/>
          <w:snapToGrid w:val="0"/>
        </w:rPr>
        <w:t xml:space="preserve"> </w:t>
      </w:r>
      <w:r w:rsidR="002C6086">
        <w:rPr>
          <w:rFonts w:eastAsia="바탕"/>
          <w:b w:val="0"/>
          <w:snapToGrid w:val="0"/>
        </w:rPr>
        <w:t>API</w:t>
      </w:r>
      <w:r w:rsidR="002C6086">
        <w:rPr>
          <w:rFonts w:eastAsia="바탕" w:hint="eastAsia"/>
          <w:b w:val="0"/>
          <w:snapToGrid w:val="0"/>
        </w:rPr>
        <w:t xml:space="preserve"> </w:t>
      </w:r>
      <w:r w:rsidR="002C6086">
        <w:rPr>
          <w:rFonts w:eastAsia="바탕" w:hint="eastAsia"/>
          <w:b w:val="0"/>
          <w:snapToGrid w:val="0"/>
        </w:rPr>
        <w:t>제조자</w:t>
      </w:r>
      <w:r w:rsidR="002C6086">
        <w:rPr>
          <w:rFonts w:eastAsia="바탕" w:hint="eastAsia"/>
          <w:b w:val="0"/>
          <w:snapToGrid w:val="0"/>
        </w:rPr>
        <w:t>/</w:t>
      </w:r>
      <w:r w:rsidR="002C6086">
        <w:rPr>
          <w:rFonts w:eastAsia="바탕" w:hint="eastAsia"/>
          <w:b w:val="0"/>
          <w:snapToGrid w:val="0"/>
        </w:rPr>
        <w:t>공급자에</w:t>
      </w:r>
      <w:r w:rsidR="002C6086">
        <w:rPr>
          <w:rFonts w:eastAsia="바탕" w:hint="eastAsia"/>
          <w:b w:val="0"/>
          <w:snapToGrid w:val="0"/>
        </w:rPr>
        <w:t xml:space="preserve"> </w:t>
      </w:r>
      <w:r w:rsidR="002C6086">
        <w:rPr>
          <w:rFonts w:eastAsia="바탕" w:hint="eastAsia"/>
          <w:b w:val="0"/>
          <w:snapToGrid w:val="0"/>
        </w:rPr>
        <w:t>대한</w:t>
      </w:r>
      <w:r w:rsidR="002C6086">
        <w:rPr>
          <w:rFonts w:eastAsia="바탕" w:hint="eastAsia"/>
          <w:b w:val="0"/>
          <w:snapToGrid w:val="0"/>
        </w:rPr>
        <w:t xml:space="preserve"> </w:t>
      </w:r>
      <w:r w:rsidR="002C6086">
        <w:rPr>
          <w:rFonts w:eastAsia="바탕" w:hint="eastAsia"/>
          <w:b w:val="0"/>
          <w:snapToGrid w:val="0"/>
        </w:rPr>
        <w:t>평가</w:t>
      </w:r>
      <w:r w:rsidR="002C6086">
        <w:rPr>
          <w:rFonts w:eastAsia="바탕" w:hint="eastAsia"/>
          <w:b w:val="0"/>
          <w:snapToGrid w:val="0"/>
        </w:rPr>
        <w:t xml:space="preserve"> </w:t>
      </w:r>
      <w:r w:rsidR="002C6086">
        <w:rPr>
          <w:rFonts w:eastAsia="바탕" w:hint="eastAsia"/>
          <w:b w:val="0"/>
          <w:snapToGrid w:val="0"/>
        </w:rPr>
        <w:t>및</w:t>
      </w:r>
      <w:r w:rsidR="002C6086">
        <w:rPr>
          <w:rFonts w:eastAsia="바탕" w:hint="eastAsia"/>
          <w:b w:val="0"/>
          <w:snapToGrid w:val="0"/>
        </w:rPr>
        <w:t xml:space="preserve"> </w:t>
      </w:r>
      <w:r w:rsidRPr="007624C6">
        <w:rPr>
          <w:rFonts w:eastAsia="바탕" w:hint="eastAsia"/>
          <w:b w:val="0"/>
          <w:snapToGrid w:val="0"/>
        </w:rPr>
        <w:t>주성분</w:t>
      </w:r>
      <w:r w:rsidR="005B0A97">
        <w:rPr>
          <w:rFonts w:eastAsia="바탕" w:hint="eastAsia"/>
          <w:b w:val="0"/>
          <w:snapToGrid w:val="0"/>
        </w:rPr>
        <w:t>이</w:t>
      </w:r>
      <w:r w:rsidRPr="007624C6">
        <w:rPr>
          <w:rFonts w:eastAsia="바탕" w:hint="eastAsia"/>
          <w:b w:val="0"/>
          <w:snapToGrid w:val="0"/>
        </w:rPr>
        <w:t xml:space="preserve"> </w:t>
      </w:r>
      <w:r w:rsidR="0062598B" w:rsidRPr="007624C6">
        <w:rPr>
          <w:rFonts w:eastAsia="바탕" w:hint="eastAsia"/>
          <w:b w:val="0"/>
          <w:snapToGrid w:val="0"/>
        </w:rPr>
        <w:t>출발물질</w:t>
      </w:r>
      <w:r w:rsidR="0062598B" w:rsidRPr="007624C6">
        <w:rPr>
          <w:rFonts w:eastAsia="바탕" w:hint="eastAsia"/>
          <w:b w:val="0"/>
          <w:snapToGrid w:val="0"/>
        </w:rPr>
        <w:t xml:space="preserve"> </w:t>
      </w:r>
      <w:r w:rsidR="0062598B" w:rsidRPr="007624C6">
        <w:rPr>
          <w:rFonts w:eastAsia="바탕" w:hint="eastAsia"/>
          <w:b w:val="0"/>
          <w:snapToGrid w:val="0"/>
        </w:rPr>
        <w:t>공급업체부터</w:t>
      </w:r>
      <w:r w:rsidR="0062598B" w:rsidRPr="007624C6">
        <w:rPr>
          <w:rFonts w:eastAsia="바탕" w:hint="eastAsia"/>
          <w:b w:val="0"/>
          <w:snapToGrid w:val="0"/>
        </w:rPr>
        <w:t xml:space="preserve"> </w:t>
      </w:r>
      <w:r w:rsidR="0062598B" w:rsidRPr="007624C6">
        <w:rPr>
          <w:rFonts w:eastAsia="바탕" w:hint="eastAsia"/>
          <w:b w:val="0"/>
          <w:snapToGrid w:val="0"/>
        </w:rPr>
        <w:t>주성분</w:t>
      </w:r>
      <w:r w:rsidR="0062598B" w:rsidRPr="007624C6">
        <w:rPr>
          <w:rFonts w:eastAsia="바탕" w:hint="eastAsia"/>
          <w:b w:val="0"/>
          <w:snapToGrid w:val="0"/>
        </w:rPr>
        <w:t xml:space="preserve"> </w:t>
      </w:r>
      <w:r w:rsidR="0062598B" w:rsidRPr="007624C6">
        <w:rPr>
          <w:rFonts w:eastAsia="바탕" w:hint="eastAsia"/>
          <w:b w:val="0"/>
          <w:snapToGrid w:val="0"/>
        </w:rPr>
        <w:t>제조원을</w:t>
      </w:r>
      <w:r w:rsidR="0062598B" w:rsidRPr="007624C6">
        <w:rPr>
          <w:rFonts w:eastAsia="바탕" w:hint="eastAsia"/>
          <w:b w:val="0"/>
          <w:snapToGrid w:val="0"/>
        </w:rPr>
        <w:t xml:space="preserve"> </w:t>
      </w:r>
      <w:r w:rsidR="0062598B" w:rsidRPr="007624C6">
        <w:rPr>
          <w:rFonts w:eastAsia="바탕" w:hint="eastAsia"/>
          <w:b w:val="0"/>
          <w:snapToGrid w:val="0"/>
        </w:rPr>
        <w:t>거쳐</w:t>
      </w:r>
      <w:r w:rsidR="0062598B" w:rsidRPr="007624C6">
        <w:rPr>
          <w:rFonts w:eastAsia="바탕" w:hint="eastAsia"/>
          <w:b w:val="0"/>
          <w:snapToGrid w:val="0"/>
        </w:rPr>
        <w:t xml:space="preserve"> </w:t>
      </w:r>
      <w:r w:rsidR="0062598B" w:rsidRPr="007624C6">
        <w:rPr>
          <w:rFonts w:eastAsia="바탕" w:hint="eastAsia"/>
          <w:b w:val="0"/>
          <w:snapToGrid w:val="0"/>
        </w:rPr>
        <w:t>셀트리온</w:t>
      </w:r>
      <w:r w:rsidR="0062598B" w:rsidRPr="007624C6">
        <w:rPr>
          <w:rFonts w:eastAsia="바탕" w:hint="eastAsia"/>
          <w:b w:val="0"/>
          <w:snapToGrid w:val="0"/>
        </w:rPr>
        <w:t xml:space="preserve"> </w:t>
      </w:r>
      <w:r w:rsidR="0062598B" w:rsidRPr="007624C6">
        <w:rPr>
          <w:rFonts w:eastAsia="바탕" w:hint="eastAsia"/>
          <w:b w:val="0"/>
          <w:snapToGrid w:val="0"/>
        </w:rPr>
        <w:t>제약</w:t>
      </w:r>
      <w:r w:rsidR="0062598B" w:rsidRPr="007624C6">
        <w:rPr>
          <w:rFonts w:eastAsia="바탕" w:hint="eastAsia"/>
          <w:b w:val="0"/>
          <w:snapToGrid w:val="0"/>
        </w:rPr>
        <w:t xml:space="preserve"> </w:t>
      </w:r>
      <w:r w:rsidR="0062598B" w:rsidRPr="007624C6">
        <w:rPr>
          <w:rFonts w:eastAsia="바탕" w:hint="eastAsia"/>
          <w:b w:val="0"/>
          <w:snapToGrid w:val="0"/>
        </w:rPr>
        <w:t>청주공장으로</w:t>
      </w:r>
      <w:r w:rsidR="0062598B" w:rsidRPr="007624C6">
        <w:rPr>
          <w:rFonts w:eastAsia="바탕" w:hint="eastAsia"/>
          <w:b w:val="0"/>
          <w:snapToGrid w:val="0"/>
        </w:rPr>
        <w:t xml:space="preserve"> </w:t>
      </w:r>
      <w:r w:rsidR="0062598B" w:rsidRPr="007624C6">
        <w:rPr>
          <w:rFonts w:eastAsia="바탕" w:hint="eastAsia"/>
          <w:b w:val="0"/>
          <w:snapToGrid w:val="0"/>
        </w:rPr>
        <w:t>입고되기까지의</w:t>
      </w:r>
      <w:r w:rsidR="0062598B" w:rsidRPr="007624C6">
        <w:rPr>
          <w:rFonts w:eastAsia="바탕" w:hint="eastAsia"/>
          <w:b w:val="0"/>
          <w:snapToGrid w:val="0"/>
        </w:rPr>
        <w:t xml:space="preserve"> </w:t>
      </w:r>
      <w:r w:rsidR="0062598B" w:rsidRPr="007624C6">
        <w:rPr>
          <w:rFonts w:eastAsia="바탕"/>
          <w:b w:val="0"/>
          <w:snapToGrid w:val="0"/>
        </w:rPr>
        <w:t>traceability</w:t>
      </w:r>
      <w:r w:rsidR="0062598B" w:rsidRPr="007624C6">
        <w:rPr>
          <w:rFonts w:eastAsia="바탕" w:hint="eastAsia"/>
          <w:b w:val="0"/>
          <w:snapToGrid w:val="0"/>
        </w:rPr>
        <w:t>에</w:t>
      </w:r>
      <w:r w:rsidR="0062598B" w:rsidRPr="007624C6">
        <w:rPr>
          <w:rFonts w:eastAsia="바탕" w:hint="eastAsia"/>
          <w:b w:val="0"/>
          <w:snapToGrid w:val="0"/>
        </w:rPr>
        <w:t xml:space="preserve"> </w:t>
      </w:r>
      <w:r w:rsidR="002C6086">
        <w:rPr>
          <w:rFonts w:eastAsia="바탕" w:hint="eastAsia"/>
          <w:b w:val="0"/>
          <w:snapToGrid w:val="0"/>
        </w:rPr>
        <w:t>대한</w:t>
      </w:r>
      <w:r w:rsidR="002C6086">
        <w:rPr>
          <w:rFonts w:eastAsia="바탕" w:hint="eastAsia"/>
          <w:b w:val="0"/>
          <w:snapToGrid w:val="0"/>
        </w:rPr>
        <w:t xml:space="preserve"> </w:t>
      </w:r>
      <w:r w:rsidR="002C6086">
        <w:rPr>
          <w:rFonts w:eastAsia="바탕" w:hint="eastAsia"/>
          <w:b w:val="0"/>
          <w:snapToGrid w:val="0"/>
        </w:rPr>
        <w:t>평가가</w:t>
      </w:r>
      <w:r w:rsidR="002C6086">
        <w:rPr>
          <w:rFonts w:eastAsia="바탕" w:hint="eastAsia"/>
          <w:b w:val="0"/>
          <w:snapToGrid w:val="0"/>
        </w:rPr>
        <w:t xml:space="preserve"> </w:t>
      </w:r>
      <w:r w:rsidRPr="007624C6">
        <w:rPr>
          <w:rFonts w:eastAsia="바탕" w:hint="eastAsia"/>
          <w:b w:val="0"/>
          <w:snapToGrid w:val="0"/>
        </w:rPr>
        <w:t>적절히</w:t>
      </w:r>
      <w:r w:rsidR="0062598B" w:rsidRPr="007624C6">
        <w:rPr>
          <w:rFonts w:eastAsia="바탕" w:hint="eastAsia"/>
          <w:b w:val="0"/>
          <w:snapToGrid w:val="0"/>
        </w:rPr>
        <w:t xml:space="preserve"> </w:t>
      </w:r>
      <w:r w:rsidR="002C6086">
        <w:rPr>
          <w:rFonts w:eastAsia="바탕" w:hint="eastAsia"/>
          <w:b w:val="0"/>
          <w:snapToGrid w:val="0"/>
        </w:rPr>
        <w:t>완료</w:t>
      </w:r>
      <w:r w:rsidR="0062598B" w:rsidRPr="007624C6">
        <w:rPr>
          <w:rFonts w:eastAsia="바탕" w:hint="eastAsia"/>
          <w:b w:val="0"/>
          <w:snapToGrid w:val="0"/>
        </w:rPr>
        <w:t>되었다</w:t>
      </w:r>
      <w:r w:rsidR="0062598B" w:rsidRPr="007624C6">
        <w:rPr>
          <w:rFonts w:eastAsia="바탕" w:hint="eastAsia"/>
          <w:b w:val="0"/>
          <w:snapToGrid w:val="0"/>
        </w:rPr>
        <w:t xml:space="preserve">. </w:t>
      </w:r>
      <w:r w:rsidR="0016669B">
        <w:rPr>
          <w:rFonts w:eastAsia="바탕" w:hint="eastAsia"/>
          <w:b w:val="0"/>
          <w:snapToGrid w:val="0"/>
        </w:rPr>
        <w:t>그</w:t>
      </w:r>
      <w:r w:rsidR="0016669B">
        <w:rPr>
          <w:rFonts w:eastAsia="바탕" w:hint="eastAsia"/>
          <w:b w:val="0"/>
          <w:snapToGrid w:val="0"/>
        </w:rPr>
        <w:t xml:space="preserve"> </w:t>
      </w:r>
      <w:r w:rsidR="0016669B">
        <w:rPr>
          <w:rFonts w:eastAsia="바탕" w:hint="eastAsia"/>
          <w:b w:val="0"/>
          <w:snapToGrid w:val="0"/>
        </w:rPr>
        <w:t>외</w:t>
      </w:r>
      <w:r w:rsidR="0016669B">
        <w:rPr>
          <w:rFonts w:eastAsia="바탕" w:hint="eastAsia"/>
          <w:b w:val="0"/>
          <w:snapToGrid w:val="0"/>
        </w:rPr>
        <w:t xml:space="preserve"> </w:t>
      </w:r>
      <w:r w:rsidRPr="007624C6">
        <w:rPr>
          <w:rFonts w:eastAsia="바탕" w:hint="eastAsia"/>
          <w:b w:val="0"/>
          <w:snapToGrid w:val="0"/>
        </w:rPr>
        <w:t>상세한</w:t>
      </w:r>
      <w:r w:rsidRPr="007624C6">
        <w:rPr>
          <w:rFonts w:eastAsia="바탕" w:hint="eastAsia"/>
          <w:b w:val="0"/>
          <w:snapToGrid w:val="0"/>
        </w:rPr>
        <w:t xml:space="preserve"> </w:t>
      </w:r>
      <w:r w:rsidR="0016669B">
        <w:rPr>
          <w:rFonts w:eastAsia="바탕" w:hint="eastAsia"/>
          <w:b w:val="0"/>
          <w:snapToGrid w:val="0"/>
        </w:rPr>
        <w:t>평가</w:t>
      </w:r>
      <w:r w:rsidRPr="007624C6">
        <w:rPr>
          <w:rFonts w:eastAsia="바탕" w:hint="eastAsia"/>
          <w:b w:val="0"/>
          <w:snapToGrid w:val="0"/>
        </w:rPr>
        <w:t>사항은</w:t>
      </w:r>
      <w:r w:rsidRPr="007624C6">
        <w:rPr>
          <w:rFonts w:eastAsia="바탕" w:hint="eastAsia"/>
          <w:b w:val="0"/>
          <w:snapToGrid w:val="0"/>
        </w:rPr>
        <w:t xml:space="preserve"> </w:t>
      </w:r>
      <w:r w:rsidRPr="007624C6">
        <w:rPr>
          <w:rFonts w:eastAsia="바탕"/>
          <w:b w:val="0"/>
          <w:snapToGrid w:val="0"/>
          <w:highlight w:val="yellow"/>
        </w:rPr>
        <w:t>“</w:t>
      </w:r>
      <w:proofErr w:type="spellStart"/>
      <w:r w:rsidRPr="007624C6">
        <w:rPr>
          <w:rFonts w:eastAsia="바탕"/>
          <w:b w:val="0"/>
          <w:snapToGrid w:val="0"/>
          <w:highlight w:val="yellow"/>
        </w:rPr>
        <w:t>xxxxxxx</w:t>
      </w:r>
      <w:proofErr w:type="spellEnd"/>
      <w:r w:rsidRPr="007624C6">
        <w:rPr>
          <w:rFonts w:eastAsia="바탕"/>
          <w:b w:val="0"/>
          <w:snapToGrid w:val="0"/>
          <w:highlight w:val="yellow"/>
        </w:rPr>
        <w:t>”</w:t>
      </w:r>
      <w:proofErr w:type="spellStart"/>
      <w:r w:rsidRPr="007624C6">
        <w:rPr>
          <w:rFonts w:eastAsia="바탕" w:hint="eastAsia"/>
          <w:b w:val="0"/>
          <w:snapToGrid w:val="0"/>
        </w:rPr>
        <w:t>에</w:t>
      </w:r>
      <w:proofErr w:type="spellEnd"/>
      <w:r w:rsidRPr="007624C6">
        <w:rPr>
          <w:rFonts w:eastAsia="바탕" w:hint="eastAsia"/>
          <w:b w:val="0"/>
          <w:snapToGrid w:val="0"/>
        </w:rPr>
        <w:t xml:space="preserve"> </w:t>
      </w:r>
      <w:r w:rsidRPr="007624C6">
        <w:rPr>
          <w:rFonts w:eastAsia="바탕" w:hint="eastAsia"/>
          <w:b w:val="0"/>
          <w:snapToGrid w:val="0"/>
        </w:rPr>
        <w:t>대한</w:t>
      </w:r>
      <w:r w:rsidRPr="007624C6">
        <w:rPr>
          <w:rFonts w:eastAsia="바탕" w:hint="eastAsia"/>
          <w:b w:val="0"/>
          <w:snapToGrid w:val="0"/>
        </w:rPr>
        <w:t xml:space="preserve"> QS03001-F3 </w:t>
      </w:r>
      <w:r w:rsidRPr="007624C6">
        <w:rPr>
          <w:rFonts w:eastAsia="바탕" w:hint="eastAsia"/>
          <w:b w:val="0"/>
          <w:i/>
          <w:snapToGrid w:val="0"/>
        </w:rPr>
        <w:t xml:space="preserve">API </w:t>
      </w:r>
      <w:r w:rsidRPr="007624C6">
        <w:rPr>
          <w:rFonts w:eastAsia="바탕" w:hint="eastAsia"/>
          <w:b w:val="0"/>
          <w:i/>
          <w:snapToGrid w:val="0"/>
        </w:rPr>
        <w:t>공급망</w:t>
      </w:r>
      <w:r w:rsidRPr="007624C6">
        <w:rPr>
          <w:rFonts w:eastAsia="바탕" w:hint="eastAsia"/>
          <w:b w:val="0"/>
          <w:i/>
          <w:snapToGrid w:val="0"/>
        </w:rPr>
        <w:t xml:space="preserve"> </w:t>
      </w:r>
      <w:r w:rsidRPr="007624C6">
        <w:rPr>
          <w:rFonts w:eastAsia="바탕" w:hint="eastAsia"/>
          <w:b w:val="0"/>
          <w:i/>
          <w:snapToGrid w:val="0"/>
        </w:rPr>
        <w:t>추적성</w:t>
      </w:r>
      <w:r w:rsidRPr="007624C6">
        <w:rPr>
          <w:rFonts w:eastAsia="바탕" w:hint="eastAsia"/>
          <w:b w:val="0"/>
          <w:i/>
          <w:snapToGrid w:val="0"/>
        </w:rPr>
        <w:t xml:space="preserve"> </w:t>
      </w:r>
      <w:r w:rsidRPr="007624C6">
        <w:rPr>
          <w:rFonts w:eastAsia="바탕" w:hint="eastAsia"/>
          <w:b w:val="0"/>
          <w:i/>
          <w:snapToGrid w:val="0"/>
        </w:rPr>
        <w:t>평가서식</w:t>
      </w:r>
      <w:r w:rsidRPr="007624C6">
        <w:rPr>
          <w:rFonts w:eastAsia="바탕" w:hint="eastAsia"/>
          <w:b w:val="0"/>
          <w:snapToGrid w:val="0"/>
        </w:rPr>
        <w:t>을</w:t>
      </w:r>
      <w:r w:rsidRPr="007624C6">
        <w:rPr>
          <w:rFonts w:eastAsia="바탕" w:hint="eastAsia"/>
          <w:b w:val="0"/>
          <w:snapToGrid w:val="0"/>
        </w:rPr>
        <w:t xml:space="preserve"> </w:t>
      </w:r>
      <w:r w:rsidRPr="007624C6">
        <w:rPr>
          <w:rFonts w:eastAsia="바탕" w:hint="eastAsia"/>
          <w:b w:val="0"/>
          <w:snapToGrid w:val="0"/>
        </w:rPr>
        <w:t>참고한다</w:t>
      </w:r>
      <w:r w:rsidRPr="007624C6">
        <w:rPr>
          <w:rFonts w:eastAsia="바탕" w:hint="eastAsia"/>
          <w:b w:val="0"/>
          <w:snapToGrid w:val="0"/>
        </w:rPr>
        <w:t>.</w:t>
      </w:r>
    </w:p>
    <w:p w14:paraId="0D945DC9" w14:textId="4D77A2D8" w:rsidR="00350F10" w:rsidRPr="009A547C" w:rsidRDefault="004E680B" w:rsidP="0045502C">
      <w:pPr>
        <w:pStyle w:val="3"/>
        <w:numPr>
          <w:ilvl w:val="2"/>
          <w:numId w:val="14"/>
        </w:numPr>
        <w:spacing w:after="120"/>
        <w:ind w:leftChars="400" w:left="960"/>
        <w:rPr>
          <w:snapToGrid w:val="0"/>
          <w:sz w:val="20"/>
          <w:szCs w:val="20"/>
        </w:rPr>
      </w:pPr>
      <w:r w:rsidRPr="009A547C">
        <w:rPr>
          <w:rFonts w:hint="eastAsia"/>
          <w:sz w:val="20"/>
          <w:szCs w:val="20"/>
          <w:lang w:eastAsia="ko-KR"/>
        </w:rPr>
        <w:t>Excipient</w:t>
      </w:r>
      <w:r w:rsidRPr="009A547C">
        <w:rPr>
          <w:sz w:val="20"/>
          <w:szCs w:val="20"/>
          <w:lang w:eastAsia="ko-KR"/>
        </w:rPr>
        <w:t xml:space="preserve"> </w:t>
      </w:r>
      <w:proofErr w:type="spellStart"/>
      <w:r w:rsidRPr="009A547C">
        <w:rPr>
          <w:rFonts w:hint="eastAsia"/>
          <w:sz w:val="20"/>
          <w:szCs w:val="20"/>
          <w:lang w:eastAsia="ko-KR"/>
        </w:rPr>
        <w:t>부형제</w:t>
      </w:r>
      <w:proofErr w:type="spellEnd"/>
    </w:p>
    <w:p w14:paraId="794B4CC2" w14:textId="16155BDA" w:rsidR="005B0A97" w:rsidRDefault="00FD0151" w:rsidP="00E76EB4">
      <w:pPr>
        <w:pStyle w:val="19"/>
        <w:numPr>
          <w:ilvl w:val="0"/>
          <w:numId w:val="0"/>
        </w:numPr>
        <w:spacing w:after="240"/>
        <w:ind w:left="1162"/>
        <w:contextualSpacing/>
        <w:jc w:val="both"/>
        <w:outlineLvl w:val="2"/>
        <w:rPr>
          <w:lang w:eastAsia="ko-KR"/>
        </w:rPr>
      </w:pPr>
      <w:r w:rsidRPr="00E76EB4">
        <w:rPr>
          <w:rFonts w:hint="eastAsia"/>
          <w:lang w:eastAsia="ko-KR"/>
        </w:rPr>
        <w:t xml:space="preserve"> </w:t>
      </w:r>
      <w:r w:rsidR="00350F10" w:rsidRPr="00E76EB4">
        <w:rPr>
          <w:rFonts w:hint="eastAsia"/>
          <w:lang w:eastAsia="ko-KR"/>
        </w:rPr>
        <w:t>제품에</w:t>
      </w:r>
      <w:r w:rsidR="00350F10" w:rsidRPr="00E76EB4">
        <w:rPr>
          <w:rFonts w:hint="eastAsia"/>
          <w:lang w:eastAsia="ko-KR"/>
        </w:rPr>
        <w:t xml:space="preserve"> </w:t>
      </w:r>
      <w:r w:rsidRPr="00E76EB4">
        <w:rPr>
          <w:rFonts w:hint="eastAsia"/>
          <w:lang w:eastAsia="ko-KR"/>
        </w:rPr>
        <w:t>투입된</w:t>
      </w:r>
      <w:r w:rsidR="00350F10" w:rsidRPr="00E76EB4">
        <w:rPr>
          <w:rFonts w:hint="eastAsia"/>
          <w:lang w:eastAsia="ko-KR"/>
        </w:rPr>
        <w:t xml:space="preserve"> </w:t>
      </w:r>
      <w:r w:rsidR="00350F10" w:rsidRPr="00E76EB4">
        <w:rPr>
          <w:rFonts w:hint="eastAsia"/>
          <w:lang w:eastAsia="ko-KR"/>
        </w:rPr>
        <w:t>부형제의</w:t>
      </w:r>
      <w:r w:rsidR="00350F10" w:rsidRPr="00E76EB4">
        <w:rPr>
          <w:rFonts w:hint="eastAsia"/>
          <w:lang w:eastAsia="ko-KR"/>
        </w:rPr>
        <w:t xml:space="preserve"> </w:t>
      </w:r>
      <w:r w:rsidR="00E76EB4" w:rsidRPr="00E76EB4">
        <w:rPr>
          <w:rFonts w:hint="eastAsia"/>
          <w:lang w:eastAsia="ko-KR"/>
        </w:rPr>
        <w:t>제조원은</w:t>
      </w:r>
      <w:r w:rsidRPr="00E76EB4">
        <w:rPr>
          <w:rFonts w:hint="eastAsia"/>
          <w:lang w:eastAsia="ko-KR"/>
        </w:rPr>
        <w:t xml:space="preserve"> </w:t>
      </w:r>
      <w:r w:rsidR="00E76EB4" w:rsidRPr="00E76EB4">
        <w:rPr>
          <w:rFonts w:hint="eastAsia"/>
          <w:lang w:eastAsia="ko-KR"/>
        </w:rPr>
        <w:t>공급업체</w:t>
      </w:r>
      <w:r w:rsidR="00E76EB4" w:rsidRPr="00E76EB4">
        <w:rPr>
          <w:rFonts w:hint="eastAsia"/>
          <w:lang w:eastAsia="ko-KR"/>
        </w:rPr>
        <w:t xml:space="preserve"> </w:t>
      </w:r>
      <w:r w:rsidR="00E76EB4" w:rsidRPr="00E76EB4">
        <w:rPr>
          <w:rFonts w:hint="eastAsia"/>
          <w:lang w:eastAsia="ko-KR"/>
        </w:rPr>
        <w:t>평가절차에</w:t>
      </w:r>
      <w:r w:rsidR="00E76EB4" w:rsidRPr="00E76EB4">
        <w:rPr>
          <w:rFonts w:hint="eastAsia"/>
          <w:lang w:eastAsia="ko-KR"/>
        </w:rPr>
        <w:t xml:space="preserve"> </w:t>
      </w:r>
      <w:r w:rsidR="00E76EB4" w:rsidRPr="00E76EB4">
        <w:rPr>
          <w:rFonts w:hint="eastAsia"/>
          <w:lang w:eastAsia="ko-KR"/>
        </w:rPr>
        <w:t>따라</w:t>
      </w:r>
      <w:r w:rsidR="00E76EB4" w:rsidRPr="00E76EB4">
        <w:rPr>
          <w:rFonts w:hint="eastAsia"/>
          <w:lang w:eastAsia="ko-KR"/>
        </w:rPr>
        <w:t xml:space="preserve"> </w:t>
      </w:r>
      <w:r w:rsidR="00E76EB4" w:rsidRPr="00E76EB4">
        <w:rPr>
          <w:rFonts w:hint="eastAsia"/>
          <w:lang w:eastAsia="ko-KR"/>
        </w:rPr>
        <w:t>적절히</w:t>
      </w:r>
      <w:r w:rsidR="00E76EB4" w:rsidRPr="00E76EB4">
        <w:rPr>
          <w:rFonts w:hint="eastAsia"/>
          <w:lang w:eastAsia="ko-KR"/>
        </w:rPr>
        <w:t xml:space="preserve"> </w:t>
      </w:r>
      <w:r w:rsidR="00E76EB4" w:rsidRPr="00E76EB4">
        <w:rPr>
          <w:rFonts w:hint="eastAsia"/>
          <w:lang w:eastAsia="ko-KR"/>
        </w:rPr>
        <w:t>평가되었으며</w:t>
      </w:r>
      <w:r w:rsidR="00E76EB4" w:rsidRPr="00E76EB4">
        <w:rPr>
          <w:rFonts w:hint="eastAsia"/>
          <w:lang w:eastAsia="ko-KR"/>
        </w:rPr>
        <w:t xml:space="preserve">, </w:t>
      </w:r>
      <w:r w:rsidR="00E76EB4">
        <w:rPr>
          <w:rFonts w:hint="eastAsia"/>
          <w:lang w:eastAsia="ko-KR"/>
        </w:rPr>
        <w:t>평가결과는</w:t>
      </w:r>
      <w:r w:rsidR="00E76EB4">
        <w:rPr>
          <w:rFonts w:hint="eastAsia"/>
          <w:lang w:eastAsia="ko-KR"/>
        </w:rPr>
        <w:t xml:space="preserve"> </w:t>
      </w:r>
      <w:r w:rsidR="00E76EB4">
        <w:rPr>
          <w:rFonts w:hint="eastAsia"/>
          <w:lang w:eastAsia="ko-KR"/>
        </w:rPr>
        <w:t>아래와</w:t>
      </w:r>
      <w:r w:rsidR="00E76EB4">
        <w:rPr>
          <w:rFonts w:hint="eastAsia"/>
          <w:lang w:eastAsia="ko-KR"/>
        </w:rPr>
        <w:t xml:space="preserve"> </w:t>
      </w:r>
      <w:r w:rsidR="00E76EB4">
        <w:rPr>
          <w:rFonts w:hint="eastAsia"/>
          <w:lang w:eastAsia="ko-KR"/>
        </w:rPr>
        <w:t>같다</w:t>
      </w:r>
      <w:r w:rsidR="00E76EB4">
        <w:rPr>
          <w:rFonts w:hint="eastAsia"/>
          <w:lang w:eastAsia="ko-KR"/>
        </w:rPr>
        <w:t>.</w:t>
      </w:r>
      <w:r w:rsidR="00E76EB4">
        <w:rPr>
          <w:lang w:eastAsia="ko-KR"/>
        </w:rPr>
        <w:t xml:space="preserve"> </w:t>
      </w:r>
      <w:commentRangeStart w:id="59"/>
      <w:r w:rsidR="005B0A97">
        <w:rPr>
          <w:rFonts w:hint="eastAsia"/>
          <w:lang w:eastAsia="ko-KR"/>
        </w:rPr>
        <w:t>신규</w:t>
      </w:r>
      <w:r w:rsidR="005B0A97">
        <w:rPr>
          <w:rFonts w:hint="eastAsia"/>
          <w:lang w:eastAsia="ko-KR"/>
        </w:rPr>
        <w:t xml:space="preserve"> </w:t>
      </w:r>
      <w:r w:rsidR="005B0A97">
        <w:rPr>
          <w:rFonts w:hint="eastAsia"/>
          <w:lang w:eastAsia="ko-KR"/>
        </w:rPr>
        <w:t>공급업체는</w:t>
      </w:r>
      <w:r w:rsidR="005B0A97">
        <w:rPr>
          <w:rFonts w:hint="eastAsia"/>
          <w:lang w:eastAsia="ko-KR"/>
        </w:rPr>
        <w:t xml:space="preserve"> </w:t>
      </w:r>
      <w:r w:rsidR="005B0A97">
        <w:rPr>
          <w:rFonts w:hint="eastAsia"/>
          <w:lang w:eastAsia="ko-KR"/>
        </w:rPr>
        <w:t>없었으며</w:t>
      </w:r>
      <w:commentRangeEnd w:id="59"/>
      <w:r w:rsidR="005B0A97">
        <w:rPr>
          <w:rStyle w:val="a8"/>
        </w:rPr>
        <w:commentReference w:id="59"/>
      </w:r>
      <w:r w:rsidR="005B0A97">
        <w:rPr>
          <w:rFonts w:hint="eastAsia"/>
          <w:lang w:eastAsia="ko-KR"/>
        </w:rPr>
        <w:t xml:space="preserve"> </w:t>
      </w:r>
      <w:r w:rsidR="005B0A97">
        <w:rPr>
          <w:rFonts w:hint="eastAsia"/>
          <w:lang w:eastAsia="ko-KR"/>
        </w:rPr>
        <w:t>공급업체와</w:t>
      </w:r>
      <w:r w:rsidR="005B0A97">
        <w:rPr>
          <w:rFonts w:hint="eastAsia"/>
          <w:lang w:eastAsia="ko-KR"/>
        </w:rPr>
        <w:t xml:space="preserve"> </w:t>
      </w:r>
      <w:r w:rsidR="005B0A97">
        <w:rPr>
          <w:rFonts w:hint="eastAsia"/>
          <w:lang w:eastAsia="ko-KR"/>
        </w:rPr>
        <w:t>관련한</w:t>
      </w:r>
      <w:r w:rsidR="005B0A97">
        <w:rPr>
          <w:rFonts w:hint="eastAsia"/>
          <w:lang w:eastAsia="ko-KR"/>
        </w:rPr>
        <w:t xml:space="preserve"> </w:t>
      </w:r>
      <w:r w:rsidR="002C6086">
        <w:rPr>
          <w:rFonts w:hint="eastAsia"/>
          <w:lang w:eastAsia="ko-KR"/>
        </w:rPr>
        <w:t>일탈이나</w:t>
      </w:r>
      <w:r w:rsidR="002C6086">
        <w:rPr>
          <w:rFonts w:hint="eastAsia"/>
          <w:lang w:eastAsia="ko-KR"/>
        </w:rPr>
        <w:t xml:space="preserve"> </w:t>
      </w:r>
      <w:commentRangeStart w:id="60"/>
      <w:r w:rsidR="005B0A97">
        <w:rPr>
          <w:rFonts w:hint="eastAsia"/>
          <w:lang w:eastAsia="ko-KR"/>
        </w:rPr>
        <w:t>주요</w:t>
      </w:r>
      <w:r w:rsidR="005B0A97">
        <w:rPr>
          <w:rFonts w:hint="eastAsia"/>
          <w:lang w:eastAsia="ko-KR"/>
        </w:rPr>
        <w:t xml:space="preserve"> </w:t>
      </w:r>
      <w:r w:rsidR="00350F10" w:rsidRPr="00E76EB4">
        <w:rPr>
          <w:rFonts w:hint="eastAsia"/>
          <w:lang w:eastAsia="ko-KR"/>
        </w:rPr>
        <w:t>변경</w:t>
      </w:r>
      <w:r w:rsidR="005B0A97">
        <w:rPr>
          <w:rFonts w:hint="eastAsia"/>
          <w:lang w:eastAsia="ko-KR"/>
        </w:rPr>
        <w:t xml:space="preserve"> </w:t>
      </w:r>
      <w:r w:rsidR="005B0A97">
        <w:rPr>
          <w:rFonts w:hint="eastAsia"/>
          <w:lang w:eastAsia="ko-KR"/>
        </w:rPr>
        <w:t>및</w:t>
      </w:r>
      <w:r w:rsidR="005B0A97">
        <w:rPr>
          <w:rFonts w:hint="eastAsia"/>
          <w:lang w:eastAsia="ko-KR"/>
        </w:rPr>
        <w:t xml:space="preserve"> </w:t>
      </w:r>
      <w:r w:rsidR="005B0A97">
        <w:rPr>
          <w:rFonts w:hint="eastAsia"/>
          <w:lang w:eastAsia="ko-KR"/>
        </w:rPr>
        <w:t>불만도</w:t>
      </w:r>
      <w:r w:rsidR="00350F10" w:rsidRPr="00E76EB4">
        <w:rPr>
          <w:rFonts w:hint="eastAsia"/>
          <w:lang w:eastAsia="ko-KR"/>
        </w:rPr>
        <w:t xml:space="preserve"> </w:t>
      </w:r>
      <w:r w:rsidR="005B0A97">
        <w:rPr>
          <w:rFonts w:hint="eastAsia"/>
          <w:lang w:eastAsia="ko-KR"/>
        </w:rPr>
        <w:t>확인되지</w:t>
      </w:r>
      <w:r w:rsidR="005B0A97">
        <w:rPr>
          <w:rFonts w:hint="eastAsia"/>
          <w:lang w:eastAsia="ko-KR"/>
        </w:rPr>
        <w:t xml:space="preserve"> </w:t>
      </w:r>
      <w:r w:rsidR="005B0A97">
        <w:rPr>
          <w:rFonts w:hint="eastAsia"/>
          <w:lang w:eastAsia="ko-KR"/>
        </w:rPr>
        <w:t>않았다</w:t>
      </w:r>
      <w:r w:rsidR="005B0A97">
        <w:rPr>
          <w:rFonts w:hint="eastAsia"/>
          <w:lang w:eastAsia="ko-KR"/>
        </w:rPr>
        <w:t>.</w:t>
      </w:r>
      <w:r w:rsidR="00350F10" w:rsidRPr="00E76EB4">
        <w:rPr>
          <w:rFonts w:hint="eastAsia"/>
          <w:lang w:eastAsia="ko-KR"/>
        </w:rPr>
        <w:t xml:space="preserve"> </w:t>
      </w:r>
      <w:commentRangeEnd w:id="60"/>
      <w:r w:rsidR="005B0A97">
        <w:rPr>
          <w:rStyle w:val="a8"/>
        </w:rPr>
        <w:commentReference w:id="60"/>
      </w:r>
    </w:p>
    <w:p w14:paraId="0FDE9D39" w14:textId="22710D56" w:rsidR="00350F10" w:rsidRDefault="005B0A97" w:rsidP="00E76EB4">
      <w:pPr>
        <w:pStyle w:val="19"/>
        <w:numPr>
          <w:ilvl w:val="0"/>
          <w:numId w:val="0"/>
        </w:numPr>
        <w:spacing w:after="240"/>
        <w:ind w:left="1162"/>
        <w:contextualSpacing/>
        <w:jc w:val="both"/>
        <w:outlineLvl w:val="2"/>
        <w:rPr>
          <w:lang w:eastAsia="ko-KR"/>
        </w:rPr>
      </w:pPr>
      <w:r>
        <w:rPr>
          <w:lang w:eastAsia="ko-KR"/>
        </w:rPr>
        <w:t xml:space="preserve"> </w:t>
      </w:r>
      <w:r>
        <w:rPr>
          <w:rFonts w:hint="eastAsia"/>
          <w:lang w:eastAsia="ko-KR"/>
        </w:rPr>
        <w:t>평가기간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입고된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부형제를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평가하였을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때</w:t>
      </w:r>
      <w:r>
        <w:rPr>
          <w:rFonts w:hint="eastAsia"/>
          <w:lang w:eastAsia="ko-KR"/>
        </w:rPr>
        <w:t>,</w:t>
      </w:r>
      <w:r w:rsidR="00350F10" w:rsidRPr="00E76EB4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부형제는</w:t>
      </w:r>
      <w:r>
        <w:rPr>
          <w:rFonts w:hint="eastAsia"/>
          <w:lang w:eastAsia="ko-KR"/>
        </w:rPr>
        <w:t xml:space="preserve"> </w:t>
      </w:r>
      <w:commentRangeStart w:id="61"/>
      <w:r>
        <w:rPr>
          <w:rFonts w:hint="eastAsia"/>
          <w:lang w:eastAsia="ko-KR"/>
        </w:rPr>
        <w:t>시험결과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적합하였다</w:t>
      </w:r>
      <w:r w:rsidR="00350F10" w:rsidRPr="00E76EB4">
        <w:rPr>
          <w:rFonts w:hint="eastAsia"/>
          <w:lang w:eastAsia="ko-KR"/>
        </w:rPr>
        <w:t>.</w:t>
      </w:r>
      <w:commentRangeEnd w:id="61"/>
      <w:r>
        <w:rPr>
          <w:rStyle w:val="a8"/>
        </w:rPr>
        <w:commentReference w:id="61"/>
      </w:r>
    </w:p>
    <w:tbl>
      <w:tblPr>
        <w:tblW w:w="8505" w:type="dxa"/>
        <w:tblInd w:w="39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8E66D8" w:rsidRPr="002C1819" w14:paraId="1DD84F92" w14:textId="77777777" w:rsidTr="0079237C">
        <w:trPr>
          <w:trHeight w:val="313"/>
          <w:tblHeader/>
        </w:trPr>
        <w:tc>
          <w:tcPr>
            <w:tcW w:w="1701" w:type="dxa"/>
            <w:shd w:val="clear" w:color="auto" w:fill="D9D9D9"/>
            <w:vAlign w:val="center"/>
          </w:tcPr>
          <w:p w14:paraId="2BA06995" w14:textId="77777777" w:rsidR="008E66D8" w:rsidRDefault="008E66D8" w:rsidP="0079237C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rFonts w:ascii="바탕" w:hAnsi="바탕"/>
                <w:b/>
                <w:snapToGrid w:val="0"/>
                <w:kern w:val="28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바탕" w:hAnsi="바탕" w:hint="eastAsia"/>
                <w:b/>
                <w:snapToGrid w:val="0"/>
                <w:kern w:val="28"/>
                <w:sz w:val="20"/>
                <w:szCs w:val="20"/>
                <w:lang w:eastAsia="ko-KR"/>
              </w:rPr>
              <w:t>원료명</w:t>
            </w:r>
            <w:proofErr w:type="spellEnd"/>
          </w:p>
        </w:tc>
        <w:tc>
          <w:tcPr>
            <w:tcW w:w="1701" w:type="dxa"/>
            <w:shd w:val="clear" w:color="auto" w:fill="D9D9D9"/>
          </w:tcPr>
          <w:p w14:paraId="43FF34FF" w14:textId="77777777" w:rsidR="008E66D8" w:rsidRDefault="008E66D8" w:rsidP="0079237C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rFonts w:ascii="바탕" w:hAnsi="바탕"/>
                <w:b/>
                <w:snapToGrid w:val="0"/>
                <w:kern w:val="28"/>
                <w:sz w:val="20"/>
                <w:szCs w:val="20"/>
                <w:lang w:eastAsia="ko-KR"/>
              </w:rPr>
            </w:pPr>
            <w:r>
              <w:rPr>
                <w:rFonts w:ascii="바탕" w:hAnsi="바탕" w:hint="eastAsia"/>
                <w:b/>
                <w:snapToGrid w:val="0"/>
                <w:kern w:val="28"/>
                <w:sz w:val="20"/>
                <w:szCs w:val="20"/>
                <w:lang w:eastAsia="ko-KR"/>
              </w:rPr>
              <w:t>Code No.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30A0F97F" w14:textId="77777777" w:rsidR="008E66D8" w:rsidRPr="002C1819" w:rsidRDefault="008E66D8" w:rsidP="0079237C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rFonts w:ascii="바탕" w:hAnsi="바탕"/>
                <w:b/>
                <w:snapToGrid w:val="0"/>
                <w:kern w:val="28"/>
                <w:sz w:val="20"/>
                <w:szCs w:val="20"/>
                <w:lang w:eastAsia="ko-KR"/>
              </w:rPr>
            </w:pPr>
            <w:r>
              <w:rPr>
                <w:rFonts w:ascii="바탕" w:hAnsi="바탕" w:hint="eastAsia"/>
                <w:b/>
                <w:snapToGrid w:val="0"/>
                <w:kern w:val="28"/>
                <w:sz w:val="20"/>
                <w:szCs w:val="20"/>
                <w:lang w:eastAsia="ko-KR"/>
              </w:rPr>
              <w:t>제조원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4CCA89C2" w14:textId="77777777" w:rsidR="008E66D8" w:rsidRDefault="008E66D8" w:rsidP="0079237C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rFonts w:ascii="바탕" w:hAnsi="바탕"/>
                <w:b/>
                <w:snapToGrid w:val="0"/>
                <w:kern w:val="28"/>
                <w:sz w:val="20"/>
                <w:szCs w:val="20"/>
                <w:lang w:eastAsia="ko-KR"/>
              </w:rPr>
            </w:pPr>
            <w:r>
              <w:rPr>
                <w:rFonts w:ascii="바탕" w:hAnsi="바탕" w:hint="eastAsia"/>
                <w:b/>
                <w:snapToGrid w:val="0"/>
                <w:kern w:val="28"/>
                <w:sz w:val="20"/>
                <w:szCs w:val="20"/>
                <w:lang w:eastAsia="ko-KR"/>
              </w:rPr>
              <w:t>승인일자</w:t>
            </w:r>
          </w:p>
          <w:p w14:paraId="2A905554" w14:textId="56F65DCD" w:rsidR="001D0418" w:rsidRDefault="001D0418" w:rsidP="0079237C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rFonts w:ascii="바탕" w:hAnsi="바탕" w:hint="eastAsia"/>
                <w:b/>
                <w:snapToGrid w:val="0"/>
                <w:kern w:val="28"/>
                <w:sz w:val="20"/>
                <w:szCs w:val="20"/>
                <w:lang w:eastAsia="ko-KR"/>
              </w:rPr>
            </w:pPr>
            <w:r>
              <w:rPr>
                <w:rFonts w:ascii="바탕" w:hAnsi="바탕" w:hint="eastAsia"/>
                <w:b/>
                <w:snapToGrid w:val="0"/>
                <w:kern w:val="28"/>
                <w:sz w:val="20"/>
                <w:szCs w:val="20"/>
                <w:lang w:eastAsia="ko-KR"/>
              </w:rPr>
              <w:t>(이전승인일자)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7E264955" w14:textId="77777777" w:rsidR="008E66D8" w:rsidRPr="002C1819" w:rsidRDefault="008E66D8" w:rsidP="0079237C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rFonts w:ascii="바탕" w:hAnsi="바탕"/>
                <w:b/>
                <w:snapToGrid w:val="0"/>
                <w:kern w:val="28"/>
                <w:sz w:val="20"/>
                <w:szCs w:val="20"/>
                <w:lang w:eastAsia="ko-KR"/>
              </w:rPr>
            </w:pPr>
            <w:r>
              <w:rPr>
                <w:rFonts w:ascii="바탕" w:hAnsi="바탕" w:hint="eastAsia"/>
                <w:b/>
                <w:snapToGrid w:val="0"/>
                <w:kern w:val="28"/>
                <w:sz w:val="20"/>
                <w:szCs w:val="20"/>
                <w:lang w:eastAsia="ko-KR"/>
              </w:rPr>
              <w:t>차기평가</w:t>
            </w:r>
            <w:commentRangeStart w:id="62"/>
            <w:r>
              <w:rPr>
                <w:rFonts w:ascii="바탕" w:hAnsi="바탕" w:hint="eastAsia"/>
                <w:b/>
                <w:snapToGrid w:val="0"/>
                <w:kern w:val="28"/>
                <w:sz w:val="20"/>
                <w:szCs w:val="20"/>
                <w:lang w:eastAsia="ko-KR"/>
              </w:rPr>
              <w:t>일자</w:t>
            </w:r>
            <w:commentRangeEnd w:id="62"/>
            <w:r>
              <w:rPr>
                <w:rStyle w:val="a8"/>
              </w:rPr>
              <w:commentReference w:id="62"/>
            </w:r>
          </w:p>
        </w:tc>
      </w:tr>
      <w:tr w:rsidR="008E66D8" w:rsidRPr="00131ED1" w14:paraId="2F88EB15" w14:textId="77777777" w:rsidTr="0079237C">
        <w:trPr>
          <w:trHeight w:val="429"/>
        </w:trPr>
        <w:tc>
          <w:tcPr>
            <w:tcW w:w="1701" w:type="dxa"/>
            <w:vAlign w:val="center"/>
          </w:tcPr>
          <w:p w14:paraId="0E715A1A" w14:textId="77777777" w:rsidR="008E66D8" w:rsidRPr="0010209B" w:rsidRDefault="008E66D8" w:rsidP="0079237C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snapToGrid w:val="0"/>
                <w:kern w:val="28"/>
                <w:sz w:val="20"/>
                <w:szCs w:val="20"/>
                <w:lang w:eastAsia="ko-KR"/>
              </w:rPr>
            </w:pPr>
          </w:p>
        </w:tc>
        <w:tc>
          <w:tcPr>
            <w:tcW w:w="1701" w:type="dxa"/>
          </w:tcPr>
          <w:p w14:paraId="2D9A448E" w14:textId="77777777" w:rsidR="008E66D8" w:rsidRPr="00412FAB" w:rsidRDefault="008E66D8" w:rsidP="0079237C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snapToGrid w:val="0"/>
                <w:kern w:val="28"/>
                <w:sz w:val="20"/>
                <w:szCs w:val="20"/>
                <w:lang w:eastAsia="ko-KR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1244BC67" w14:textId="77777777" w:rsidR="008E66D8" w:rsidRPr="00412FAB" w:rsidRDefault="008E66D8" w:rsidP="0079237C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snapToGrid w:val="0"/>
                <w:kern w:val="28"/>
                <w:sz w:val="20"/>
                <w:szCs w:val="20"/>
                <w:lang w:eastAsia="ko-KR"/>
              </w:rPr>
            </w:pPr>
          </w:p>
        </w:tc>
        <w:tc>
          <w:tcPr>
            <w:tcW w:w="1701" w:type="dxa"/>
          </w:tcPr>
          <w:p w14:paraId="71FC7376" w14:textId="77777777" w:rsidR="008E66D8" w:rsidRPr="00131ED1" w:rsidRDefault="008E66D8" w:rsidP="0079237C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snapToGrid w:val="0"/>
                <w:kern w:val="28"/>
                <w:sz w:val="20"/>
                <w:szCs w:val="20"/>
                <w:lang w:eastAsia="ko-KR"/>
              </w:rPr>
            </w:pPr>
          </w:p>
        </w:tc>
        <w:tc>
          <w:tcPr>
            <w:tcW w:w="1701" w:type="dxa"/>
            <w:vAlign w:val="center"/>
          </w:tcPr>
          <w:p w14:paraId="7CE670F9" w14:textId="77777777" w:rsidR="008E66D8" w:rsidRPr="00131ED1" w:rsidRDefault="008E66D8" w:rsidP="0079237C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snapToGrid w:val="0"/>
                <w:kern w:val="28"/>
                <w:sz w:val="20"/>
                <w:szCs w:val="20"/>
                <w:lang w:eastAsia="ko-KR"/>
              </w:rPr>
            </w:pPr>
          </w:p>
        </w:tc>
      </w:tr>
    </w:tbl>
    <w:p w14:paraId="7A1B070C" w14:textId="77777777" w:rsidR="00350F10" w:rsidRPr="00350F10" w:rsidRDefault="00350F10" w:rsidP="00350F10">
      <w:pPr>
        <w:pStyle w:val="19"/>
        <w:numPr>
          <w:ilvl w:val="0"/>
          <w:numId w:val="0"/>
        </w:numPr>
        <w:ind w:left="1160"/>
        <w:rPr>
          <w:lang w:eastAsia="ko-KR"/>
        </w:rPr>
      </w:pPr>
    </w:p>
    <w:p w14:paraId="79EA5217" w14:textId="77777777" w:rsidR="00350F10" w:rsidRPr="00350F10" w:rsidRDefault="00350F10" w:rsidP="004051F8">
      <w:pPr>
        <w:pStyle w:val="19"/>
        <w:spacing w:after="240"/>
      </w:pPr>
      <w:r w:rsidRPr="00D31C63">
        <w:rPr>
          <w:lang w:eastAsia="ko-KR"/>
        </w:rPr>
        <w:t>Packaging Mat</w:t>
      </w:r>
      <w:r w:rsidRPr="00D31C63">
        <w:t>erial</w:t>
      </w:r>
      <w:r w:rsidRPr="00350F10">
        <w:t xml:space="preserve"> </w:t>
      </w:r>
      <w:proofErr w:type="spellStart"/>
      <w:r w:rsidRPr="00350F10">
        <w:rPr>
          <w:rFonts w:ascii="바탕" w:hAnsi="바탕" w:hint="eastAsia"/>
        </w:rPr>
        <w:t>포장자재</w:t>
      </w:r>
      <w:proofErr w:type="spellEnd"/>
    </w:p>
    <w:p w14:paraId="2D5C2A94" w14:textId="3DA17896" w:rsidR="00350F10" w:rsidRPr="007673EB" w:rsidRDefault="008E66D8" w:rsidP="004051F8">
      <w:pPr>
        <w:pStyle w:val="19"/>
        <w:numPr>
          <w:ilvl w:val="0"/>
          <w:numId w:val="0"/>
        </w:numPr>
        <w:ind w:left="1162"/>
        <w:jc w:val="both"/>
        <w:outlineLvl w:val="2"/>
        <w:rPr>
          <w:lang w:eastAsia="ko-KR"/>
        </w:rPr>
      </w:pPr>
      <w:r>
        <w:rPr>
          <w:rFonts w:hint="eastAsia"/>
          <w:lang w:eastAsia="ko-KR"/>
        </w:rPr>
        <w:t xml:space="preserve"> </w:t>
      </w:r>
      <w:r w:rsidRPr="008E66D8">
        <w:rPr>
          <w:rFonts w:hint="eastAsia"/>
          <w:lang w:eastAsia="ko-KR"/>
        </w:rPr>
        <w:t>제품에</w:t>
      </w:r>
      <w:r w:rsidRPr="008E66D8">
        <w:rPr>
          <w:rFonts w:hint="eastAsia"/>
          <w:lang w:eastAsia="ko-KR"/>
        </w:rPr>
        <w:t xml:space="preserve"> </w:t>
      </w:r>
      <w:r w:rsidRPr="008E66D8">
        <w:rPr>
          <w:rFonts w:hint="eastAsia"/>
          <w:lang w:eastAsia="ko-KR"/>
        </w:rPr>
        <w:t>투입된</w:t>
      </w:r>
      <w:r w:rsidRPr="008E66D8">
        <w:rPr>
          <w:rFonts w:hint="eastAsia"/>
          <w:lang w:eastAsia="ko-KR"/>
        </w:rPr>
        <w:t xml:space="preserve"> </w:t>
      </w:r>
      <w:r w:rsidR="004051F8">
        <w:rPr>
          <w:rFonts w:hint="eastAsia"/>
          <w:lang w:eastAsia="ko-KR"/>
        </w:rPr>
        <w:t>포장자재</w:t>
      </w:r>
      <w:r w:rsidRPr="008E66D8">
        <w:rPr>
          <w:rFonts w:hint="eastAsia"/>
          <w:lang w:eastAsia="ko-KR"/>
        </w:rPr>
        <w:t>의</w:t>
      </w:r>
      <w:r w:rsidRPr="008E66D8">
        <w:rPr>
          <w:rFonts w:hint="eastAsia"/>
          <w:lang w:eastAsia="ko-KR"/>
        </w:rPr>
        <w:t xml:space="preserve"> </w:t>
      </w:r>
      <w:r w:rsidRPr="008E66D8">
        <w:rPr>
          <w:rFonts w:hint="eastAsia"/>
          <w:lang w:eastAsia="ko-KR"/>
        </w:rPr>
        <w:t>제조원은</w:t>
      </w:r>
      <w:r w:rsidRPr="008E66D8">
        <w:rPr>
          <w:rFonts w:hint="eastAsia"/>
          <w:lang w:eastAsia="ko-KR"/>
        </w:rPr>
        <w:t xml:space="preserve"> </w:t>
      </w:r>
      <w:r w:rsidRPr="008E66D8">
        <w:rPr>
          <w:rFonts w:hint="eastAsia"/>
          <w:lang w:eastAsia="ko-KR"/>
        </w:rPr>
        <w:t>공급업체</w:t>
      </w:r>
      <w:r w:rsidRPr="008E66D8">
        <w:rPr>
          <w:rFonts w:hint="eastAsia"/>
          <w:lang w:eastAsia="ko-KR"/>
        </w:rPr>
        <w:t xml:space="preserve"> </w:t>
      </w:r>
      <w:r w:rsidRPr="008E66D8">
        <w:rPr>
          <w:rFonts w:hint="eastAsia"/>
          <w:lang w:eastAsia="ko-KR"/>
        </w:rPr>
        <w:t>평가절차에</w:t>
      </w:r>
      <w:r w:rsidRPr="008E66D8">
        <w:rPr>
          <w:rFonts w:hint="eastAsia"/>
          <w:lang w:eastAsia="ko-KR"/>
        </w:rPr>
        <w:t xml:space="preserve"> </w:t>
      </w:r>
      <w:r w:rsidRPr="008E66D8">
        <w:rPr>
          <w:rFonts w:hint="eastAsia"/>
          <w:lang w:eastAsia="ko-KR"/>
        </w:rPr>
        <w:t>따라</w:t>
      </w:r>
      <w:r w:rsidRPr="008E66D8">
        <w:rPr>
          <w:rFonts w:hint="eastAsia"/>
          <w:lang w:eastAsia="ko-KR"/>
        </w:rPr>
        <w:t xml:space="preserve"> </w:t>
      </w:r>
      <w:r w:rsidRPr="008E66D8">
        <w:rPr>
          <w:rFonts w:hint="eastAsia"/>
          <w:lang w:eastAsia="ko-KR"/>
        </w:rPr>
        <w:t>적절히</w:t>
      </w:r>
      <w:r w:rsidRPr="008E66D8">
        <w:rPr>
          <w:rFonts w:hint="eastAsia"/>
          <w:lang w:eastAsia="ko-KR"/>
        </w:rPr>
        <w:t xml:space="preserve"> </w:t>
      </w:r>
      <w:r w:rsidRPr="008E66D8">
        <w:rPr>
          <w:rFonts w:hint="eastAsia"/>
          <w:lang w:eastAsia="ko-KR"/>
        </w:rPr>
        <w:t>평가되었으며</w:t>
      </w:r>
      <w:r w:rsidRPr="008E66D8">
        <w:rPr>
          <w:rFonts w:hint="eastAsia"/>
          <w:lang w:eastAsia="ko-KR"/>
        </w:rPr>
        <w:t xml:space="preserve">, </w:t>
      </w:r>
      <w:r w:rsidRPr="008E66D8">
        <w:rPr>
          <w:rFonts w:hint="eastAsia"/>
          <w:lang w:eastAsia="ko-KR"/>
        </w:rPr>
        <w:t>평가결과는</w:t>
      </w:r>
      <w:r w:rsidRPr="008E66D8">
        <w:rPr>
          <w:rFonts w:hint="eastAsia"/>
          <w:lang w:eastAsia="ko-KR"/>
        </w:rPr>
        <w:t xml:space="preserve"> </w:t>
      </w:r>
      <w:r w:rsidRPr="008E66D8">
        <w:rPr>
          <w:rFonts w:hint="eastAsia"/>
          <w:lang w:eastAsia="ko-KR"/>
        </w:rPr>
        <w:t>아래와</w:t>
      </w:r>
      <w:r w:rsidRPr="008E66D8">
        <w:rPr>
          <w:rFonts w:hint="eastAsia"/>
          <w:lang w:eastAsia="ko-KR"/>
        </w:rPr>
        <w:t xml:space="preserve"> </w:t>
      </w:r>
      <w:r w:rsidRPr="008E66D8">
        <w:rPr>
          <w:rFonts w:hint="eastAsia"/>
          <w:lang w:eastAsia="ko-KR"/>
        </w:rPr>
        <w:t>같다</w:t>
      </w:r>
      <w:r w:rsidRPr="008E66D8">
        <w:rPr>
          <w:rFonts w:hint="eastAsia"/>
          <w:lang w:eastAsia="ko-KR"/>
        </w:rPr>
        <w:t xml:space="preserve">. </w:t>
      </w:r>
      <w:commentRangeStart w:id="63"/>
      <w:r w:rsidRPr="008E66D8">
        <w:rPr>
          <w:rFonts w:hint="eastAsia"/>
          <w:lang w:eastAsia="ko-KR"/>
        </w:rPr>
        <w:t>신규</w:t>
      </w:r>
      <w:r w:rsidRPr="008E66D8">
        <w:rPr>
          <w:rFonts w:hint="eastAsia"/>
          <w:lang w:eastAsia="ko-KR"/>
        </w:rPr>
        <w:t xml:space="preserve"> </w:t>
      </w:r>
      <w:r w:rsidRPr="008E66D8">
        <w:rPr>
          <w:rFonts w:hint="eastAsia"/>
          <w:lang w:eastAsia="ko-KR"/>
        </w:rPr>
        <w:t>공급업체는</w:t>
      </w:r>
      <w:r w:rsidRPr="008E66D8">
        <w:rPr>
          <w:rFonts w:hint="eastAsia"/>
          <w:lang w:eastAsia="ko-KR"/>
        </w:rPr>
        <w:t xml:space="preserve"> </w:t>
      </w:r>
      <w:r w:rsidRPr="008E66D8">
        <w:rPr>
          <w:rFonts w:hint="eastAsia"/>
          <w:lang w:eastAsia="ko-KR"/>
        </w:rPr>
        <w:t>없었으며</w:t>
      </w:r>
      <w:r w:rsidRPr="008E66D8">
        <w:rPr>
          <w:rFonts w:hint="eastAsia"/>
          <w:lang w:eastAsia="ko-KR"/>
        </w:rPr>
        <w:t xml:space="preserve">  </w:t>
      </w:r>
      <w:commentRangeEnd w:id="63"/>
      <w:r w:rsidR="004051F8">
        <w:rPr>
          <w:rStyle w:val="a8"/>
        </w:rPr>
        <w:commentReference w:id="63"/>
      </w:r>
      <w:r w:rsidR="004051F8">
        <w:rPr>
          <w:rFonts w:hint="eastAsia"/>
          <w:lang w:eastAsia="ko-KR"/>
        </w:rPr>
        <w:t>포장자재</w:t>
      </w:r>
      <w:r w:rsidR="004051F8">
        <w:rPr>
          <w:rFonts w:hint="eastAsia"/>
          <w:lang w:eastAsia="ko-KR"/>
        </w:rPr>
        <w:t xml:space="preserve"> </w:t>
      </w:r>
      <w:r w:rsidRPr="008E66D8">
        <w:rPr>
          <w:rFonts w:hint="eastAsia"/>
          <w:lang w:eastAsia="ko-KR"/>
        </w:rPr>
        <w:t>공급업체와</w:t>
      </w:r>
      <w:r w:rsidRPr="008E66D8">
        <w:rPr>
          <w:rFonts w:hint="eastAsia"/>
          <w:lang w:eastAsia="ko-KR"/>
        </w:rPr>
        <w:t xml:space="preserve"> </w:t>
      </w:r>
      <w:r w:rsidRPr="008E66D8">
        <w:rPr>
          <w:rFonts w:hint="eastAsia"/>
          <w:lang w:eastAsia="ko-KR"/>
        </w:rPr>
        <w:t>관련한</w:t>
      </w:r>
      <w:r w:rsidRPr="008E66D8">
        <w:rPr>
          <w:rFonts w:hint="eastAsia"/>
          <w:lang w:eastAsia="ko-KR"/>
        </w:rPr>
        <w:t xml:space="preserve"> </w:t>
      </w:r>
      <w:r w:rsidR="002C6086">
        <w:rPr>
          <w:rFonts w:hint="eastAsia"/>
          <w:lang w:eastAsia="ko-KR"/>
        </w:rPr>
        <w:t>일탈이나</w:t>
      </w:r>
      <w:r w:rsidR="002C6086">
        <w:rPr>
          <w:rFonts w:hint="eastAsia"/>
          <w:lang w:eastAsia="ko-KR"/>
        </w:rPr>
        <w:t xml:space="preserve"> </w:t>
      </w:r>
      <w:commentRangeStart w:id="64"/>
      <w:r w:rsidRPr="008E66D8">
        <w:rPr>
          <w:rFonts w:hint="eastAsia"/>
          <w:lang w:eastAsia="ko-KR"/>
        </w:rPr>
        <w:t>주요</w:t>
      </w:r>
      <w:r w:rsidRPr="008E66D8">
        <w:rPr>
          <w:rFonts w:hint="eastAsia"/>
          <w:lang w:eastAsia="ko-KR"/>
        </w:rPr>
        <w:t xml:space="preserve"> </w:t>
      </w:r>
      <w:r w:rsidRPr="008E66D8">
        <w:rPr>
          <w:rFonts w:hint="eastAsia"/>
          <w:lang w:eastAsia="ko-KR"/>
        </w:rPr>
        <w:t>변경</w:t>
      </w:r>
      <w:r w:rsidRPr="008E66D8">
        <w:rPr>
          <w:rFonts w:hint="eastAsia"/>
          <w:lang w:eastAsia="ko-KR"/>
        </w:rPr>
        <w:t xml:space="preserve"> </w:t>
      </w:r>
      <w:r w:rsidRPr="008E66D8">
        <w:rPr>
          <w:rFonts w:hint="eastAsia"/>
          <w:lang w:eastAsia="ko-KR"/>
        </w:rPr>
        <w:t>및</w:t>
      </w:r>
      <w:r w:rsidRPr="008E66D8">
        <w:rPr>
          <w:rFonts w:hint="eastAsia"/>
          <w:lang w:eastAsia="ko-KR"/>
        </w:rPr>
        <w:t xml:space="preserve"> </w:t>
      </w:r>
      <w:r w:rsidRPr="008E66D8">
        <w:rPr>
          <w:rFonts w:hint="eastAsia"/>
          <w:lang w:eastAsia="ko-KR"/>
        </w:rPr>
        <w:t>불만도</w:t>
      </w:r>
      <w:r w:rsidRPr="008E66D8">
        <w:rPr>
          <w:rFonts w:hint="eastAsia"/>
          <w:lang w:eastAsia="ko-KR"/>
        </w:rPr>
        <w:t xml:space="preserve"> </w:t>
      </w:r>
      <w:r w:rsidRPr="008E66D8">
        <w:rPr>
          <w:rFonts w:hint="eastAsia"/>
          <w:lang w:eastAsia="ko-KR"/>
        </w:rPr>
        <w:t>확인되지</w:t>
      </w:r>
      <w:r w:rsidRPr="008E66D8">
        <w:rPr>
          <w:rFonts w:hint="eastAsia"/>
          <w:lang w:eastAsia="ko-KR"/>
        </w:rPr>
        <w:t xml:space="preserve"> </w:t>
      </w:r>
      <w:r w:rsidRPr="008E66D8">
        <w:rPr>
          <w:rFonts w:hint="eastAsia"/>
          <w:lang w:eastAsia="ko-KR"/>
        </w:rPr>
        <w:t>않았다</w:t>
      </w:r>
      <w:r w:rsidRPr="008E66D8">
        <w:rPr>
          <w:rFonts w:hint="eastAsia"/>
          <w:lang w:eastAsia="ko-KR"/>
        </w:rPr>
        <w:t xml:space="preserve">.  </w:t>
      </w:r>
      <w:commentRangeEnd w:id="64"/>
      <w:r w:rsidR="004051F8">
        <w:rPr>
          <w:rStyle w:val="a8"/>
        </w:rPr>
        <w:commentReference w:id="64"/>
      </w:r>
    </w:p>
    <w:tbl>
      <w:tblPr>
        <w:tblW w:w="8505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051F8" w:rsidRPr="002C1819" w14:paraId="036DCD9A" w14:textId="77777777" w:rsidTr="0079237C">
        <w:trPr>
          <w:trHeight w:val="313"/>
          <w:tblHeader/>
        </w:trPr>
        <w:tc>
          <w:tcPr>
            <w:tcW w:w="1701" w:type="dxa"/>
            <w:shd w:val="clear" w:color="auto" w:fill="D9D9D9"/>
            <w:vAlign w:val="center"/>
          </w:tcPr>
          <w:p w14:paraId="2BEDFFBC" w14:textId="3F0E05E3" w:rsidR="004051F8" w:rsidRDefault="004051F8" w:rsidP="0079237C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rFonts w:ascii="바탕" w:hAnsi="바탕"/>
                <w:b/>
                <w:snapToGrid w:val="0"/>
                <w:kern w:val="28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바탕" w:hAnsi="바탕" w:hint="eastAsia"/>
                <w:b/>
                <w:snapToGrid w:val="0"/>
                <w:kern w:val="28"/>
                <w:sz w:val="20"/>
                <w:szCs w:val="20"/>
                <w:lang w:eastAsia="ko-KR"/>
              </w:rPr>
              <w:t>자재명</w:t>
            </w:r>
            <w:proofErr w:type="spellEnd"/>
          </w:p>
        </w:tc>
        <w:tc>
          <w:tcPr>
            <w:tcW w:w="1701" w:type="dxa"/>
            <w:shd w:val="clear" w:color="auto" w:fill="D9D9D9"/>
          </w:tcPr>
          <w:p w14:paraId="64788757" w14:textId="77777777" w:rsidR="004051F8" w:rsidRDefault="004051F8" w:rsidP="0079237C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rFonts w:ascii="바탕" w:hAnsi="바탕"/>
                <w:b/>
                <w:snapToGrid w:val="0"/>
                <w:kern w:val="28"/>
                <w:sz w:val="20"/>
                <w:szCs w:val="20"/>
                <w:lang w:eastAsia="ko-KR"/>
              </w:rPr>
            </w:pPr>
            <w:r>
              <w:rPr>
                <w:rFonts w:ascii="바탕" w:hAnsi="바탕" w:hint="eastAsia"/>
                <w:b/>
                <w:snapToGrid w:val="0"/>
                <w:kern w:val="28"/>
                <w:sz w:val="20"/>
                <w:szCs w:val="20"/>
                <w:lang w:eastAsia="ko-KR"/>
              </w:rPr>
              <w:t>Code No.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7EED0FB6" w14:textId="77777777" w:rsidR="004051F8" w:rsidRPr="002C1819" w:rsidRDefault="004051F8" w:rsidP="0079237C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rFonts w:ascii="바탕" w:hAnsi="바탕"/>
                <w:b/>
                <w:snapToGrid w:val="0"/>
                <w:kern w:val="28"/>
                <w:sz w:val="20"/>
                <w:szCs w:val="20"/>
                <w:lang w:eastAsia="ko-KR"/>
              </w:rPr>
            </w:pPr>
            <w:r>
              <w:rPr>
                <w:rFonts w:ascii="바탕" w:hAnsi="바탕" w:hint="eastAsia"/>
                <w:b/>
                <w:snapToGrid w:val="0"/>
                <w:kern w:val="28"/>
                <w:sz w:val="20"/>
                <w:szCs w:val="20"/>
                <w:lang w:eastAsia="ko-KR"/>
              </w:rPr>
              <w:t>제조원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6780A3AA" w14:textId="77777777" w:rsidR="004051F8" w:rsidRDefault="004051F8" w:rsidP="0079237C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rFonts w:ascii="바탕" w:hAnsi="바탕"/>
                <w:b/>
                <w:snapToGrid w:val="0"/>
                <w:kern w:val="28"/>
                <w:sz w:val="20"/>
                <w:szCs w:val="20"/>
                <w:lang w:eastAsia="ko-KR"/>
              </w:rPr>
            </w:pPr>
            <w:r>
              <w:rPr>
                <w:rFonts w:ascii="바탕" w:hAnsi="바탕" w:hint="eastAsia"/>
                <w:b/>
                <w:snapToGrid w:val="0"/>
                <w:kern w:val="28"/>
                <w:sz w:val="20"/>
                <w:szCs w:val="20"/>
                <w:lang w:eastAsia="ko-KR"/>
              </w:rPr>
              <w:t>승인일자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4D1395FC" w14:textId="77777777" w:rsidR="004051F8" w:rsidRPr="002C1819" w:rsidRDefault="004051F8" w:rsidP="0079237C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rFonts w:ascii="바탕" w:hAnsi="바탕"/>
                <w:b/>
                <w:snapToGrid w:val="0"/>
                <w:kern w:val="28"/>
                <w:sz w:val="20"/>
                <w:szCs w:val="20"/>
                <w:lang w:eastAsia="ko-KR"/>
              </w:rPr>
            </w:pPr>
            <w:r>
              <w:rPr>
                <w:rFonts w:ascii="바탕" w:hAnsi="바탕" w:hint="eastAsia"/>
                <w:b/>
                <w:snapToGrid w:val="0"/>
                <w:kern w:val="28"/>
                <w:sz w:val="20"/>
                <w:szCs w:val="20"/>
                <w:lang w:eastAsia="ko-KR"/>
              </w:rPr>
              <w:t>차기평가</w:t>
            </w:r>
            <w:commentRangeStart w:id="65"/>
            <w:r>
              <w:rPr>
                <w:rFonts w:ascii="바탕" w:hAnsi="바탕" w:hint="eastAsia"/>
                <w:b/>
                <w:snapToGrid w:val="0"/>
                <w:kern w:val="28"/>
                <w:sz w:val="20"/>
                <w:szCs w:val="20"/>
                <w:lang w:eastAsia="ko-KR"/>
              </w:rPr>
              <w:t>일자</w:t>
            </w:r>
            <w:commentRangeEnd w:id="65"/>
            <w:r>
              <w:rPr>
                <w:rStyle w:val="a8"/>
              </w:rPr>
              <w:commentReference w:id="65"/>
            </w:r>
          </w:p>
        </w:tc>
      </w:tr>
      <w:tr w:rsidR="004051F8" w:rsidRPr="00131ED1" w14:paraId="0164D92A" w14:textId="77777777" w:rsidTr="0079237C">
        <w:trPr>
          <w:trHeight w:val="429"/>
        </w:trPr>
        <w:tc>
          <w:tcPr>
            <w:tcW w:w="1701" w:type="dxa"/>
            <w:vAlign w:val="center"/>
          </w:tcPr>
          <w:p w14:paraId="26753363" w14:textId="77777777" w:rsidR="004051F8" w:rsidRPr="0010209B" w:rsidRDefault="004051F8" w:rsidP="0079237C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snapToGrid w:val="0"/>
                <w:kern w:val="28"/>
                <w:sz w:val="20"/>
                <w:szCs w:val="20"/>
                <w:lang w:eastAsia="ko-KR"/>
              </w:rPr>
            </w:pPr>
          </w:p>
        </w:tc>
        <w:tc>
          <w:tcPr>
            <w:tcW w:w="1701" w:type="dxa"/>
          </w:tcPr>
          <w:p w14:paraId="79411768" w14:textId="77777777" w:rsidR="004051F8" w:rsidRPr="00412FAB" w:rsidRDefault="004051F8" w:rsidP="0079237C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snapToGrid w:val="0"/>
                <w:kern w:val="28"/>
                <w:sz w:val="20"/>
                <w:szCs w:val="20"/>
                <w:lang w:eastAsia="ko-KR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512BE4B2" w14:textId="77777777" w:rsidR="004051F8" w:rsidRPr="00412FAB" w:rsidRDefault="004051F8" w:rsidP="0079237C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snapToGrid w:val="0"/>
                <w:kern w:val="28"/>
                <w:sz w:val="20"/>
                <w:szCs w:val="20"/>
                <w:lang w:eastAsia="ko-KR"/>
              </w:rPr>
            </w:pPr>
          </w:p>
        </w:tc>
        <w:tc>
          <w:tcPr>
            <w:tcW w:w="1701" w:type="dxa"/>
          </w:tcPr>
          <w:p w14:paraId="1BF15A81" w14:textId="77777777" w:rsidR="004051F8" w:rsidRPr="00131ED1" w:rsidRDefault="004051F8" w:rsidP="0079237C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snapToGrid w:val="0"/>
                <w:kern w:val="28"/>
                <w:sz w:val="20"/>
                <w:szCs w:val="20"/>
                <w:lang w:eastAsia="ko-KR"/>
              </w:rPr>
            </w:pPr>
          </w:p>
        </w:tc>
        <w:tc>
          <w:tcPr>
            <w:tcW w:w="1701" w:type="dxa"/>
            <w:vAlign w:val="center"/>
          </w:tcPr>
          <w:p w14:paraId="1529D88A" w14:textId="77777777" w:rsidR="004051F8" w:rsidRPr="00131ED1" w:rsidRDefault="004051F8" w:rsidP="0079237C">
            <w:pPr>
              <w:keepLines/>
              <w:suppressAutoHyphens/>
              <w:snapToGrid w:val="0"/>
              <w:spacing w:after="60"/>
              <w:jc w:val="center"/>
              <w:outlineLvl w:val="1"/>
              <w:rPr>
                <w:snapToGrid w:val="0"/>
                <w:kern w:val="28"/>
                <w:sz w:val="20"/>
                <w:szCs w:val="20"/>
                <w:lang w:eastAsia="ko-KR"/>
              </w:rPr>
            </w:pPr>
          </w:p>
        </w:tc>
      </w:tr>
    </w:tbl>
    <w:p w14:paraId="186D15E7" w14:textId="77777777" w:rsidR="004051F8" w:rsidRPr="007673EB" w:rsidRDefault="004051F8" w:rsidP="004E680B">
      <w:pPr>
        <w:pStyle w:val="3f"/>
        <w:keepLines w:val="0"/>
        <w:widowControl w:val="0"/>
        <w:rPr>
          <w:rFonts w:ascii="바탕" w:eastAsia="바탕" w:hAnsi="바탕"/>
          <w:sz w:val="20"/>
          <w:szCs w:val="20"/>
        </w:rPr>
      </w:pPr>
    </w:p>
    <w:p w14:paraId="581A28C7" w14:textId="77777777" w:rsidR="004E680B" w:rsidRPr="007673EB" w:rsidRDefault="004E680B" w:rsidP="00ED7AB0">
      <w:pPr>
        <w:pStyle w:val="2"/>
      </w:pPr>
      <w:r w:rsidRPr="007673EB">
        <w:tab/>
      </w:r>
      <w:r w:rsidRPr="00D31C63">
        <w:t xml:space="preserve">Physical </w:t>
      </w:r>
      <w:r w:rsidRPr="00D31C63">
        <w:rPr>
          <w:rFonts w:hint="eastAsia"/>
        </w:rPr>
        <w:t>Attributes</w:t>
      </w:r>
      <w:r w:rsidRPr="007673EB">
        <w:rPr>
          <w:rFonts w:hint="eastAsia"/>
        </w:rPr>
        <w:t xml:space="preserve"> </w:t>
      </w:r>
      <w:commentRangeStart w:id="66"/>
      <w:r w:rsidRPr="007673EB">
        <w:rPr>
          <w:rFonts w:hint="eastAsia"/>
        </w:rPr>
        <w:t>물리적</w:t>
      </w:r>
      <w:r w:rsidRPr="007673EB">
        <w:rPr>
          <w:rFonts w:hint="eastAsia"/>
        </w:rPr>
        <w:t xml:space="preserve"> </w:t>
      </w:r>
      <w:r w:rsidRPr="007673EB">
        <w:rPr>
          <w:rFonts w:hint="eastAsia"/>
        </w:rPr>
        <w:t>특성</w:t>
      </w:r>
      <w:commentRangeEnd w:id="66"/>
      <w:r w:rsidR="0079237C">
        <w:rPr>
          <w:rStyle w:val="a8"/>
          <w:snapToGrid/>
          <w:kern w:val="0"/>
          <w:lang w:eastAsia="en-US"/>
        </w:rPr>
        <w:commentReference w:id="66"/>
      </w:r>
    </w:p>
    <w:p w14:paraId="7E9B4C41" w14:textId="0FBF91CB" w:rsidR="004E680B" w:rsidRDefault="0079237C" w:rsidP="0079237C">
      <w:pPr>
        <w:pStyle w:val="2a"/>
        <w:keepLines w:val="0"/>
        <w:widowControl w:val="0"/>
        <w:snapToGrid/>
        <w:outlineLvl w:val="2"/>
        <w:rPr>
          <w:rFonts w:hint="eastAsia"/>
        </w:rPr>
      </w:pPr>
      <w:r>
        <w:rPr>
          <w:rFonts w:hint="eastAsia"/>
        </w:rPr>
        <w:t xml:space="preserve"> </w:t>
      </w:r>
      <w:r w:rsidRPr="0079237C">
        <w:rPr>
          <w:rFonts w:hint="eastAsia"/>
        </w:rPr>
        <w:t>평가기간</w:t>
      </w:r>
      <w:r w:rsidRPr="0079237C">
        <w:rPr>
          <w:rFonts w:hint="eastAsia"/>
        </w:rPr>
        <w:t xml:space="preserve"> </w:t>
      </w:r>
      <w:r w:rsidRPr="0079237C">
        <w:rPr>
          <w:rFonts w:hint="eastAsia"/>
        </w:rPr>
        <w:t>동안</w:t>
      </w:r>
      <w:r w:rsidRPr="0079237C">
        <w:rPr>
          <w:rFonts w:hint="eastAsia"/>
        </w:rPr>
        <w:t xml:space="preserve"> </w:t>
      </w:r>
      <w:r w:rsidRPr="0079237C">
        <w:rPr>
          <w:rFonts w:hint="eastAsia"/>
        </w:rPr>
        <w:t>제조된</w:t>
      </w:r>
      <w:r w:rsidR="004E680B" w:rsidRPr="0079237C">
        <w:rPr>
          <w:rFonts w:hint="eastAsia"/>
        </w:rPr>
        <w:t xml:space="preserve"> </w:t>
      </w:r>
      <w:r w:rsidR="004E680B" w:rsidRPr="0079237C">
        <w:rPr>
          <w:rFonts w:hint="eastAsia"/>
        </w:rPr>
        <w:t>배치의</w:t>
      </w:r>
      <w:r w:rsidR="004E680B" w:rsidRPr="0079237C">
        <w:rPr>
          <w:rFonts w:hint="eastAsia"/>
        </w:rPr>
        <w:t xml:space="preserve"> </w:t>
      </w:r>
      <w:r w:rsidR="004E680B" w:rsidRPr="0079237C">
        <w:rPr>
          <w:rFonts w:hint="eastAsia"/>
        </w:rPr>
        <w:t>물리적</w:t>
      </w:r>
      <w:r w:rsidR="004E680B" w:rsidRPr="0079237C">
        <w:rPr>
          <w:rFonts w:hint="eastAsia"/>
        </w:rPr>
        <w:t xml:space="preserve"> </w:t>
      </w:r>
      <w:r w:rsidR="00350F10" w:rsidRPr="0079237C">
        <w:rPr>
          <w:rFonts w:hint="eastAsia"/>
        </w:rPr>
        <w:t>특성</w:t>
      </w:r>
      <w:r w:rsidR="00350F10" w:rsidRPr="0079237C">
        <w:rPr>
          <w:rFonts w:hint="eastAsia"/>
        </w:rPr>
        <w:t xml:space="preserve"> </w:t>
      </w:r>
      <w:r>
        <w:rPr>
          <w:rFonts w:hint="eastAsia"/>
        </w:rPr>
        <w:t>측정</w:t>
      </w:r>
      <w:r>
        <w:rPr>
          <w:rFonts w:hint="eastAsia"/>
        </w:rPr>
        <w:t xml:space="preserve"> </w:t>
      </w:r>
      <w:r>
        <w:rPr>
          <w:rFonts w:hint="eastAsia"/>
        </w:rPr>
        <w:t>결과를</w:t>
      </w:r>
      <w:r>
        <w:rPr>
          <w:rFonts w:hint="eastAsia"/>
        </w:rPr>
        <w:t xml:space="preserve"> </w:t>
      </w:r>
      <w:r>
        <w:rPr>
          <w:rFonts w:hint="eastAsia"/>
        </w:rPr>
        <w:t>확인하였을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>,</w:t>
      </w:r>
      <w:r w:rsidR="004E680B" w:rsidRPr="0079237C"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 w:rsidR="004E680B" w:rsidRPr="0079237C">
        <w:rPr>
          <w:rFonts w:hint="eastAsia"/>
        </w:rPr>
        <w:t>기준을</w:t>
      </w:r>
      <w:r w:rsidR="004E680B" w:rsidRPr="0079237C">
        <w:rPr>
          <w:rFonts w:hint="eastAsia"/>
        </w:rPr>
        <w:t xml:space="preserve"> </w:t>
      </w:r>
      <w:r w:rsidR="004E680B" w:rsidRPr="0079237C">
        <w:rPr>
          <w:rFonts w:hint="eastAsia"/>
        </w:rPr>
        <w:t>충족하며</w:t>
      </w:r>
      <w:r w:rsidR="004E680B" w:rsidRPr="0079237C">
        <w:rPr>
          <w:rFonts w:hint="eastAsia"/>
        </w:rPr>
        <w:t xml:space="preserve"> </w:t>
      </w:r>
      <w:r w:rsidR="004E680B" w:rsidRPr="0079237C">
        <w:rPr>
          <w:rFonts w:hint="eastAsia"/>
        </w:rPr>
        <w:t>유의미한</w:t>
      </w:r>
      <w:r w:rsidR="004E680B" w:rsidRPr="0079237C">
        <w:rPr>
          <w:rFonts w:hint="eastAsia"/>
        </w:rPr>
        <w:t xml:space="preserve"> </w:t>
      </w:r>
      <w:r w:rsidR="004E680B" w:rsidRPr="0079237C">
        <w:rPr>
          <w:rFonts w:hint="eastAsia"/>
        </w:rPr>
        <w:t>경향은</w:t>
      </w:r>
      <w:r w:rsidR="004E680B" w:rsidRPr="0079237C">
        <w:rPr>
          <w:rFonts w:hint="eastAsia"/>
        </w:rPr>
        <w:t xml:space="preserve"> </w:t>
      </w:r>
      <w:r w:rsidR="004E680B" w:rsidRPr="0079237C">
        <w:rPr>
          <w:rFonts w:hint="eastAsia"/>
        </w:rPr>
        <w:t>없</w:t>
      </w:r>
      <w:r>
        <w:rPr>
          <w:rFonts w:hint="eastAsia"/>
        </w:rPr>
        <w:t>었</w:t>
      </w:r>
      <w:r w:rsidR="004E680B" w:rsidRPr="0079237C">
        <w:rPr>
          <w:rFonts w:hint="eastAsia"/>
        </w:rPr>
        <w:t>다</w:t>
      </w:r>
      <w:r w:rsidR="004E680B" w:rsidRPr="0079237C">
        <w:rPr>
          <w:rFonts w:hint="eastAsia"/>
        </w:rPr>
        <w:t>.</w:t>
      </w:r>
      <w:r w:rsidR="009A0820">
        <w:rPr>
          <w:rFonts w:hint="eastAsia"/>
        </w:rPr>
        <w:t xml:space="preserve"> </w:t>
      </w:r>
      <w:r w:rsidR="009A0820">
        <w:rPr>
          <w:rFonts w:hint="eastAsia"/>
        </w:rPr>
        <w:t>공</w:t>
      </w:r>
      <w:commentRangeStart w:id="67"/>
      <w:r w:rsidR="009A0820">
        <w:rPr>
          <w:rFonts w:hint="eastAsia"/>
        </w:rPr>
        <w:t>정능력지수를</w:t>
      </w:r>
      <w:r w:rsidR="009A0820">
        <w:rPr>
          <w:rFonts w:hint="eastAsia"/>
        </w:rPr>
        <w:t xml:space="preserve"> </w:t>
      </w:r>
      <w:r w:rsidR="009A0820">
        <w:rPr>
          <w:rFonts w:hint="eastAsia"/>
        </w:rPr>
        <w:t>확인하였을</w:t>
      </w:r>
      <w:r w:rsidR="009A0820">
        <w:rPr>
          <w:rFonts w:hint="eastAsia"/>
        </w:rPr>
        <w:t xml:space="preserve"> </w:t>
      </w:r>
      <w:r w:rsidR="009A0820">
        <w:rPr>
          <w:rFonts w:hint="eastAsia"/>
        </w:rPr>
        <w:t>때</w:t>
      </w:r>
      <w:r w:rsidR="009A0820">
        <w:rPr>
          <w:rFonts w:hint="eastAsia"/>
        </w:rPr>
        <w:t xml:space="preserve">, </w:t>
      </w:r>
      <w:proofErr w:type="spellStart"/>
      <w:r w:rsidR="009A0820" w:rsidRPr="005B671A">
        <w:t>Cpk</w:t>
      </w:r>
      <w:proofErr w:type="spellEnd"/>
      <w:r w:rsidR="009A0820" w:rsidRPr="005B671A">
        <w:t xml:space="preserve"> </w:t>
      </w:r>
      <w:r w:rsidR="009A0820" w:rsidRPr="005B671A">
        <w:t>값은</w:t>
      </w:r>
      <w:r w:rsidR="009A0820" w:rsidRPr="005B671A">
        <w:t xml:space="preserve"> </w:t>
      </w:r>
      <w:r w:rsidR="009A0820" w:rsidRPr="005B671A">
        <w:t>모두</w:t>
      </w:r>
      <w:r w:rsidR="009A0820" w:rsidRPr="005B671A">
        <w:t xml:space="preserve"> 1.00 </w:t>
      </w:r>
      <w:r w:rsidR="009A0820" w:rsidRPr="005B671A">
        <w:t>이상으로</w:t>
      </w:r>
      <w:r w:rsidR="009A0820" w:rsidRPr="005B671A">
        <w:t xml:space="preserve"> </w:t>
      </w:r>
      <w:r w:rsidR="009A0820" w:rsidRPr="005B671A">
        <w:t>충분한</w:t>
      </w:r>
      <w:r w:rsidR="009A0820" w:rsidRPr="005B671A">
        <w:t xml:space="preserve"> </w:t>
      </w:r>
      <w:r w:rsidR="009A0820" w:rsidRPr="005B671A">
        <w:t>것이</w:t>
      </w:r>
      <w:r w:rsidR="009A0820" w:rsidRPr="005B671A">
        <w:t xml:space="preserve"> </w:t>
      </w:r>
      <w:r w:rsidR="009A0820" w:rsidRPr="005B671A">
        <w:t>확인되었</w:t>
      </w:r>
      <w:r w:rsidR="009A0820">
        <w:rPr>
          <w:rFonts w:hint="eastAsia"/>
        </w:rPr>
        <w:t>다</w:t>
      </w:r>
      <w:r w:rsidR="009A0820">
        <w:rPr>
          <w:rFonts w:hint="eastAsia"/>
        </w:rPr>
        <w:t>.</w:t>
      </w:r>
      <w:commentRangeEnd w:id="67"/>
      <w:r w:rsidR="009A0820">
        <w:rPr>
          <w:rStyle w:val="a8"/>
          <w:snapToGrid/>
          <w:kern w:val="0"/>
          <w:lang w:eastAsia="en-US"/>
        </w:rPr>
        <w:commentReference w:id="67"/>
      </w:r>
    </w:p>
    <w:tbl>
      <w:tblPr>
        <w:tblW w:w="8843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1417"/>
        <w:gridCol w:w="1928"/>
        <w:gridCol w:w="1087"/>
        <w:gridCol w:w="1087"/>
        <w:gridCol w:w="1441"/>
        <w:gridCol w:w="1203"/>
      </w:tblGrid>
      <w:tr w:rsidR="002E4706" w:rsidRPr="007673EB" w14:paraId="211A714E" w14:textId="1EEC2796" w:rsidTr="002E4706">
        <w:trPr>
          <w:trHeight w:val="48"/>
        </w:trPr>
        <w:tc>
          <w:tcPr>
            <w:tcW w:w="680" w:type="dxa"/>
            <w:vMerge w:val="restart"/>
            <w:shd w:val="clear" w:color="auto" w:fill="D9D9D9"/>
            <w:vAlign w:val="center"/>
          </w:tcPr>
          <w:p w14:paraId="171CC65E" w14:textId="77777777" w:rsidR="002E4706" w:rsidRPr="008F6883" w:rsidRDefault="002E4706" w:rsidP="0079237C">
            <w:pPr>
              <w:pStyle w:val="af5"/>
              <w:keepLines w:val="0"/>
              <w:widowControl w:val="0"/>
              <w:jc w:val="center"/>
              <w:rPr>
                <w:rFonts w:ascii="바탕" w:eastAsia="바탕" w:hAnsi="바탕"/>
                <w:b/>
                <w:sz w:val="20"/>
                <w:szCs w:val="20"/>
              </w:rPr>
            </w:pPr>
            <w:r w:rsidRPr="008F6883">
              <w:rPr>
                <w:rFonts w:ascii="바탕" w:eastAsia="바탕" w:hAnsi="바탕" w:hint="eastAsia"/>
                <w:b/>
                <w:sz w:val="20"/>
                <w:szCs w:val="20"/>
              </w:rPr>
              <w:t>공정</w:t>
            </w:r>
          </w:p>
        </w:tc>
        <w:tc>
          <w:tcPr>
            <w:tcW w:w="1417" w:type="dxa"/>
            <w:vMerge w:val="restart"/>
            <w:shd w:val="clear" w:color="auto" w:fill="D9D9D9"/>
            <w:vAlign w:val="center"/>
          </w:tcPr>
          <w:p w14:paraId="45F2B18E" w14:textId="77777777" w:rsidR="002E4706" w:rsidRPr="008F6883" w:rsidRDefault="002E4706" w:rsidP="0079237C">
            <w:pPr>
              <w:pStyle w:val="af5"/>
              <w:keepLines w:val="0"/>
              <w:widowControl w:val="0"/>
              <w:ind w:firstLine="196"/>
              <w:jc w:val="center"/>
              <w:rPr>
                <w:rFonts w:ascii="바탕" w:eastAsia="바탕" w:hAnsi="바탕"/>
                <w:b/>
                <w:sz w:val="20"/>
                <w:szCs w:val="20"/>
              </w:rPr>
            </w:pPr>
            <w:commentRangeStart w:id="68"/>
            <w:commentRangeStart w:id="69"/>
            <w:r w:rsidRPr="008F6883">
              <w:rPr>
                <w:rFonts w:ascii="바탕" w:eastAsia="바탕" w:hAnsi="바탕" w:hint="eastAsia"/>
                <w:b/>
                <w:sz w:val="20"/>
                <w:szCs w:val="20"/>
              </w:rPr>
              <w:t>시험 항목</w:t>
            </w:r>
            <w:commentRangeEnd w:id="68"/>
            <w:r>
              <w:rPr>
                <w:rStyle w:val="a8"/>
                <w:rFonts w:eastAsia="바탕"/>
                <w:snapToGrid/>
                <w:kern w:val="0"/>
                <w:lang w:eastAsia="en-US"/>
              </w:rPr>
              <w:commentReference w:id="68"/>
            </w:r>
            <w:commentRangeEnd w:id="69"/>
            <w:r>
              <w:rPr>
                <w:rStyle w:val="a8"/>
                <w:rFonts w:eastAsia="바탕"/>
                <w:snapToGrid/>
                <w:kern w:val="0"/>
                <w:lang w:eastAsia="en-US"/>
              </w:rPr>
              <w:commentReference w:id="69"/>
            </w:r>
          </w:p>
        </w:tc>
        <w:tc>
          <w:tcPr>
            <w:tcW w:w="1928" w:type="dxa"/>
            <w:vMerge w:val="restart"/>
            <w:shd w:val="clear" w:color="auto" w:fill="D9D9D9"/>
            <w:vAlign w:val="center"/>
          </w:tcPr>
          <w:p w14:paraId="0A927147" w14:textId="77777777" w:rsidR="002E4706" w:rsidRPr="008F6883" w:rsidRDefault="002E4706" w:rsidP="002E4706">
            <w:pPr>
              <w:pStyle w:val="af5"/>
              <w:keepLines w:val="0"/>
              <w:widowControl w:val="0"/>
              <w:ind w:firstLine="196"/>
              <w:jc w:val="center"/>
              <w:rPr>
                <w:rFonts w:ascii="바탕" w:eastAsia="바탕" w:hAnsi="바탕"/>
                <w:b/>
                <w:sz w:val="20"/>
                <w:szCs w:val="20"/>
              </w:rPr>
            </w:pPr>
            <w:r w:rsidRPr="008F6883">
              <w:rPr>
                <w:rFonts w:ascii="바탕" w:eastAsia="바탕" w:hAnsi="바탕" w:hint="eastAsia"/>
                <w:b/>
                <w:sz w:val="20"/>
                <w:szCs w:val="20"/>
              </w:rPr>
              <w:t>기준</w:t>
            </w:r>
          </w:p>
        </w:tc>
        <w:tc>
          <w:tcPr>
            <w:tcW w:w="3615" w:type="dxa"/>
            <w:gridSpan w:val="3"/>
            <w:shd w:val="clear" w:color="auto" w:fill="D9D9D9"/>
            <w:vAlign w:val="center"/>
          </w:tcPr>
          <w:p w14:paraId="2F10585B" w14:textId="77777777" w:rsidR="002E4706" w:rsidRPr="008F6883" w:rsidRDefault="002E4706" w:rsidP="0079237C">
            <w:pPr>
              <w:pStyle w:val="af5"/>
              <w:keepLines w:val="0"/>
              <w:widowControl w:val="0"/>
              <w:ind w:firstLine="196"/>
              <w:jc w:val="center"/>
              <w:rPr>
                <w:rFonts w:ascii="바탕" w:eastAsia="바탕" w:hAnsi="바탕"/>
                <w:b/>
                <w:sz w:val="20"/>
                <w:szCs w:val="20"/>
              </w:rPr>
            </w:pPr>
            <w:r w:rsidRPr="008F6883">
              <w:rPr>
                <w:rFonts w:ascii="바탕" w:eastAsia="바탕" w:hAnsi="바탕" w:hint="eastAsia"/>
                <w:b/>
                <w:sz w:val="20"/>
                <w:szCs w:val="20"/>
              </w:rPr>
              <w:t>결과</w:t>
            </w:r>
          </w:p>
        </w:tc>
        <w:tc>
          <w:tcPr>
            <w:tcW w:w="1203" w:type="dxa"/>
            <w:vMerge w:val="restart"/>
            <w:shd w:val="clear" w:color="auto" w:fill="D9D9D9"/>
            <w:vAlign w:val="center"/>
          </w:tcPr>
          <w:p w14:paraId="64B76D1F" w14:textId="525B71E0" w:rsidR="002E4706" w:rsidRPr="008F6883" w:rsidRDefault="002E4706" w:rsidP="002E4706">
            <w:pPr>
              <w:pStyle w:val="af5"/>
              <w:keepLines w:val="0"/>
              <w:widowControl w:val="0"/>
              <w:ind w:firstLine="196"/>
              <w:jc w:val="center"/>
              <w:rPr>
                <w:rFonts w:ascii="바탕" w:eastAsia="바탕" w:hAnsi="바탕" w:hint="eastAsia"/>
                <w:b/>
                <w:sz w:val="20"/>
                <w:szCs w:val="20"/>
              </w:rPr>
            </w:pPr>
            <w:commentRangeStart w:id="70"/>
            <w:proofErr w:type="spellStart"/>
            <w:r>
              <w:rPr>
                <w:rFonts w:ascii="바탕" w:eastAsia="바탕" w:hAnsi="바탕" w:hint="eastAsia"/>
                <w:b/>
                <w:sz w:val="20"/>
                <w:szCs w:val="20"/>
              </w:rPr>
              <w:t>Cpk</w:t>
            </w:r>
            <w:commentRangeEnd w:id="70"/>
            <w:proofErr w:type="spellEnd"/>
            <w:r>
              <w:rPr>
                <w:rStyle w:val="a8"/>
                <w:rFonts w:eastAsia="바탕"/>
                <w:snapToGrid/>
                <w:kern w:val="0"/>
                <w:lang w:eastAsia="en-US"/>
              </w:rPr>
              <w:commentReference w:id="70"/>
            </w:r>
          </w:p>
        </w:tc>
      </w:tr>
      <w:tr w:rsidR="002E4706" w:rsidRPr="007673EB" w14:paraId="713E51F6" w14:textId="6BE230F9" w:rsidTr="002E4706">
        <w:trPr>
          <w:trHeight w:val="244"/>
        </w:trPr>
        <w:tc>
          <w:tcPr>
            <w:tcW w:w="680" w:type="dxa"/>
            <w:vMerge/>
            <w:shd w:val="clear" w:color="auto" w:fill="D9D9D9"/>
            <w:vAlign w:val="center"/>
          </w:tcPr>
          <w:p w14:paraId="0E797370" w14:textId="77777777" w:rsidR="002E4706" w:rsidRPr="008F6883" w:rsidRDefault="002E4706" w:rsidP="0079237C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sz w:val="20"/>
                <w:szCs w:val="20"/>
              </w:rPr>
            </w:pPr>
          </w:p>
        </w:tc>
        <w:tc>
          <w:tcPr>
            <w:tcW w:w="1417" w:type="dxa"/>
            <w:vMerge/>
            <w:shd w:val="clear" w:color="auto" w:fill="D9D9D9"/>
            <w:vAlign w:val="center"/>
          </w:tcPr>
          <w:p w14:paraId="644E48B5" w14:textId="77777777" w:rsidR="002E4706" w:rsidRPr="008F6883" w:rsidRDefault="002E4706" w:rsidP="0079237C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sz w:val="20"/>
                <w:szCs w:val="20"/>
              </w:rPr>
            </w:pPr>
          </w:p>
        </w:tc>
        <w:tc>
          <w:tcPr>
            <w:tcW w:w="1928" w:type="dxa"/>
            <w:vMerge/>
            <w:shd w:val="clear" w:color="auto" w:fill="D9D9D9"/>
            <w:vAlign w:val="center"/>
          </w:tcPr>
          <w:p w14:paraId="2A482A5C" w14:textId="77777777" w:rsidR="002E4706" w:rsidRPr="008F6883" w:rsidRDefault="002E4706" w:rsidP="0079237C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sz w:val="20"/>
                <w:szCs w:val="20"/>
              </w:rPr>
            </w:pPr>
          </w:p>
        </w:tc>
        <w:tc>
          <w:tcPr>
            <w:tcW w:w="1087" w:type="dxa"/>
            <w:shd w:val="clear" w:color="auto" w:fill="D9D9D9"/>
            <w:vAlign w:val="center"/>
          </w:tcPr>
          <w:p w14:paraId="2D8DE6C3" w14:textId="77777777" w:rsidR="002E4706" w:rsidRPr="008F6883" w:rsidRDefault="002E4706" w:rsidP="0079237C">
            <w:pPr>
              <w:pStyle w:val="af5"/>
              <w:keepLines w:val="0"/>
              <w:widowControl w:val="0"/>
              <w:ind w:firstLine="196"/>
              <w:jc w:val="center"/>
              <w:rPr>
                <w:rFonts w:ascii="바탕" w:eastAsia="바탕" w:hAnsi="바탕"/>
                <w:b/>
                <w:sz w:val="20"/>
                <w:szCs w:val="20"/>
              </w:rPr>
            </w:pPr>
            <w:r w:rsidRPr="008F6883">
              <w:rPr>
                <w:rFonts w:ascii="바탕" w:eastAsia="바탕" w:hAnsi="바탕" w:hint="eastAsia"/>
                <w:b/>
                <w:sz w:val="20"/>
                <w:szCs w:val="20"/>
              </w:rPr>
              <w:t>최소</w:t>
            </w:r>
          </w:p>
        </w:tc>
        <w:tc>
          <w:tcPr>
            <w:tcW w:w="1087" w:type="dxa"/>
            <w:shd w:val="clear" w:color="auto" w:fill="D9D9D9"/>
            <w:vAlign w:val="center"/>
          </w:tcPr>
          <w:p w14:paraId="37DA8A6D" w14:textId="77777777" w:rsidR="002E4706" w:rsidRPr="008F6883" w:rsidRDefault="002E4706" w:rsidP="002E4706">
            <w:pPr>
              <w:pStyle w:val="af5"/>
              <w:keepLines w:val="0"/>
              <w:widowControl w:val="0"/>
              <w:ind w:firstLineChars="100" w:firstLine="200"/>
              <w:rPr>
                <w:rFonts w:ascii="바탕" w:eastAsia="바탕" w:hAnsi="바탕"/>
                <w:b/>
                <w:sz w:val="20"/>
                <w:szCs w:val="20"/>
              </w:rPr>
            </w:pPr>
            <w:r w:rsidRPr="008F6883">
              <w:rPr>
                <w:rFonts w:ascii="바탕" w:eastAsia="바탕" w:hAnsi="바탕" w:hint="eastAsia"/>
                <w:b/>
                <w:sz w:val="20"/>
                <w:szCs w:val="20"/>
              </w:rPr>
              <w:t>최대</w:t>
            </w:r>
          </w:p>
        </w:tc>
        <w:tc>
          <w:tcPr>
            <w:tcW w:w="1441" w:type="dxa"/>
            <w:shd w:val="clear" w:color="auto" w:fill="D9D9D9"/>
            <w:vAlign w:val="center"/>
          </w:tcPr>
          <w:p w14:paraId="55FD4B4B" w14:textId="77777777" w:rsidR="002E4706" w:rsidRPr="008F6883" w:rsidRDefault="002E4706" w:rsidP="002E4706">
            <w:pPr>
              <w:pStyle w:val="af5"/>
              <w:keepLines w:val="0"/>
              <w:widowControl w:val="0"/>
              <w:ind w:firstLine="196"/>
              <w:rPr>
                <w:rFonts w:ascii="바탕" w:eastAsia="바탕" w:hAnsi="바탕"/>
                <w:b/>
                <w:sz w:val="20"/>
                <w:szCs w:val="20"/>
              </w:rPr>
            </w:pPr>
            <w:r w:rsidRPr="008F6883">
              <w:rPr>
                <w:rFonts w:ascii="바탕" w:eastAsia="바탕" w:hAnsi="바탕" w:hint="eastAsia"/>
                <w:b/>
                <w:sz w:val="20"/>
                <w:szCs w:val="20"/>
              </w:rPr>
              <w:t>평균</w:t>
            </w:r>
          </w:p>
        </w:tc>
        <w:tc>
          <w:tcPr>
            <w:tcW w:w="1203" w:type="dxa"/>
            <w:vMerge/>
            <w:shd w:val="clear" w:color="auto" w:fill="D9D9D9"/>
          </w:tcPr>
          <w:p w14:paraId="5F7DC42E" w14:textId="77777777" w:rsidR="002E4706" w:rsidRPr="008F6883" w:rsidRDefault="002E4706" w:rsidP="0079237C">
            <w:pPr>
              <w:pStyle w:val="af5"/>
              <w:keepLines w:val="0"/>
              <w:widowControl w:val="0"/>
              <w:ind w:firstLine="196"/>
              <w:jc w:val="center"/>
              <w:rPr>
                <w:rFonts w:ascii="바탕" w:eastAsia="바탕" w:hAnsi="바탕"/>
                <w:b/>
                <w:sz w:val="20"/>
                <w:szCs w:val="20"/>
              </w:rPr>
            </w:pPr>
          </w:p>
        </w:tc>
      </w:tr>
      <w:tr w:rsidR="002E4706" w:rsidRPr="007673EB" w14:paraId="2046FAB8" w14:textId="76DBFF23" w:rsidTr="002E4706">
        <w:trPr>
          <w:trHeight w:val="369"/>
        </w:trPr>
        <w:tc>
          <w:tcPr>
            <w:tcW w:w="680" w:type="dxa"/>
            <w:vAlign w:val="center"/>
          </w:tcPr>
          <w:p w14:paraId="7EDB42C6" w14:textId="244D96F6" w:rsidR="00B833DE" w:rsidRPr="0016669B" w:rsidRDefault="00B833DE" w:rsidP="0079237C">
            <w:pPr>
              <w:pStyle w:val="af5"/>
              <w:keepLines w:val="0"/>
              <w:widowControl w:val="0"/>
              <w:jc w:val="center"/>
              <w:rPr>
                <w:rFonts w:ascii="바탕" w:eastAsia="바탕" w:hAnsi="바탕"/>
                <w:sz w:val="20"/>
                <w:szCs w:val="20"/>
                <w:highlight w:val="yellow"/>
              </w:rPr>
            </w:pPr>
            <w:r w:rsidRPr="0016669B">
              <w:rPr>
                <w:rFonts w:ascii="바탕" w:eastAsia="바탕" w:hAnsi="바탕" w:hint="eastAsia"/>
                <w:sz w:val="20"/>
                <w:szCs w:val="20"/>
                <w:highlight w:val="yellow"/>
              </w:rPr>
              <w:t>과립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C9DA23C" w14:textId="385C9E00" w:rsidR="00B833DE" w:rsidRPr="0016669B" w:rsidRDefault="00B833DE" w:rsidP="0016669B">
            <w:pPr>
              <w:pStyle w:val="af5"/>
              <w:keepLines w:val="0"/>
              <w:widowControl w:val="0"/>
              <w:ind w:firstLine="200"/>
              <w:rPr>
                <w:rFonts w:eastAsia="바탕"/>
                <w:sz w:val="20"/>
                <w:szCs w:val="20"/>
                <w:highlight w:val="yellow"/>
              </w:rPr>
            </w:pPr>
            <w:r w:rsidRPr="0016669B">
              <w:rPr>
                <w:rFonts w:eastAsia="바탕"/>
                <w:sz w:val="20"/>
                <w:szCs w:val="20"/>
                <w:highlight w:val="yellow"/>
              </w:rPr>
              <w:t>LOD</w:t>
            </w:r>
          </w:p>
        </w:tc>
        <w:tc>
          <w:tcPr>
            <w:tcW w:w="1928" w:type="dxa"/>
            <w:shd w:val="clear" w:color="auto" w:fill="auto"/>
            <w:vAlign w:val="center"/>
          </w:tcPr>
          <w:p w14:paraId="0665BED4" w14:textId="77777777" w:rsidR="00B833DE" w:rsidRPr="007673EB" w:rsidRDefault="00B833DE" w:rsidP="0079237C">
            <w:pPr>
              <w:pStyle w:val="af5"/>
              <w:keepLines w:val="0"/>
              <w:widowControl w:val="0"/>
              <w:ind w:firstLine="200"/>
              <w:jc w:val="center"/>
              <w:rPr>
                <w:sz w:val="20"/>
                <w:szCs w:val="20"/>
              </w:rPr>
            </w:pPr>
          </w:p>
        </w:tc>
        <w:tc>
          <w:tcPr>
            <w:tcW w:w="1087" w:type="dxa"/>
            <w:shd w:val="clear" w:color="auto" w:fill="auto"/>
            <w:vAlign w:val="center"/>
          </w:tcPr>
          <w:p w14:paraId="08567521" w14:textId="77777777" w:rsidR="00B833DE" w:rsidRPr="007673EB" w:rsidRDefault="00B833DE" w:rsidP="0079237C">
            <w:pPr>
              <w:pStyle w:val="af5"/>
              <w:keepLines w:val="0"/>
              <w:widowControl w:val="0"/>
              <w:ind w:firstLine="200"/>
              <w:jc w:val="center"/>
              <w:rPr>
                <w:sz w:val="20"/>
                <w:szCs w:val="20"/>
              </w:rPr>
            </w:pPr>
          </w:p>
        </w:tc>
        <w:tc>
          <w:tcPr>
            <w:tcW w:w="1087" w:type="dxa"/>
            <w:shd w:val="clear" w:color="auto" w:fill="auto"/>
            <w:vAlign w:val="center"/>
          </w:tcPr>
          <w:p w14:paraId="77D8299C" w14:textId="77777777" w:rsidR="00B833DE" w:rsidRPr="007673EB" w:rsidRDefault="00B833DE" w:rsidP="0079237C">
            <w:pPr>
              <w:pStyle w:val="af5"/>
              <w:keepLines w:val="0"/>
              <w:widowControl w:val="0"/>
              <w:ind w:firstLine="200"/>
              <w:jc w:val="center"/>
              <w:rPr>
                <w:sz w:val="20"/>
                <w:szCs w:val="20"/>
              </w:rPr>
            </w:pPr>
          </w:p>
        </w:tc>
        <w:tc>
          <w:tcPr>
            <w:tcW w:w="1441" w:type="dxa"/>
            <w:shd w:val="clear" w:color="auto" w:fill="auto"/>
            <w:vAlign w:val="center"/>
          </w:tcPr>
          <w:p w14:paraId="3AC12F79" w14:textId="77777777" w:rsidR="00B833DE" w:rsidRPr="007673EB" w:rsidRDefault="00B833DE" w:rsidP="0079237C">
            <w:pPr>
              <w:pStyle w:val="af5"/>
              <w:keepLines w:val="0"/>
              <w:widowControl w:val="0"/>
              <w:ind w:firstLine="200"/>
              <w:jc w:val="center"/>
              <w:rPr>
                <w:sz w:val="20"/>
                <w:szCs w:val="20"/>
              </w:rPr>
            </w:pPr>
          </w:p>
        </w:tc>
        <w:tc>
          <w:tcPr>
            <w:tcW w:w="1203" w:type="dxa"/>
          </w:tcPr>
          <w:p w14:paraId="70D7C72A" w14:textId="77777777" w:rsidR="00B833DE" w:rsidRPr="007673EB" w:rsidRDefault="00B833DE" w:rsidP="0079237C">
            <w:pPr>
              <w:pStyle w:val="af5"/>
              <w:keepLines w:val="0"/>
              <w:widowControl w:val="0"/>
              <w:ind w:firstLine="200"/>
              <w:jc w:val="center"/>
              <w:rPr>
                <w:sz w:val="20"/>
                <w:szCs w:val="20"/>
              </w:rPr>
            </w:pPr>
          </w:p>
        </w:tc>
      </w:tr>
      <w:tr w:rsidR="002E4706" w:rsidRPr="007673EB" w14:paraId="24E055D2" w14:textId="2100945D" w:rsidTr="002E4706">
        <w:trPr>
          <w:trHeight w:val="369"/>
        </w:trPr>
        <w:tc>
          <w:tcPr>
            <w:tcW w:w="680" w:type="dxa"/>
            <w:vAlign w:val="center"/>
          </w:tcPr>
          <w:p w14:paraId="1D3FE312" w14:textId="5E5287E8" w:rsidR="00B833DE" w:rsidRPr="0016669B" w:rsidRDefault="00B833DE" w:rsidP="0079237C">
            <w:pPr>
              <w:pStyle w:val="af5"/>
              <w:keepLines w:val="0"/>
              <w:widowControl w:val="0"/>
              <w:jc w:val="center"/>
              <w:rPr>
                <w:rFonts w:ascii="바탕" w:eastAsia="바탕" w:hAnsi="바탕"/>
                <w:sz w:val="20"/>
                <w:szCs w:val="20"/>
                <w:highlight w:val="yellow"/>
              </w:rPr>
            </w:pPr>
            <w:proofErr w:type="spellStart"/>
            <w:r w:rsidRPr="0016669B">
              <w:rPr>
                <w:rFonts w:ascii="바탕" w:eastAsia="바탕" w:hAnsi="바탕" w:hint="eastAsia"/>
                <w:sz w:val="20"/>
                <w:szCs w:val="20"/>
                <w:highlight w:val="yellow"/>
              </w:rPr>
              <w:t>타정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14:paraId="36F6E422" w14:textId="189F10C2" w:rsidR="00B833DE" w:rsidRPr="0016669B" w:rsidRDefault="00B833DE" w:rsidP="0016669B">
            <w:pPr>
              <w:pStyle w:val="af5"/>
              <w:keepLines w:val="0"/>
              <w:widowControl w:val="0"/>
              <w:ind w:firstLine="200"/>
              <w:rPr>
                <w:rFonts w:eastAsia="바탕"/>
                <w:sz w:val="20"/>
                <w:szCs w:val="20"/>
                <w:highlight w:val="yellow"/>
              </w:rPr>
            </w:pPr>
            <w:r w:rsidRPr="0016669B">
              <w:rPr>
                <w:rFonts w:eastAsia="바탕" w:hint="eastAsia"/>
                <w:sz w:val="20"/>
                <w:szCs w:val="20"/>
                <w:highlight w:val="yellow"/>
              </w:rPr>
              <w:t>경도</w:t>
            </w:r>
          </w:p>
        </w:tc>
        <w:tc>
          <w:tcPr>
            <w:tcW w:w="1928" w:type="dxa"/>
            <w:shd w:val="clear" w:color="auto" w:fill="auto"/>
            <w:vAlign w:val="center"/>
          </w:tcPr>
          <w:p w14:paraId="389AC7D7" w14:textId="77777777" w:rsidR="00B833DE" w:rsidRPr="007673EB" w:rsidRDefault="00B833DE" w:rsidP="0079237C">
            <w:pPr>
              <w:pStyle w:val="af5"/>
              <w:keepLines w:val="0"/>
              <w:widowControl w:val="0"/>
              <w:ind w:firstLine="200"/>
              <w:jc w:val="center"/>
              <w:rPr>
                <w:sz w:val="20"/>
                <w:szCs w:val="20"/>
              </w:rPr>
            </w:pPr>
          </w:p>
        </w:tc>
        <w:tc>
          <w:tcPr>
            <w:tcW w:w="1087" w:type="dxa"/>
            <w:shd w:val="clear" w:color="auto" w:fill="auto"/>
            <w:vAlign w:val="center"/>
          </w:tcPr>
          <w:p w14:paraId="24F154A1" w14:textId="77777777" w:rsidR="00B833DE" w:rsidRPr="007673EB" w:rsidRDefault="00B833DE" w:rsidP="0079237C">
            <w:pPr>
              <w:pStyle w:val="af5"/>
              <w:keepLines w:val="0"/>
              <w:widowControl w:val="0"/>
              <w:ind w:firstLine="200"/>
              <w:jc w:val="center"/>
              <w:rPr>
                <w:sz w:val="20"/>
                <w:szCs w:val="20"/>
              </w:rPr>
            </w:pPr>
          </w:p>
        </w:tc>
        <w:tc>
          <w:tcPr>
            <w:tcW w:w="1087" w:type="dxa"/>
            <w:shd w:val="clear" w:color="auto" w:fill="auto"/>
            <w:vAlign w:val="center"/>
          </w:tcPr>
          <w:p w14:paraId="59486FF1" w14:textId="77777777" w:rsidR="00B833DE" w:rsidRPr="007673EB" w:rsidRDefault="00B833DE" w:rsidP="0079237C">
            <w:pPr>
              <w:pStyle w:val="af5"/>
              <w:keepLines w:val="0"/>
              <w:widowControl w:val="0"/>
              <w:ind w:firstLine="200"/>
              <w:jc w:val="center"/>
              <w:rPr>
                <w:sz w:val="20"/>
                <w:szCs w:val="20"/>
              </w:rPr>
            </w:pPr>
          </w:p>
        </w:tc>
        <w:tc>
          <w:tcPr>
            <w:tcW w:w="1441" w:type="dxa"/>
            <w:shd w:val="clear" w:color="auto" w:fill="auto"/>
            <w:vAlign w:val="center"/>
          </w:tcPr>
          <w:p w14:paraId="4AFB4705" w14:textId="77777777" w:rsidR="00B833DE" w:rsidRPr="007673EB" w:rsidRDefault="00B833DE" w:rsidP="0079237C">
            <w:pPr>
              <w:pStyle w:val="af5"/>
              <w:keepLines w:val="0"/>
              <w:widowControl w:val="0"/>
              <w:ind w:firstLine="200"/>
              <w:jc w:val="center"/>
              <w:rPr>
                <w:sz w:val="20"/>
                <w:szCs w:val="20"/>
              </w:rPr>
            </w:pPr>
          </w:p>
        </w:tc>
        <w:tc>
          <w:tcPr>
            <w:tcW w:w="1203" w:type="dxa"/>
          </w:tcPr>
          <w:p w14:paraId="2E48823D" w14:textId="77777777" w:rsidR="00B833DE" w:rsidRPr="007673EB" w:rsidRDefault="00B833DE" w:rsidP="0079237C">
            <w:pPr>
              <w:pStyle w:val="af5"/>
              <w:keepLines w:val="0"/>
              <w:widowControl w:val="0"/>
              <w:ind w:firstLine="200"/>
              <w:jc w:val="center"/>
              <w:rPr>
                <w:sz w:val="20"/>
                <w:szCs w:val="20"/>
              </w:rPr>
            </w:pPr>
          </w:p>
        </w:tc>
      </w:tr>
      <w:tr w:rsidR="002E4706" w:rsidRPr="007673EB" w14:paraId="15754F2E" w14:textId="2EB91875" w:rsidTr="002E4706">
        <w:trPr>
          <w:trHeight w:val="369"/>
        </w:trPr>
        <w:tc>
          <w:tcPr>
            <w:tcW w:w="680" w:type="dxa"/>
            <w:vAlign w:val="center"/>
          </w:tcPr>
          <w:p w14:paraId="4D48886A" w14:textId="77777777" w:rsidR="00B833DE" w:rsidRPr="0016669B" w:rsidRDefault="00B833DE" w:rsidP="0079237C">
            <w:pPr>
              <w:pStyle w:val="af5"/>
              <w:keepLines w:val="0"/>
              <w:widowControl w:val="0"/>
              <w:jc w:val="center"/>
              <w:rPr>
                <w:rFonts w:ascii="바탕" w:eastAsia="바탕" w:hAnsi="바탕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72A6161C" w14:textId="65BCE149" w:rsidR="00B833DE" w:rsidRPr="0016669B" w:rsidRDefault="00B833DE" w:rsidP="0016669B">
            <w:pPr>
              <w:pStyle w:val="af5"/>
              <w:keepLines w:val="0"/>
              <w:widowControl w:val="0"/>
              <w:ind w:firstLine="200"/>
              <w:rPr>
                <w:rFonts w:eastAsia="바탕"/>
                <w:sz w:val="20"/>
                <w:szCs w:val="20"/>
                <w:highlight w:val="yellow"/>
              </w:rPr>
            </w:pPr>
            <w:r w:rsidRPr="0016669B">
              <w:rPr>
                <w:rFonts w:eastAsia="바탕" w:hint="eastAsia"/>
                <w:sz w:val="20"/>
                <w:szCs w:val="20"/>
                <w:highlight w:val="yellow"/>
              </w:rPr>
              <w:t>두께</w:t>
            </w:r>
          </w:p>
        </w:tc>
        <w:tc>
          <w:tcPr>
            <w:tcW w:w="1928" w:type="dxa"/>
            <w:shd w:val="clear" w:color="auto" w:fill="auto"/>
            <w:vAlign w:val="center"/>
          </w:tcPr>
          <w:p w14:paraId="68AB1493" w14:textId="77777777" w:rsidR="00B833DE" w:rsidRPr="007673EB" w:rsidRDefault="00B833DE" w:rsidP="0079237C">
            <w:pPr>
              <w:pStyle w:val="af5"/>
              <w:keepLines w:val="0"/>
              <w:widowControl w:val="0"/>
              <w:ind w:firstLine="200"/>
              <w:jc w:val="center"/>
              <w:rPr>
                <w:sz w:val="20"/>
                <w:szCs w:val="20"/>
              </w:rPr>
            </w:pPr>
          </w:p>
        </w:tc>
        <w:tc>
          <w:tcPr>
            <w:tcW w:w="1087" w:type="dxa"/>
            <w:shd w:val="clear" w:color="auto" w:fill="auto"/>
            <w:vAlign w:val="center"/>
          </w:tcPr>
          <w:p w14:paraId="06413488" w14:textId="77777777" w:rsidR="00B833DE" w:rsidRPr="007673EB" w:rsidRDefault="00B833DE" w:rsidP="0079237C">
            <w:pPr>
              <w:pStyle w:val="af5"/>
              <w:keepLines w:val="0"/>
              <w:widowControl w:val="0"/>
              <w:ind w:firstLine="200"/>
              <w:jc w:val="center"/>
              <w:rPr>
                <w:sz w:val="20"/>
                <w:szCs w:val="20"/>
              </w:rPr>
            </w:pPr>
          </w:p>
        </w:tc>
        <w:tc>
          <w:tcPr>
            <w:tcW w:w="1087" w:type="dxa"/>
            <w:shd w:val="clear" w:color="auto" w:fill="auto"/>
            <w:vAlign w:val="center"/>
          </w:tcPr>
          <w:p w14:paraId="0E88F2D1" w14:textId="77777777" w:rsidR="00B833DE" w:rsidRPr="007673EB" w:rsidRDefault="00B833DE" w:rsidP="0079237C">
            <w:pPr>
              <w:pStyle w:val="af5"/>
              <w:keepLines w:val="0"/>
              <w:widowControl w:val="0"/>
              <w:ind w:firstLine="200"/>
              <w:jc w:val="center"/>
              <w:rPr>
                <w:sz w:val="20"/>
                <w:szCs w:val="20"/>
              </w:rPr>
            </w:pPr>
          </w:p>
        </w:tc>
        <w:tc>
          <w:tcPr>
            <w:tcW w:w="1441" w:type="dxa"/>
            <w:shd w:val="clear" w:color="auto" w:fill="auto"/>
            <w:vAlign w:val="center"/>
          </w:tcPr>
          <w:p w14:paraId="36D7F240" w14:textId="77777777" w:rsidR="00B833DE" w:rsidRPr="007673EB" w:rsidRDefault="00B833DE" w:rsidP="0079237C">
            <w:pPr>
              <w:pStyle w:val="af5"/>
              <w:keepLines w:val="0"/>
              <w:widowControl w:val="0"/>
              <w:ind w:firstLine="200"/>
              <w:jc w:val="center"/>
              <w:rPr>
                <w:sz w:val="20"/>
                <w:szCs w:val="20"/>
              </w:rPr>
            </w:pPr>
          </w:p>
        </w:tc>
        <w:tc>
          <w:tcPr>
            <w:tcW w:w="1203" w:type="dxa"/>
          </w:tcPr>
          <w:p w14:paraId="0DEC001F" w14:textId="77777777" w:rsidR="00B833DE" w:rsidRPr="007673EB" w:rsidRDefault="00B833DE" w:rsidP="0079237C">
            <w:pPr>
              <w:pStyle w:val="af5"/>
              <w:keepLines w:val="0"/>
              <w:widowControl w:val="0"/>
              <w:ind w:firstLine="200"/>
              <w:jc w:val="center"/>
              <w:rPr>
                <w:sz w:val="20"/>
                <w:szCs w:val="20"/>
              </w:rPr>
            </w:pPr>
          </w:p>
        </w:tc>
      </w:tr>
      <w:tr w:rsidR="002E4706" w:rsidRPr="007673EB" w14:paraId="2E5119C4" w14:textId="31CD60E8" w:rsidTr="002E4706">
        <w:trPr>
          <w:trHeight w:val="369"/>
        </w:trPr>
        <w:tc>
          <w:tcPr>
            <w:tcW w:w="680" w:type="dxa"/>
            <w:vAlign w:val="center"/>
          </w:tcPr>
          <w:p w14:paraId="4E64E4EA" w14:textId="77777777" w:rsidR="00B833DE" w:rsidRPr="0016669B" w:rsidRDefault="00B833DE" w:rsidP="0079237C">
            <w:pPr>
              <w:pStyle w:val="af5"/>
              <w:keepLines w:val="0"/>
              <w:widowControl w:val="0"/>
              <w:jc w:val="center"/>
              <w:rPr>
                <w:rFonts w:ascii="바탕" w:eastAsia="바탕" w:hAnsi="바탕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0FAEC7C4" w14:textId="17D48372" w:rsidR="00B833DE" w:rsidRPr="0016669B" w:rsidRDefault="00B833DE" w:rsidP="0016669B">
            <w:pPr>
              <w:pStyle w:val="af5"/>
              <w:keepLines w:val="0"/>
              <w:widowControl w:val="0"/>
              <w:ind w:firstLine="200"/>
              <w:rPr>
                <w:rFonts w:eastAsia="바탕"/>
                <w:sz w:val="20"/>
                <w:szCs w:val="20"/>
                <w:highlight w:val="yellow"/>
              </w:rPr>
            </w:pPr>
            <w:r w:rsidRPr="0016669B">
              <w:rPr>
                <w:rFonts w:eastAsia="바탕" w:hint="eastAsia"/>
                <w:sz w:val="20"/>
                <w:szCs w:val="20"/>
                <w:highlight w:val="yellow"/>
              </w:rPr>
              <w:t>마손도</w:t>
            </w:r>
          </w:p>
        </w:tc>
        <w:tc>
          <w:tcPr>
            <w:tcW w:w="1928" w:type="dxa"/>
            <w:shd w:val="clear" w:color="auto" w:fill="auto"/>
            <w:vAlign w:val="center"/>
          </w:tcPr>
          <w:p w14:paraId="3F326D1D" w14:textId="77777777" w:rsidR="00B833DE" w:rsidRPr="007673EB" w:rsidRDefault="00B833DE" w:rsidP="0079237C">
            <w:pPr>
              <w:pStyle w:val="af5"/>
              <w:keepLines w:val="0"/>
              <w:widowControl w:val="0"/>
              <w:ind w:firstLine="200"/>
              <w:jc w:val="center"/>
              <w:rPr>
                <w:sz w:val="20"/>
                <w:szCs w:val="20"/>
              </w:rPr>
            </w:pPr>
          </w:p>
        </w:tc>
        <w:tc>
          <w:tcPr>
            <w:tcW w:w="1087" w:type="dxa"/>
            <w:shd w:val="clear" w:color="auto" w:fill="auto"/>
            <w:vAlign w:val="center"/>
          </w:tcPr>
          <w:p w14:paraId="0C90D33F" w14:textId="77777777" w:rsidR="00B833DE" w:rsidRPr="007673EB" w:rsidRDefault="00B833DE" w:rsidP="0079237C">
            <w:pPr>
              <w:pStyle w:val="af5"/>
              <w:keepLines w:val="0"/>
              <w:widowControl w:val="0"/>
              <w:ind w:firstLine="200"/>
              <w:jc w:val="center"/>
              <w:rPr>
                <w:sz w:val="20"/>
                <w:szCs w:val="20"/>
              </w:rPr>
            </w:pPr>
          </w:p>
        </w:tc>
        <w:tc>
          <w:tcPr>
            <w:tcW w:w="1087" w:type="dxa"/>
            <w:shd w:val="clear" w:color="auto" w:fill="auto"/>
            <w:vAlign w:val="center"/>
          </w:tcPr>
          <w:p w14:paraId="2B04C5F8" w14:textId="77777777" w:rsidR="00B833DE" w:rsidRPr="007673EB" w:rsidRDefault="00B833DE" w:rsidP="0079237C">
            <w:pPr>
              <w:pStyle w:val="af5"/>
              <w:keepLines w:val="0"/>
              <w:widowControl w:val="0"/>
              <w:ind w:firstLine="200"/>
              <w:jc w:val="center"/>
              <w:rPr>
                <w:sz w:val="20"/>
                <w:szCs w:val="20"/>
              </w:rPr>
            </w:pPr>
          </w:p>
        </w:tc>
        <w:tc>
          <w:tcPr>
            <w:tcW w:w="1441" w:type="dxa"/>
            <w:shd w:val="clear" w:color="auto" w:fill="auto"/>
            <w:vAlign w:val="center"/>
          </w:tcPr>
          <w:p w14:paraId="712B89C4" w14:textId="77777777" w:rsidR="00B833DE" w:rsidRPr="007673EB" w:rsidRDefault="00B833DE" w:rsidP="0079237C">
            <w:pPr>
              <w:pStyle w:val="af5"/>
              <w:keepLines w:val="0"/>
              <w:widowControl w:val="0"/>
              <w:ind w:firstLine="200"/>
              <w:jc w:val="center"/>
              <w:rPr>
                <w:sz w:val="20"/>
                <w:szCs w:val="20"/>
              </w:rPr>
            </w:pPr>
          </w:p>
        </w:tc>
        <w:tc>
          <w:tcPr>
            <w:tcW w:w="1203" w:type="dxa"/>
          </w:tcPr>
          <w:p w14:paraId="2F0B6E3D" w14:textId="77777777" w:rsidR="00B833DE" w:rsidRPr="007673EB" w:rsidRDefault="00B833DE" w:rsidP="0079237C">
            <w:pPr>
              <w:pStyle w:val="af5"/>
              <w:keepLines w:val="0"/>
              <w:widowControl w:val="0"/>
              <w:ind w:firstLine="200"/>
              <w:jc w:val="center"/>
              <w:rPr>
                <w:sz w:val="20"/>
                <w:szCs w:val="20"/>
              </w:rPr>
            </w:pPr>
          </w:p>
        </w:tc>
      </w:tr>
      <w:tr w:rsidR="002E4706" w:rsidRPr="007673EB" w14:paraId="5984F93D" w14:textId="6490D859" w:rsidTr="002E4706">
        <w:trPr>
          <w:trHeight w:val="369"/>
        </w:trPr>
        <w:tc>
          <w:tcPr>
            <w:tcW w:w="680" w:type="dxa"/>
            <w:vAlign w:val="center"/>
          </w:tcPr>
          <w:p w14:paraId="6539F6E1" w14:textId="77777777" w:rsidR="00B833DE" w:rsidRPr="0016669B" w:rsidRDefault="00B833DE" w:rsidP="0079237C">
            <w:pPr>
              <w:pStyle w:val="af5"/>
              <w:keepLines w:val="0"/>
              <w:widowControl w:val="0"/>
              <w:jc w:val="center"/>
              <w:rPr>
                <w:rFonts w:ascii="바탕" w:eastAsia="바탕" w:hAnsi="바탕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7BC10959" w14:textId="6FDE77DD" w:rsidR="00B833DE" w:rsidRPr="0016669B" w:rsidRDefault="00B833DE" w:rsidP="0016669B">
            <w:pPr>
              <w:pStyle w:val="af5"/>
              <w:keepLines w:val="0"/>
              <w:widowControl w:val="0"/>
              <w:ind w:firstLine="200"/>
              <w:rPr>
                <w:rFonts w:eastAsia="바탕"/>
                <w:sz w:val="20"/>
                <w:szCs w:val="20"/>
                <w:highlight w:val="yellow"/>
              </w:rPr>
            </w:pPr>
            <w:r w:rsidRPr="0016669B">
              <w:rPr>
                <w:rFonts w:eastAsia="바탕" w:hint="eastAsia"/>
                <w:sz w:val="20"/>
                <w:szCs w:val="20"/>
                <w:highlight w:val="yellow"/>
              </w:rPr>
              <w:t>평균질량</w:t>
            </w:r>
          </w:p>
        </w:tc>
        <w:tc>
          <w:tcPr>
            <w:tcW w:w="1928" w:type="dxa"/>
            <w:shd w:val="clear" w:color="auto" w:fill="auto"/>
            <w:vAlign w:val="center"/>
          </w:tcPr>
          <w:p w14:paraId="3790A5F3" w14:textId="77777777" w:rsidR="00B833DE" w:rsidRPr="007673EB" w:rsidRDefault="00B833DE" w:rsidP="0079237C">
            <w:pPr>
              <w:pStyle w:val="af5"/>
              <w:keepLines w:val="0"/>
              <w:widowControl w:val="0"/>
              <w:ind w:firstLine="200"/>
              <w:jc w:val="center"/>
              <w:rPr>
                <w:sz w:val="20"/>
                <w:szCs w:val="20"/>
              </w:rPr>
            </w:pPr>
          </w:p>
        </w:tc>
        <w:tc>
          <w:tcPr>
            <w:tcW w:w="1087" w:type="dxa"/>
            <w:shd w:val="clear" w:color="auto" w:fill="auto"/>
            <w:vAlign w:val="center"/>
          </w:tcPr>
          <w:p w14:paraId="433B369D" w14:textId="77777777" w:rsidR="00B833DE" w:rsidRPr="007673EB" w:rsidRDefault="00B833DE" w:rsidP="0079237C">
            <w:pPr>
              <w:pStyle w:val="af5"/>
              <w:keepLines w:val="0"/>
              <w:widowControl w:val="0"/>
              <w:ind w:firstLine="200"/>
              <w:jc w:val="center"/>
              <w:rPr>
                <w:sz w:val="20"/>
                <w:szCs w:val="20"/>
              </w:rPr>
            </w:pPr>
          </w:p>
        </w:tc>
        <w:tc>
          <w:tcPr>
            <w:tcW w:w="1087" w:type="dxa"/>
            <w:shd w:val="clear" w:color="auto" w:fill="auto"/>
            <w:vAlign w:val="center"/>
          </w:tcPr>
          <w:p w14:paraId="51AB0EFC" w14:textId="77777777" w:rsidR="00B833DE" w:rsidRPr="007673EB" w:rsidRDefault="00B833DE" w:rsidP="0079237C">
            <w:pPr>
              <w:pStyle w:val="af5"/>
              <w:keepLines w:val="0"/>
              <w:widowControl w:val="0"/>
              <w:ind w:firstLine="200"/>
              <w:jc w:val="center"/>
              <w:rPr>
                <w:sz w:val="20"/>
                <w:szCs w:val="20"/>
              </w:rPr>
            </w:pPr>
          </w:p>
        </w:tc>
        <w:tc>
          <w:tcPr>
            <w:tcW w:w="1441" w:type="dxa"/>
            <w:shd w:val="clear" w:color="auto" w:fill="auto"/>
            <w:vAlign w:val="center"/>
          </w:tcPr>
          <w:p w14:paraId="2A6AAD3E" w14:textId="77777777" w:rsidR="00B833DE" w:rsidRPr="007673EB" w:rsidRDefault="00B833DE" w:rsidP="0079237C">
            <w:pPr>
              <w:pStyle w:val="af5"/>
              <w:keepLines w:val="0"/>
              <w:widowControl w:val="0"/>
              <w:ind w:firstLine="200"/>
              <w:jc w:val="center"/>
              <w:rPr>
                <w:sz w:val="20"/>
                <w:szCs w:val="20"/>
              </w:rPr>
            </w:pPr>
          </w:p>
        </w:tc>
        <w:tc>
          <w:tcPr>
            <w:tcW w:w="1203" w:type="dxa"/>
          </w:tcPr>
          <w:p w14:paraId="23C8C565" w14:textId="77777777" w:rsidR="00B833DE" w:rsidRPr="007673EB" w:rsidRDefault="00B833DE" w:rsidP="0079237C">
            <w:pPr>
              <w:pStyle w:val="af5"/>
              <w:keepLines w:val="0"/>
              <w:widowControl w:val="0"/>
              <w:ind w:firstLine="200"/>
              <w:jc w:val="center"/>
              <w:rPr>
                <w:sz w:val="20"/>
                <w:szCs w:val="20"/>
              </w:rPr>
            </w:pPr>
          </w:p>
        </w:tc>
      </w:tr>
      <w:tr w:rsidR="002E4706" w:rsidRPr="007673EB" w14:paraId="33381654" w14:textId="68497F38" w:rsidTr="002E4706">
        <w:trPr>
          <w:trHeight w:val="369"/>
        </w:trPr>
        <w:tc>
          <w:tcPr>
            <w:tcW w:w="680" w:type="dxa"/>
            <w:vAlign w:val="center"/>
          </w:tcPr>
          <w:p w14:paraId="20BD3C5C" w14:textId="77777777" w:rsidR="00B833DE" w:rsidRPr="0016669B" w:rsidRDefault="00B833DE" w:rsidP="0079237C">
            <w:pPr>
              <w:pStyle w:val="af5"/>
              <w:keepLines w:val="0"/>
              <w:widowControl w:val="0"/>
              <w:jc w:val="center"/>
              <w:rPr>
                <w:rFonts w:ascii="바탕" w:eastAsia="바탕" w:hAnsi="바탕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16C15C9B" w14:textId="1DB0C50C" w:rsidR="00B833DE" w:rsidRPr="0016669B" w:rsidRDefault="00B833DE" w:rsidP="0016669B">
            <w:pPr>
              <w:pStyle w:val="af5"/>
              <w:keepLines w:val="0"/>
              <w:widowControl w:val="0"/>
              <w:ind w:firstLine="200"/>
              <w:rPr>
                <w:rFonts w:eastAsia="바탕"/>
                <w:sz w:val="20"/>
                <w:szCs w:val="20"/>
                <w:highlight w:val="yellow"/>
              </w:rPr>
            </w:pPr>
            <w:r w:rsidRPr="0016669B">
              <w:rPr>
                <w:rFonts w:eastAsia="바탕" w:hint="eastAsia"/>
                <w:sz w:val="20"/>
                <w:szCs w:val="20"/>
                <w:highlight w:val="yellow"/>
              </w:rPr>
              <w:t>개별질량</w:t>
            </w:r>
          </w:p>
        </w:tc>
        <w:tc>
          <w:tcPr>
            <w:tcW w:w="1928" w:type="dxa"/>
            <w:shd w:val="clear" w:color="auto" w:fill="auto"/>
            <w:vAlign w:val="center"/>
          </w:tcPr>
          <w:p w14:paraId="130A6F38" w14:textId="77777777" w:rsidR="00B833DE" w:rsidRPr="007673EB" w:rsidRDefault="00B833DE" w:rsidP="0079237C">
            <w:pPr>
              <w:pStyle w:val="af5"/>
              <w:keepLines w:val="0"/>
              <w:widowControl w:val="0"/>
              <w:ind w:firstLine="200"/>
              <w:jc w:val="center"/>
              <w:rPr>
                <w:sz w:val="20"/>
                <w:szCs w:val="20"/>
              </w:rPr>
            </w:pPr>
          </w:p>
        </w:tc>
        <w:tc>
          <w:tcPr>
            <w:tcW w:w="1087" w:type="dxa"/>
            <w:shd w:val="clear" w:color="auto" w:fill="auto"/>
            <w:vAlign w:val="center"/>
          </w:tcPr>
          <w:p w14:paraId="125960B5" w14:textId="77777777" w:rsidR="00B833DE" w:rsidRPr="007673EB" w:rsidRDefault="00B833DE" w:rsidP="0079237C">
            <w:pPr>
              <w:pStyle w:val="af5"/>
              <w:keepLines w:val="0"/>
              <w:widowControl w:val="0"/>
              <w:ind w:firstLine="200"/>
              <w:jc w:val="center"/>
              <w:rPr>
                <w:sz w:val="20"/>
                <w:szCs w:val="20"/>
              </w:rPr>
            </w:pPr>
          </w:p>
        </w:tc>
        <w:tc>
          <w:tcPr>
            <w:tcW w:w="1087" w:type="dxa"/>
            <w:shd w:val="clear" w:color="auto" w:fill="auto"/>
            <w:vAlign w:val="center"/>
          </w:tcPr>
          <w:p w14:paraId="09DFBD6C" w14:textId="77777777" w:rsidR="00B833DE" w:rsidRPr="007673EB" w:rsidRDefault="00B833DE" w:rsidP="0079237C">
            <w:pPr>
              <w:pStyle w:val="af5"/>
              <w:keepLines w:val="0"/>
              <w:widowControl w:val="0"/>
              <w:ind w:firstLine="200"/>
              <w:jc w:val="center"/>
              <w:rPr>
                <w:sz w:val="20"/>
                <w:szCs w:val="20"/>
              </w:rPr>
            </w:pPr>
          </w:p>
        </w:tc>
        <w:tc>
          <w:tcPr>
            <w:tcW w:w="1441" w:type="dxa"/>
            <w:shd w:val="clear" w:color="auto" w:fill="auto"/>
            <w:vAlign w:val="center"/>
          </w:tcPr>
          <w:p w14:paraId="67729E84" w14:textId="77777777" w:rsidR="00B833DE" w:rsidRPr="007673EB" w:rsidRDefault="00B833DE" w:rsidP="0079237C">
            <w:pPr>
              <w:pStyle w:val="af5"/>
              <w:keepLines w:val="0"/>
              <w:widowControl w:val="0"/>
              <w:ind w:firstLine="200"/>
              <w:jc w:val="center"/>
              <w:rPr>
                <w:sz w:val="20"/>
                <w:szCs w:val="20"/>
              </w:rPr>
            </w:pPr>
          </w:p>
        </w:tc>
        <w:tc>
          <w:tcPr>
            <w:tcW w:w="1203" w:type="dxa"/>
          </w:tcPr>
          <w:p w14:paraId="66A264C7" w14:textId="77777777" w:rsidR="00B833DE" w:rsidRPr="007673EB" w:rsidRDefault="00B833DE" w:rsidP="0079237C">
            <w:pPr>
              <w:pStyle w:val="af5"/>
              <w:keepLines w:val="0"/>
              <w:widowControl w:val="0"/>
              <w:ind w:firstLine="200"/>
              <w:jc w:val="center"/>
              <w:rPr>
                <w:sz w:val="20"/>
                <w:szCs w:val="20"/>
              </w:rPr>
            </w:pPr>
          </w:p>
        </w:tc>
      </w:tr>
      <w:tr w:rsidR="002E4706" w:rsidRPr="007673EB" w14:paraId="70EFADF6" w14:textId="7F011389" w:rsidTr="002E4706">
        <w:trPr>
          <w:trHeight w:val="369"/>
        </w:trPr>
        <w:tc>
          <w:tcPr>
            <w:tcW w:w="680" w:type="dxa"/>
            <w:vAlign w:val="center"/>
          </w:tcPr>
          <w:p w14:paraId="6F705884" w14:textId="77777777" w:rsidR="00B833DE" w:rsidRPr="0016669B" w:rsidRDefault="00B833DE" w:rsidP="0079237C">
            <w:pPr>
              <w:pStyle w:val="af5"/>
              <w:keepLines w:val="0"/>
              <w:widowControl w:val="0"/>
              <w:jc w:val="center"/>
              <w:rPr>
                <w:rFonts w:ascii="바탕" w:eastAsia="바탕" w:hAnsi="바탕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4400BC09" w14:textId="20B6A79E" w:rsidR="00B833DE" w:rsidRPr="0016669B" w:rsidRDefault="00B833DE" w:rsidP="0016669B">
            <w:pPr>
              <w:pStyle w:val="af5"/>
              <w:keepLines w:val="0"/>
              <w:widowControl w:val="0"/>
              <w:ind w:firstLine="200"/>
              <w:rPr>
                <w:rFonts w:eastAsia="바탕"/>
                <w:sz w:val="20"/>
                <w:szCs w:val="20"/>
                <w:highlight w:val="yellow"/>
              </w:rPr>
            </w:pPr>
            <w:proofErr w:type="spellStart"/>
            <w:r w:rsidRPr="0016669B">
              <w:rPr>
                <w:rFonts w:eastAsia="바탕" w:hint="eastAsia"/>
                <w:sz w:val="20"/>
                <w:szCs w:val="20"/>
                <w:highlight w:val="yellow"/>
              </w:rPr>
              <w:t>붕해도</w:t>
            </w:r>
            <w:proofErr w:type="spellEnd"/>
          </w:p>
        </w:tc>
        <w:tc>
          <w:tcPr>
            <w:tcW w:w="1928" w:type="dxa"/>
            <w:shd w:val="clear" w:color="auto" w:fill="auto"/>
            <w:vAlign w:val="center"/>
          </w:tcPr>
          <w:p w14:paraId="6B3A7750" w14:textId="77777777" w:rsidR="00B833DE" w:rsidRPr="007673EB" w:rsidRDefault="00B833DE" w:rsidP="0079237C">
            <w:pPr>
              <w:pStyle w:val="af5"/>
              <w:keepLines w:val="0"/>
              <w:widowControl w:val="0"/>
              <w:ind w:firstLine="200"/>
              <w:jc w:val="center"/>
              <w:rPr>
                <w:sz w:val="20"/>
                <w:szCs w:val="20"/>
              </w:rPr>
            </w:pPr>
          </w:p>
        </w:tc>
        <w:tc>
          <w:tcPr>
            <w:tcW w:w="1087" w:type="dxa"/>
            <w:shd w:val="clear" w:color="auto" w:fill="auto"/>
            <w:vAlign w:val="center"/>
          </w:tcPr>
          <w:p w14:paraId="3D00344B" w14:textId="77777777" w:rsidR="00B833DE" w:rsidRPr="007673EB" w:rsidRDefault="00B833DE" w:rsidP="0079237C">
            <w:pPr>
              <w:pStyle w:val="af5"/>
              <w:keepLines w:val="0"/>
              <w:widowControl w:val="0"/>
              <w:ind w:firstLine="200"/>
              <w:jc w:val="center"/>
              <w:rPr>
                <w:sz w:val="20"/>
                <w:szCs w:val="20"/>
              </w:rPr>
            </w:pPr>
          </w:p>
        </w:tc>
        <w:tc>
          <w:tcPr>
            <w:tcW w:w="1087" w:type="dxa"/>
            <w:shd w:val="clear" w:color="auto" w:fill="auto"/>
            <w:vAlign w:val="center"/>
          </w:tcPr>
          <w:p w14:paraId="4BE30161" w14:textId="77777777" w:rsidR="00B833DE" w:rsidRPr="007673EB" w:rsidRDefault="00B833DE" w:rsidP="0079237C">
            <w:pPr>
              <w:pStyle w:val="af5"/>
              <w:keepLines w:val="0"/>
              <w:widowControl w:val="0"/>
              <w:ind w:firstLine="200"/>
              <w:jc w:val="center"/>
              <w:rPr>
                <w:sz w:val="20"/>
                <w:szCs w:val="20"/>
              </w:rPr>
            </w:pPr>
          </w:p>
        </w:tc>
        <w:tc>
          <w:tcPr>
            <w:tcW w:w="1441" w:type="dxa"/>
            <w:shd w:val="clear" w:color="auto" w:fill="auto"/>
            <w:vAlign w:val="center"/>
          </w:tcPr>
          <w:p w14:paraId="5EB8C1CD" w14:textId="77777777" w:rsidR="00B833DE" w:rsidRPr="007673EB" w:rsidRDefault="00B833DE" w:rsidP="0079237C">
            <w:pPr>
              <w:pStyle w:val="af5"/>
              <w:keepLines w:val="0"/>
              <w:widowControl w:val="0"/>
              <w:ind w:firstLine="200"/>
              <w:jc w:val="center"/>
              <w:rPr>
                <w:sz w:val="20"/>
                <w:szCs w:val="20"/>
              </w:rPr>
            </w:pPr>
          </w:p>
        </w:tc>
        <w:tc>
          <w:tcPr>
            <w:tcW w:w="1203" w:type="dxa"/>
          </w:tcPr>
          <w:p w14:paraId="67576887" w14:textId="77777777" w:rsidR="00B833DE" w:rsidRPr="007673EB" w:rsidRDefault="00B833DE" w:rsidP="0079237C">
            <w:pPr>
              <w:pStyle w:val="af5"/>
              <w:keepLines w:val="0"/>
              <w:widowControl w:val="0"/>
              <w:ind w:firstLine="200"/>
              <w:jc w:val="center"/>
              <w:rPr>
                <w:sz w:val="20"/>
                <w:szCs w:val="20"/>
              </w:rPr>
            </w:pPr>
          </w:p>
        </w:tc>
      </w:tr>
      <w:tr w:rsidR="002E4706" w:rsidRPr="007673EB" w14:paraId="133380E4" w14:textId="1F51E354" w:rsidTr="002E4706">
        <w:trPr>
          <w:trHeight w:val="369"/>
        </w:trPr>
        <w:tc>
          <w:tcPr>
            <w:tcW w:w="680" w:type="dxa"/>
            <w:vAlign w:val="center"/>
          </w:tcPr>
          <w:p w14:paraId="0C154362" w14:textId="4348E79A" w:rsidR="00B833DE" w:rsidRPr="0016669B" w:rsidRDefault="00B833DE" w:rsidP="0079237C">
            <w:pPr>
              <w:pStyle w:val="af5"/>
              <w:keepLines w:val="0"/>
              <w:widowControl w:val="0"/>
              <w:jc w:val="center"/>
              <w:rPr>
                <w:rFonts w:ascii="바탕" w:eastAsia="바탕" w:hAnsi="바탕"/>
                <w:sz w:val="20"/>
                <w:szCs w:val="20"/>
                <w:highlight w:val="yellow"/>
              </w:rPr>
            </w:pPr>
            <w:r w:rsidRPr="0016669B">
              <w:rPr>
                <w:rFonts w:ascii="바탕" w:eastAsia="바탕" w:hAnsi="바탕" w:hint="eastAsia"/>
                <w:sz w:val="20"/>
                <w:szCs w:val="20"/>
                <w:highlight w:val="yellow"/>
              </w:rPr>
              <w:t>코팅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6C6B762" w14:textId="0708B6DE" w:rsidR="00B833DE" w:rsidRPr="0016669B" w:rsidRDefault="00B833DE" w:rsidP="0016669B">
            <w:pPr>
              <w:pStyle w:val="af5"/>
              <w:keepLines w:val="0"/>
              <w:widowControl w:val="0"/>
              <w:ind w:firstLine="200"/>
              <w:rPr>
                <w:rFonts w:eastAsia="바탕"/>
                <w:sz w:val="20"/>
                <w:szCs w:val="20"/>
                <w:highlight w:val="yellow"/>
              </w:rPr>
            </w:pPr>
            <w:r w:rsidRPr="0016669B">
              <w:rPr>
                <w:rFonts w:eastAsia="바탕" w:hint="eastAsia"/>
                <w:sz w:val="20"/>
                <w:szCs w:val="20"/>
                <w:highlight w:val="yellow"/>
              </w:rPr>
              <w:t>평균질량</w:t>
            </w:r>
          </w:p>
        </w:tc>
        <w:tc>
          <w:tcPr>
            <w:tcW w:w="1928" w:type="dxa"/>
            <w:shd w:val="clear" w:color="auto" w:fill="auto"/>
            <w:vAlign w:val="center"/>
          </w:tcPr>
          <w:p w14:paraId="3075E798" w14:textId="77777777" w:rsidR="00B833DE" w:rsidRPr="007673EB" w:rsidRDefault="00B833DE" w:rsidP="0079237C">
            <w:pPr>
              <w:pStyle w:val="af5"/>
              <w:keepLines w:val="0"/>
              <w:widowControl w:val="0"/>
              <w:ind w:firstLine="200"/>
              <w:jc w:val="center"/>
              <w:rPr>
                <w:sz w:val="20"/>
                <w:szCs w:val="20"/>
              </w:rPr>
            </w:pPr>
          </w:p>
        </w:tc>
        <w:tc>
          <w:tcPr>
            <w:tcW w:w="1087" w:type="dxa"/>
            <w:shd w:val="clear" w:color="auto" w:fill="auto"/>
            <w:vAlign w:val="center"/>
          </w:tcPr>
          <w:p w14:paraId="36428684" w14:textId="77777777" w:rsidR="00B833DE" w:rsidRPr="007673EB" w:rsidRDefault="00B833DE" w:rsidP="0079237C">
            <w:pPr>
              <w:pStyle w:val="af5"/>
              <w:keepLines w:val="0"/>
              <w:widowControl w:val="0"/>
              <w:ind w:firstLine="200"/>
              <w:jc w:val="center"/>
              <w:rPr>
                <w:sz w:val="20"/>
                <w:szCs w:val="20"/>
              </w:rPr>
            </w:pPr>
          </w:p>
        </w:tc>
        <w:tc>
          <w:tcPr>
            <w:tcW w:w="1087" w:type="dxa"/>
            <w:shd w:val="clear" w:color="auto" w:fill="auto"/>
            <w:vAlign w:val="center"/>
          </w:tcPr>
          <w:p w14:paraId="312F36B1" w14:textId="77777777" w:rsidR="00B833DE" w:rsidRPr="007673EB" w:rsidRDefault="00B833DE" w:rsidP="0079237C">
            <w:pPr>
              <w:pStyle w:val="af5"/>
              <w:keepLines w:val="0"/>
              <w:widowControl w:val="0"/>
              <w:ind w:firstLine="200"/>
              <w:jc w:val="center"/>
              <w:rPr>
                <w:sz w:val="20"/>
                <w:szCs w:val="20"/>
              </w:rPr>
            </w:pPr>
          </w:p>
        </w:tc>
        <w:tc>
          <w:tcPr>
            <w:tcW w:w="1441" w:type="dxa"/>
            <w:shd w:val="clear" w:color="auto" w:fill="auto"/>
            <w:vAlign w:val="center"/>
          </w:tcPr>
          <w:p w14:paraId="7B51FBBD" w14:textId="77777777" w:rsidR="00B833DE" w:rsidRPr="007673EB" w:rsidRDefault="00B833DE" w:rsidP="0079237C">
            <w:pPr>
              <w:pStyle w:val="af5"/>
              <w:keepLines w:val="0"/>
              <w:widowControl w:val="0"/>
              <w:ind w:firstLine="200"/>
              <w:jc w:val="center"/>
              <w:rPr>
                <w:sz w:val="20"/>
                <w:szCs w:val="20"/>
              </w:rPr>
            </w:pPr>
          </w:p>
        </w:tc>
        <w:tc>
          <w:tcPr>
            <w:tcW w:w="1203" w:type="dxa"/>
          </w:tcPr>
          <w:p w14:paraId="238AD0A7" w14:textId="77777777" w:rsidR="00B833DE" w:rsidRPr="007673EB" w:rsidRDefault="00B833DE" w:rsidP="0079237C">
            <w:pPr>
              <w:pStyle w:val="af5"/>
              <w:keepLines w:val="0"/>
              <w:widowControl w:val="0"/>
              <w:ind w:firstLine="200"/>
              <w:jc w:val="center"/>
              <w:rPr>
                <w:sz w:val="20"/>
                <w:szCs w:val="20"/>
              </w:rPr>
            </w:pPr>
          </w:p>
        </w:tc>
      </w:tr>
      <w:tr w:rsidR="002E4706" w:rsidRPr="007673EB" w14:paraId="45806120" w14:textId="1F7366EB" w:rsidTr="002E4706">
        <w:trPr>
          <w:trHeight w:val="369"/>
        </w:trPr>
        <w:tc>
          <w:tcPr>
            <w:tcW w:w="680" w:type="dxa"/>
            <w:vAlign w:val="center"/>
          </w:tcPr>
          <w:p w14:paraId="4C1ABFD8" w14:textId="77777777" w:rsidR="00B833DE" w:rsidRPr="0016669B" w:rsidRDefault="00B833DE" w:rsidP="0079237C">
            <w:pPr>
              <w:pStyle w:val="af5"/>
              <w:keepLines w:val="0"/>
              <w:widowControl w:val="0"/>
              <w:jc w:val="center"/>
              <w:rPr>
                <w:rFonts w:ascii="바탕" w:eastAsia="바탕" w:hAnsi="바탕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393E96E3" w14:textId="2A11862A" w:rsidR="00B833DE" w:rsidRPr="0016669B" w:rsidRDefault="00B833DE" w:rsidP="0016669B">
            <w:pPr>
              <w:pStyle w:val="af5"/>
              <w:keepLines w:val="0"/>
              <w:widowControl w:val="0"/>
              <w:ind w:firstLine="200"/>
              <w:rPr>
                <w:rFonts w:eastAsia="바탕"/>
                <w:sz w:val="20"/>
                <w:szCs w:val="20"/>
                <w:highlight w:val="yellow"/>
              </w:rPr>
            </w:pPr>
            <w:r w:rsidRPr="0016669B">
              <w:rPr>
                <w:rFonts w:eastAsia="바탕" w:hint="eastAsia"/>
                <w:sz w:val="20"/>
                <w:szCs w:val="20"/>
                <w:highlight w:val="yellow"/>
              </w:rPr>
              <w:t>개별질량</w:t>
            </w:r>
          </w:p>
        </w:tc>
        <w:tc>
          <w:tcPr>
            <w:tcW w:w="1928" w:type="dxa"/>
            <w:shd w:val="clear" w:color="auto" w:fill="auto"/>
            <w:vAlign w:val="center"/>
          </w:tcPr>
          <w:p w14:paraId="312F5F01" w14:textId="77777777" w:rsidR="00B833DE" w:rsidRPr="007673EB" w:rsidRDefault="00B833DE" w:rsidP="0079237C">
            <w:pPr>
              <w:pStyle w:val="af5"/>
              <w:keepLines w:val="0"/>
              <w:widowControl w:val="0"/>
              <w:ind w:firstLine="200"/>
              <w:jc w:val="center"/>
              <w:rPr>
                <w:sz w:val="20"/>
                <w:szCs w:val="20"/>
              </w:rPr>
            </w:pPr>
          </w:p>
        </w:tc>
        <w:tc>
          <w:tcPr>
            <w:tcW w:w="1087" w:type="dxa"/>
            <w:shd w:val="clear" w:color="auto" w:fill="auto"/>
            <w:vAlign w:val="center"/>
          </w:tcPr>
          <w:p w14:paraId="015C695B" w14:textId="77777777" w:rsidR="00B833DE" w:rsidRPr="007673EB" w:rsidRDefault="00B833DE" w:rsidP="0079237C">
            <w:pPr>
              <w:pStyle w:val="af5"/>
              <w:keepLines w:val="0"/>
              <w:widowControl w:val="0"/>
              <w:ind w:firstLine="200"/>
              <w:jc w:val="center"/>
              <w:rPr>
                <w:sz w:val="20"/>
                <w:szCs w:val="20"/>
              </w:rPr>
            </w:pPr>
          </w:p>
        </w:tc>
        <w:tc>
          <w:tcPr>
            <w:tcW w:w="1087" w:type="dxa"/>
            <w:shd w:val="clear" w:color="auto" w:fill="auto"/>
            <w:vAlign w:val="center"/>
          </w:tcPr>
          <w:p w14:paraId="5142802E" w14:textId="77777777" w:rsidR="00B833DE" w:rsidRPr="007673EB" w:rsidRDefault="00B833DE" w:rsidP="0079237C">
            <w:pPr>
              <w:pStyle w:val="af5"/>
              <w:keepLines w:val="0"/>
              <w:widowControl w:val="0"/>
              <w:ind w:firstLine="200"/>
              <w:jc w:val="center"/>
              <w:rPr>
                <w:sz w:val="20"/>
                <w:szCs w:val="20"/>
              </w:rPr>
            </w:pPr>
          </w:p>
        </w:tc>
        <w:tc>
          <w:tcPr>
            <w:tcW w:w="1441" w:type="dxa"/>
            <w:shd w:val="clear" w:color="auto" w:fill="auto"/>
            <w:vAlign w:val="center"/>
          </w:tcPr>
          <w:p w14:paraId="7F3C406C" w14:textId="77777777" w:rsidR="00B833DE" w:rsidRPr="007673EB" w:rsidRDefault="00B833DE" w:rsidP="0079237C">
            <w:pPr>
              <w:pStyle w:val="af5"/>
              <w:keepLines w:val="0"/>
              <w:widowControl w:val="0"/>
              <w:ind w:firstLine="200"/>
              <w:jc w:val="center"/>
              <w:rPr>
                <w:sz w:val="20"/>
                <w:szCs w:val="20"/>
              </w:rPr>
            </w:pPr>
          </w:p>
        </w:tc>
        <w:tc>
          <w:tcPr>
            <w:tcW w:w="1203" w:type="dxa"/>
          </w:tcPr>
          <w:p w14:paraId="29400D74" w14:textId="77777777" w:rsidR="00B833DE" w:rsidRPr="007673EB" w:rsidRDefault="00B833DE" w:rsidP="0079237C">
            <w:pPr>
              <w:pStyle w:val="af5"/>
              <w:keepLines w:val="0"/>
              <w:widowControl w:val="0"/>
              <w:ind w:firstLine="200"/>
              <w:jc w:val="center"/>
              <w:rPr>
                <w:sz w:val="20"/>
                <w:szCs w:val="20"/>
              </w:rPr>
            </w:pPr>
          </w:p>
        </w:tc>
      </w:tr>
    </w:tbl>
    <w:p w14:paraId="5E0D1C70" w14:textId="77777777" w:rsidR="004E680B" w:rsidRPr="007673EB" w:rsidRDefault="004E680B" w:rsidP="004E680B">
      <w:pPr>
        <w:pStyle w:val="2d"/>
        <w:widowControl w:val="0"/>
        <w:spacing w:before="80"/>
        <w:jc w:val="right"/>
        <w:rPr>
          <w:sz w:val="20"/>
          <w:szCs w:val="20"/>
        </w:rPr>
      </w:pPr>
      <w:r w:rsidRPr="007673EB">
        <w:rPr>
          <w:sz w:val="20"/>
          <w:szCs w:val="20"/>
        </w:rPr>
        <w:t>QS03001-A</w:t>
      </w:r>
      <w:r w:rsidRPr="007673EB">
        <w:rPr>
          <w:rFonts w:hint="eastAsia"/>
          <w:sz w:val="20"/>
          <w:szCs w:val="20"/>
        </w:rPr>
        <w:t xml:space="preserve">3(2.0) </w:t>
      </w:r>
      <w:r w:rsidRPr="007673EB">
        <w:rPr>
          <w:rFonts w:hint="eastAsia"/>
          <w:i/>
          <w:sz w:val="20"/>
          <w:szCs w:val="20"/>
        </w:rPr>
        <w:t>물리적</w:t>
      </w:r>
      <w:r w:rsidRPr="007673EB">
        <w:rPr>
          <w:rFonts w:hint="eastAsia"/>
          <w:i/>
          <w:sz w:val="20"/>
          <w:szCs w:val="20"/>
        </w:rPr>
        <w:t xml:space="preserve"> </w:t>
      </w:r>
      <w:r w:rsidRPr="007673EB">
        <w:rPr>
          <w:rFonts w:hint="eastAsia"/>
          <w:i/>
          <w:sz w:val="20"/>
          <w:szCs w:val="20"/>
        </w:rPr>
        <w:t>변수</w:t>
      </w:r>
      <w:r w:rsidRPr="007673EB">
        <w:rPr>
          <w:rFonts w:hint="eastAsia"/>
          <w:i/>
          <w:sz w:val="20"/>
          <w:szCs w:val="20"/>
        </w:rPr>
        <w:t xml:space="preserve"> </w:t>
      </w:r>
      <w:r w:rsidRPr="007673EB">
        <w:rPr>
          <w:rFonts w:hint="eastAsia"/>
          <w:i/>
          <w:sz w:val="20"/>
          <w:szCs w:val="20"/>
        </w:rPr>
        <w:t>결과</w:t>
      </w:r>
      <w:r w:rsidRPr="007673EB">
        <w:rPr>
          <w:rFonts w:hint="eastAsia"/>
          <w:sz w:val="20"/>
          <w:szCs w:val="20"/>
        </w:rPr>
        <w:t xml:space="preserve"> </w:t>
      </w:r>
      <w:r w:rsidRPr="007673EB">
        <w:rPr>
          <w:rFonts w:hint="eastAsia"/>
          <w:sz w:val="20"/>
          <w:szCs w:val="20"/>
        </w:rPr>
        <w:t>참조</w:t>
      </w:r>
    </w:p>
    <w:p w14:paraId="3808EC59" w14:textId="74E1BB07" w:rsidR="004E680B" w:rsidRPr="007673EB" w:rsidRDefault="00350F10" w:rsidP="00ED7AB0">
      <w:pPr>
        <w:pStyle w:val="2"/>
      </w:pPr>
      <w:r>
        <w:t xml:space="preserve"> </w:t>
      </w:r>
      <w:r w:rsidR="004E680B" w:rsidRPr="00D31C63">
        <w:t>Critical Process Parameters</w:t>
      </w:r>
      <w:r w:rsidR="004E680B" w:rsidRPr="007673EB">
        <w:rPr>
          <w:rFonts w:hint="eastAsia"/>
        </w:rPr>
        <w:t xml:space="preserve"> </w:t>
      </w:r>
      <w:commentRangeStart w:id="71"/>
      <w:commentRangeStart w:id="72"/>
      <w:r w:rsidR="00A57D8C">
        <w:rPr>
          <w:rFonts w:hint="eastAsia"/>
        </w:rPr>
        <w:t>주</w:t>
      </w:r>
      <w:r w:rsidR="004E680B" w:rsidRPr="007673EB">
        <w:rPr>
          <w:rFonts w:hint="eastAsia"/>
        </w:rPr>
        <w:t>요</w:t>
      </w:r>
      <w:r w:rsidR="004E680B" w:rsidRPr="007673EB">
        <w:rPr>
          <w:rFonts w:hint="eastAsia"/>
        </w:rPr>
        <w:t xml:space="preserve"> </w:t>
      </w:r>
      <w:r w:rsidR="004E680B" w:rsidRPr="007673EB">
        <w:rPr>
          <w:rFonts w:hint="eastAsia"/>
        </w:rPr>
        <w:t>공정</w:t>
      </w:r>
      <w:r w:rsidR="004E680B" w:rsidRPr="007673EB">
        <w:rPr>
          <w:rFonts w:hint="eastAsia"/>
        </w:rPr>
        <w:t xml:space="preserve"> </w:t>
      </w:r>
      <w:r w:rsidR="004E680B" w:rsidRPr="007673EB">
        <w:rPr>
          <w:rFonts w:hint="eastAsia"/>
        </w:rPr>
        <w:t>변수</w:t>
      </w:r>
      <w:commentRangeEnd w:id="71"/>
      <w:r w:rsidR="00A57D8C">
        <w:rPr>
          <w:rStyle w:val="a8"/>
          <w:snapToGrid/>
          <w:kern w:val="0"/>
          <w:lang w:eastAsia="en-US"/>
        </w:rPr>
        <w:commentReference w:id="71"/>
      </w:r>
      <w:commentRangeEnd w:id="72"/>
      <w:r w:rsidR="00B833DE">
        <w:rPr>
          <w:rStyle w:val="a8"/>
          <w:snapToGrid/>
          <w:kern w:val="0"/>
          <w:lang w:eastAsia="en-US"/>
        </w:rPr>
        <w:commentReference w:id="72"/>
      </w:r>
    </w:p>
    <w:p w14:paraId="750C10C6" w14:textId="16137CCB" w:rsidR="00350F10" w:rsidRPr="00A57D8C" w:rsidRDefault="007407D6" w:rsidP="00A57D8C">
      <w:pPr>
        <w:pStyle w:val="2d"/>
        <w:widowControl w:val="0"/>
        <w:snapToGrid/>
        <w:spacing w:after="240"/>
        <w:outlineLvl w:val="2"/>
        <w:rPr>
          <w:sz w:val="20"/>
          <w:szCs w:val="20"/>
        </w:rPr>
      </w:pPr>
      <w:r w:rsidRPr="007407D6">
        <w:rPr>
          <w:rFonts w:hint="eastAsia"/>
          <w:sz w:val="20"/>
          <w:szCs w:val="20"/>
        </w:rPr>
        <w:t>평가기간</w:t>
      </w:r>
      <w:r w:rsidRPr="007407D6">
        <w:rPr>
          <w:rFonts w:hint="eastAsia"/>
          <w:sz w:val="20"/>
          <w:szCs w:val="20"/>
        </w:rPr>
        <w:t xml:space="preserve"> </w:t>
      </w:r>
      <w:r w:rsidRPr="007407D6">
        <w:rPr>
          <w:rFonts w:hint="eastAsia"/>
          <w:sz w:val="20"/>
          <w:szCs w:val="20"/>
        </w:rPr>
        <w:t>동안</w:t>
      </w:r>
      <w:r w:rsidRPr="007407D6">
        <w:rPr>
          <w:rFonts w:hint="eastAsia"/>
          <w:sz w:val="20"/>
          <w:szCs w:val="20"/>
        </w:rPr>
        <w:t xml:space="preserve"> </w:t>
      </w:r>
      <w:r w:rsidRPr="007407D6">
        <w:rPr>
          <w:rFonts w:hint="eastAsia"/>
          <w:sz w:val="20"/>
          <w:szCs w:val="20"/>
        </w:rPr>
        <w:t>제조된</w:t>
      </w:r>
      <w:r w:rsidRPr="007407D6">
        <w:rPr>
          <w:rFonts w:hint="eastAsia"/>
          <w:sz w:val="20"/>
          <w:szCs w:val="20"/>
        </w:rPr>
        <w:t xml:space="preserve"> </w:t>
      </w:r>
      <w:r w:rsidRPr="007407D6">
        <w:rPr>
          <w:rFonts w:hint="eastAsia"/>
          <w:sz w:val="20"/>
          <w:szCs w:val="20"/>
        </w:rPr>
        <w:t>배치의</w:t>
      </w:r>
      <w:r w:rsidRPr="007407D6">
        <w:rPr>
          <w:rFonts w:hint="eastAsia"/>
          <w:sz w:val="20"/>
          <w:szCs w:val="20"/>
        </w:rPr>
        <w:t xml:space="preserve"> </w:t>
      </w:r>
      <w:r w:rsidRPr="007407D6">
        <w:rPr>
          <w:rFonts w:hint="eastAsia"/>
          <w:sz w:val="20"/>
          <w:szCs w:val="20"/>
        </w:rPr>
        <w:t>주</w:t>
      </w:r>
      <w:r w:rsidR="004E680B" w:rsidRPr="007407D6">
        <w:rPr>
          <w:rFonts w:hint="eastAsia"/>
          <w:sz w:val="20"/>
          <w:szCs w:val="20"/>
        </w:rPr>
        <w:t>요</w:t>
      </w:r>
      <w:r w:rsidR="004E680B" w:rsidRPr="007407D6">
        <w:rPr>
          <w:rFonts w:hint="eastAsia"/>
          <w:sz w:val="20"/>
          <w:szCs w:val="20"/>
        </w:rPr>
        <w:t xml:space="preserve"> </w:t>
      </w:r>
      <w:r w:rsidR="004E680B" w:rsidRPr="007407D6">
        <w:rPr>
          <w:rFonts w:hint="eastAsia"/>
          <w:sz w:val="20"/>
          <w:szCs w:val="20"/>
        </w:rPr>
        <w:t>공정변수</w:t>
      </w:r>
      <w:r w:rsidRPr="007407D6">
        <w:rPr>
          <w:rFonts w:hint="eastAsia"/>
          <w:sz w:val="20"/>
          <w:szCs w:val="20"/>
        </w:rPr>
        <w:t>에</w:t>
      </w:r>
      <w:r w:rsidRPr="007407D6">
        <w:rPr>
          <w:rFonts w:hint="eastAsia"/>
          <w:sz w:val="20"/>
          <w:szCs w:val="20"/>
        </w:rPr>
        <w:t xml:space="preserve"> </w:t>
      </w:r>
      <w:r w:rsidRPr="007407D6">
        <w:rPr>
          <w:rFonts w:hint="eastAsia"/>
          <w:sz w:val="20"/>
          <w:szCs w:val="20"/>
        </w:rPr>
        <w:t>대한</w:t>
      </w:r>
      <w:r w:rsidR="004E680B" w:rsidRPr="007407D6">
        <w:rPr>
          <w:rFonts w:hint="eastAsia"/>
          <w:sz w:val="20"/>
          <w:szCs w:val="20"/>
        </w:rPr>
        <w:t xml:space="preserve"> </w:t>
      </w:r>
      <w:r w:rsidR="004E680B" w:rsidRPr="007407D6">
        <w:rPr>
          <w:rFonts w:hint="eastAsia"/>
          <w:sz w:val="20"/>
          <w:szCs w:val="20"/>
        </w:rPr>
        <w:t>검토</w:t>
      </w:r>
      <w:r w:rsidR="004E680B" w:rsidRPr="007407D6">
        <w:rPr>
          <w:rFonts w:hint="eastAsia"/>
          <w:sz w:val="20"/>
          <w:szCs w:val="20"/>
        </w:rPr>
        <w:t xml:space="preserve"> </w:t>
      </w:r>
      <w:r w:rsidRPr="007407D6">
        <w:rPr>
          <w:rFonts w:hint="eastAsia"/>
          <w:sz w:val="20"/>
          <w:szCs w:val="20"/>
        </w:rPr>
        <w:t>결과</w:t>
      </w:r>
      <w:r w:rsidRPr="007407D6">
        <w:rPr>
          <w:rFonts w:hint="eastAsia"/>
          <w:sz w:val="20"/>
          <w:szCs w:val="20"/>
        </w:rPr>
        <w:t>,</w:t>
      </w:r>
      <w:r w:rsidR="004E680B" w:rsidRPr="007407D6">
        <w:rPr>
          <w:rFonts w:hint="eastAsia"/>
          <w:sz w:val="20"/>
          <w:szCs w:val="20"/>
        </w:rPr>
        <w:t xml:space="preserve"> </w:t>
      </w:r>
      <w:proofErr w:type="spellStart"/>
      <w:r w:rsidR="004E680B" w:rsidRPr="007407D6">
        <w:rPr>
          <w:rFonts w:hint="eastAsia"/>
          <w:sz w:val="20"/>
          <w:szCs w:val="20"/>
        </w:rPr>
        <w:t>기준값</w:t>
      </w:r>
      <w:proofErr w:type="spellEnd"/>
      <w:r w:rsidR="004E680B" w:rsidRPr="007407D6">
        <w:rPr>
          <w:sz w:val="20"/>
          <w:szCs w:val="20"/>
        </w:rPr>
        <w:t>(</w:t>
      </w:r>
      <w:r w:rsidR="004E680B" w:rsidRPr="007407D6">
        <w:rPr>
          <w:rFonts w:hint="eastAsia"/>
          <w:sz w:val="20"/>
          <w:szCs w:val="20"/>
        </w:rPr>
        <w:t>범위</w:t>
      </w:r>
      <w:r w:rsidR="004E680B" w:rsidRPr="007407D6">
        <w:rPr>
          <w:sz w:val="20"/>
          <w:szCs w:val="20"/>
        </w:rPr>
        <w:t>)</w:t>
      </w:r>
      <w:r w:rsidR="004E680B" w:rsidRPr="007407D6">
        <w:rPr>
          <w:rFonts w:hint="eastAsia"/>
          <w:sz w:val="20"/>
          <w:szCs w:val="20"/>
        </w:rPr>
        <w:t>에서</w:t>
      </w:r>
      <w:r w:rsidR="004E680B" w:rsidRPr="007407D6">
        <w:rPr>
          <w:sz w:val="20"/>
          <w:szCs w:val="20"/>
        </w:rPr>
        <w:t xml:space="preserve"> </w:t>
      </w:r>
      <w:r w:rsidR="004E680B" w:rsidRPr="007407D6">
        <w:rPr>
          <w:rFonts w:hint="eastAsia"/>
          <w:sz w:val="20"/>
          <w:szCs w:val="20"/>
        </w:rPr>
        <w:t>공정이</w:t>
      </w:r>
      <w:r w:rsidR="004E680B" w:rsidRPr="007407D6">
        <w:rPr>
          <w:sz w:val="20"/>
          <w:szCs w:val="20"/>
        </w:rPr>
        <w:t xml:space="preserve"> </w:t>
      </w:r>
      <w:r w:rsidR="004E680B" w:rsidRPr="007407D6">
        <w:rPr>
          <w:rFonts w:hint="eastAsia"/>
          <w:sz w:val="20"/>
          <w:szCs w:val="20"/>
        </w:rPr>
        <w:t>진행되었으며</w:t>
      </w:r>
      <w:r w:rsidR="004E680B" w:rsidRPr="007407D6">
        <w:rPr>
          <w:rFonts w:hint="eastAsia"/>
          <w:sz w:val="20"/>
          <w:szCs w:val="20"/>
        </w:rPr>
        <w:t xml:space="preserve"> </w:t>
      </w:r>
      <w:r w:rsidR="004E680B" w:rsidRPr="007407D6">
        <w:rPr>
          <w:rFonts w:hint="eastAsia"/>
          <w:sz w:val="20"/>
          <w:szCs w:val="20"/>
        </w:rPr>
        <w:t>유의미한</w:t>
      </w:r>
      <w:r w:rsidR="004E680B" w:rsidRPr="007407D6">
        <w:rPr>
          <w:rFonts w:hint="eastAsia"/>
          <w:sz w:val="20"/>
          <w:szCs w:val="20"/>
        </w:rPr>
        <w:t xml:space="preserve"> </w:t>
      </w:r>
      <w:r w:rsidR="004E680B" w:rsidRPr="007407D6">
        <w:rPr>
          <w:rFonts w:hint="eastAsia"/>
          <w:sz w:val="20"/>
          <w:szCs w:val="20"/>
        </w:rPr>
        <w:t>경향은</w:t>
      </w:r>
      <w:r w:rsidR="004E680B" w:rsidRPr="007407D6">
        <w:rPr>
          <w:sz w:val="20"/>
          <w:szCs w:val="20"/>
        </w:rPr>
        <w:t xml:space="preserve"> </w:t>
      </w:r>
      <w:r w:rsidR="004E680B" w:rsidRPr="007407D6">
        <w:rPr>
          <w:rFonts w:hint="eastAsia"/>
          <w:sz w:val="20"/>
          <w:szCs w:val="20"/>
        </w:rPr>
        <w:t>없다</w:t>
      </w:r>
      <w:r w:rsidR="004E680B" w:rsidRPr="007407D6">
        <w:rPr>
          <w:rFonts w:hint="eastAsia"/>
          <w:sz w:val="20"/>
          <w:szCs w:val="20"/>
        </w:rPr>
        <w:t>.</w:t>
      </w:r>
      <w:r w:rsidR="004E680B">
        <w:rPr>
          <w:sz w:val="20"/>
          <w:szCs w:val="20"/>
        </w:rPr>
        <w:t xml:space="preserve"> </w:t>
      </w:r>
    </w:p>
    <w:tbl>
      <w:tblPr>
        <w:tblpPr w:leftFromText="142" w:rightFromText="142" w:vertAnchor="text" w:horzAnchor="margin" w:tblpY="121"/>
        <w:tblW w:w="856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143"/>
        <w:gridCol w:w="1985"/>
        <w:gridCol w:w="1276"/>
        <w:gridCol w:w="1275"/>
        <w:gridCol w:w="1081"/>
      </w:tblGrid>
      <w:tr w:rsidR="004E680B" w:rsidRPr="007673EB" w14:paraId="49A5521E" w14:textId="77777777" w:rsidTr="00350F10">
        <w:trPr>
          <w:trHeight w:val="309"/>
        </w:trPr>
        <w:tc>
          <w:tcPr>
            <w:tcW w:w="800" w:type="dxa"/>
            <w:vMerge w:val="restart"/>
            <w:shd w:val="clear" w:color="auto" w:fill="D9D9D9"/>
            <w:vAlign w:val="center"/>
          </w:tcPr>
          <w:p w14:paraId="6AEC5F35" w14:textId="77777777" w:rsidR="004E680B" w:rsidRPr="00736605" w:rsidRDefault="004E680B" w:rsidP="007407D6">
            <w:pPr>
              <w:pStyle w:val="af5"/>
              <w:keepLines w:val="0"/>
              <w:widowControl w:val="0"/>
              <w:jc w:val="center"/>
              <w:rPr>
                <w:rFonts w:ascii="바탕" w:eastAsia="바탕" w:hAnsi="바탕"/>
                <w:b/>
                <w:sz w:val="20"/>
                <w:szCs w:val="20"/>
              </w:rPr>
            </w:pPr>
            <w:r w:rsidRPr="00736605">
              <w:rPr>
                <w:rFonts w:ascii="바탕" w:eastAsia="바탕" w:hAnsi="바탕" w:hint="eastAsia"/>
                <w:b/>
                <w:sz w:val="20"/>
                <w:szCs w:val="20"/>
              </w:rPr>
              <w:t>공정</w:t>
            </w:r>
          </w:p>
        </w:tc>
        <w:tc>
          <w:tcPr>
            <w:tcW w:w="2143" w:type="dxa"/>
            <w:vMerge w:val="restart"/>
            <w:shd w:val="clear" w:color="auto" w:fill="D9D9D9"/>
            <w:vAlign w:val="center"/>
          </w:tcPr>
          <w:p w14:paraId="090D6806" w14:textId="77777777" w:rsidR="004E680B" w:rsidRPr="00736605" w:rsidRDefault="004E680B" w:rsidP="007407D6">
            <w:pPr>
              <w:pStyle w:val="af5"/>
              <w:keepLines w:val="0"/>
              <w:widowControl w:val="0"/>
              <w:ind w:firstLine="196"/>
              <w:jc w:val="center"/>
              <w:rPr>
                <w:rFonts w:ascii="바탕" w:eastAsia="바탕" w:hAnsi="바탕"/>
                <w:b/>
                <w:sz w:val="20"/>
                <w:szCs w:val="20"/>
              </w:rPr>
            </w:pPr>
            <w:r w:rsidRPr="00736605">
              <w:rPr>
                <w:rFonts w:ascii="바탕" w:eastAsia="바탕" w:hAnsi="바탕" w:hint="eastAsia"/>
                <w:b/>
                <w:sz w:val="20"/>
                <w:szCs w:val="20"/>
              </w:rPr>
              <w:t>중요공정변수</w:t>
            </w:r>
          </w:p>
        </w:tc>
        <w:tc>
          <w:tcPr>
            <w:tcW w:w="1985" w:type="dxa"/>
            <w:vMerge w:val="restart"/>
            <w:shd w:val="clear" w:color="auto" w:fill="D9D9D9"/>
            <w:vAlign w:val="center"/>
          </w:tcPr>
          <w:p w14:paraId="625C53B8" w14:textId="04A72AC7" w:rsidR="004E680B" w:rsidRPr="00736605" w:rsidRDefault="004E680B" w:rsidP="007407D6">
            <w:pPr>
              <w:pStyle w:val="af5"/>
              <w:keepLines w:val="0"/>
              <w:widowControl w:val="0"/>
              <w:ind w:firstLine="196"/>
              <w:jc w:val="center"/>
              <w:rPr>
                <w:rFonts w:ascii="바탕" w:eastAsia="바탕" w:hAnsi="바탕"/>
                <w:b/>
                <w:sz w:val="20"/>
                <w:szCs w:val="20"/>
              </w:rPr>
            </w:pPr>
            <w:r w:rsidRPr="00736605">
              <w:rPr>
                <w:rFonts w:ascii="바탕" w:eastAsia="바탕" w:hAnsi="바탕" w:hint="eastAsia"/>
                <w:b/>
                <w:sz w:val="20"/>
                <w:szCs w:val="20"/>
              </w:rPr>
              <w:t>기준</w:t>
            </w:r>
          </w:p>
        </w:tc>
        <w:tc>
          <w:tcPr>
            <w:tcW w:w="3632" w:type="dxa"/>
            <w:gridSpan w:val="3"/>
            <w:shd w:val="clear" w:color="auto" w:fill="D9D9D9"/>
            <w:vAlign w:val="center"/>
          </w:tcPr>
          <w:p w14:paraId="0B0493C3" w14:textId="77777777" w:rsidR="004E680B" w:rsidRPr="00736605" w:rsidRDefault="004E680B" w:rsidP="007407D6">
            <w:pPr>
              <w:pStyle w:val="af5"/>
              <w:keepLines w:val="0"/>
              <w:widowControl w:val="0"/>
              <w:ind w:firstLine="196"/>
              <w:jc w:val="center"/>
              <w:rPr>
                <w:rFonts w:ascii="바탕" w:eastAsia="바탕" w:hAnsi="바탕"/>
                <w:b/>
                <w:sz w:val="20"/>
                <w:szCs w:val="20"/>
              </w:rPr>
            </w:pPr>
            <w:r w:rsidRPr="00736605">
              <w:rPr>
                <w:rFonts w:ascii="바탕" w:eastAsia="바탕" w:hAnsi="바탕" w:hint="eastAsia"/>
                <w:b/>
                <w:sz w:val="20"/>
                <w:szCs w:val="20"/>
              </w:rPr>
              <w:t>결과</w:t>
            </w:r>
          </w:p>
        </w:tc>
      </w:tr>
      <w:tr w:rsidR="004E680B" w:rsidRPr="007673EB" w14:paraId="59BB3348" w14:textId="77777777" w:rsidTr="00350F10">
        <w:trPr>
          <w:trHeight w:val="309"/>
        </w:trPr>
        <w:tc>
          <w:tcPr>
            <w:tcW w:w="800" w:type="dxa"/>
            <w:vMerge/>
            <w:shd w:val="clear" w:color="auto" w:fill="D9D9D9"/>
            <w:vAlign w:val="center"/>
          </w:tcPr>
          <w:p w14:paraId="664C1E2A" w14:textId="77777777" w:rsidR="004E680B" w:rsidRPr="00736605" w:rsidRDefault="004E680B" w:rsidP="007407D6">
            <w:pPr>
              <w:pStyle w:val="af5"/>
              <w:keepLines w:val="0"/>
              <w:widowControl w:val="0"/>
              <w:ind w:firstLine="196"/>
              <w:jc w:val="center"/>
              <w:rPr>
                <w:rFonts w:ascii="바탕" w:eastAsia="바탕" w:hAnsi="바탕"/>
                <w:b/>
                <w:sz w:val="20"/>
                <w:szCs w:val="20"/>
              </w:rPr>
            </w:pPr>
          </w:p>
        </w:tc>
        <w:tc>
          <w:tcPr>
            <w:tcW w:w="2143" w:type="dxa"/>
            <w:vMerge/>
            <w:shd w:val="clear" w:color="auto" w:fill="D9D9D9"/>
            <w:vAlign w:val="center"/>
          </w:tcPr>
          <w:p w14:paraId="112E2639" w14:textId="77777777" w:rsidR="004E680B" w:rsidRPr="00736605" w:rsidRDefault="004E680B" w:rsidP="007407D6">
            <w:pPr>
              <w:pStyle w:val="af5"/>
              <w:keepLines w:val="0"/>
              <w:widowControl w:val="0"/>
              <w:ind w:firstLine="196"/>
              <w:jc w:val="center"/>
              <w:rPr>
                <w:rFonts w:ascii="바탕" w:eastAsia="바탕" w:hAnsi="바탕"/>
                <w:b/>
                <w:sz w:val="20"/>
                <w:szCs w:val="20"/>
              </w:rPr>
            </w:pPr>
          </w:p>
        </w:tc>
        <w:tc>
          <w:tcPr>
            <w:tcW w:w="1985" w:type="dxa"/>
            <w:vMerge/>
            <w:shd w:val="clear" w:color="auto" w:fill="D9D9D9"/>
            <w:vAlign w:val="center"/>
          </w:tcPr>
          <w:p w14:paraId="327D20F0" w14:textId="77777777" w:rsidR="004E680B" w:rsidRPr="00736605" w:rsidRDefault="004E680B" w:rsidP="007407D6">
            <w:pPr>
              <w:pStyle w:val="af5"/>
              <w:keepLines w:val="0"/>
              <w:widowControl w:val="0"/>
              <w:ind w:firstLine="196"/>
              <w:jc w:val="center"/>
              <w:rPr>
                <w:rFonts w:ascii="바탕" w:eastAsia="바탕" w:hAnsi="바탕"/>
                <w:b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D9D9D9"/>
            <w:vAlign w:val="center"/>
          </w:tcPr>
          <w:p w14:paraId="056574ED" w14:textId="77777777" w:rsidR="004E680B" w:rsidRPr="00736605" w:rsidRDefault="004E680B" w:rsidP="007407D6">
            <w:pPr>
              <w:pStyle w:val="af5"/>
              <w:keepLines w:val="0"/>
              <w:widowControl w:val="0"/>
              <w:ind w:firstLine="196"/>
              <w:jc w:val="center"/>
              <w:rPr>
                <w:rFonts w:ascii="바탕" w:eastAsia="바탕" w:hAnsi="바탕"/>
                <w:b/>
                <w:sz w:val="20"/>
                <w:szCs w:val="20"/>
              </w:rPr>
            </w:pPr>
            <w:r w:rsidRPr="00736605">
              <w:rPr>
                <w:rFonts w:ascii="바탕" w:eastAsia="바탕" w:hAnsi="바탕" w:hint="eastAsia"/>
                <w:b/>
                <w:sz w:val="20"/>
                <w:szCs w:val="20"/>
              </w:rPr>
              <w:t>최소</w:t>
            </w:r>
          </w:p>
        </w:tc>
        <w:tc>
          <w:tcPr>
            <w:tcW w:w="1275" w:type="dxa"/>
            <w:shd w:val="clear" w:color="auto" w:fill="D9D9D9"/>
            <w:vAlign w:val="center"/>
          </w:tcPr>
          <w:p w14:paraId="2043647E" w14:textId="77777777" w:rsidR="004E680B" w:rsidRPr="00736605" w:rsidRDefault="004E680B" w:rsidP="007407D6">
            <w:pPr>
              <w:pStyle w:val="af5"/>
              <w:keepLines w:val="0"/>
              <w:widowControl w:val="0"/>
              <w:ind w:firstLine="196"/>
              <w:jc w:val="center"/>
              <w:rPr>
                <w:rFonts w:ascii="바탕" w:eastAsia="바탕" w:hAnsi="바탕"/>
                <w:b/>
                <w:sz w:val="20"/>
                <w:szCs w:val="20"/>
              </w:rPr>
            </w:pPr>
            <w:r w:rsidRPr="00736605">
              <w:rPr>
                <w:rFonts w:ascii="바탕" w:eastAsia="바탕" w:hAnsi="바탕" w:hint="eastAsia"/>
                <w:b/>
                <w:sz w:val="20"/>
                <w:szCs w:val="20"/>
              </w:rPr>
              <w:t>최대</w:t>
            </w:r>
          </w:p>
        </w:tc>
        <w:tc>
          <w:tcPr>
            <w:tcW w:w="1081" w:type="dxa"/>
            <w:shd w:val="clear" w:color="auto" w:fill="D9D9D9"/>
            <w:vAlign w:val="center"/>
          </w:tcPr>
          <w:p w14:paraId="5472F8AF" w14:textId="77777777" w:rsidR="004E680B" w:rsidRPr="00736605" w:rsidRDefault="004E680B" w:rsidP="007407D6">
            <w:pPr>
              <w:pStyle w:val="af5"/>
              <w:keepLines w:val="0"/>
              <w:widowControl w:val="0"/>
              <w:ind w:firstLine="196"/>
              <w:jc w:val="center"/>
              <w:rPr>
                <w:rFonts w:ascii="바탕" w:eastAsia="바탕" w:hAnsi="바탕"/>
                <w:b/>
                <w:sz w:val="20"/>
                <w:szCs w:val="20"/>
              </w:rPr>
            </w:pPr>
            <w:r w:rsidRPr="00736605">
              <w:rPr>
                <w:rFonts w:ascii="바탕" w:eastAsia="바탕" w:hAnsi="바탕" w:hint="eastAsia"/>
                <w:b/>
                <w:sz w:val="20"/>
                <w:szCs w:val="20"/>
              </w:rPr>
              <w:t>평균</w:t>
            </w:r>
          </w:p>
        </w:tc>
      </w:tr>
      <w:tr w:rsidR="00350F10" w:rsidRPr="007673EB" w14:paraId="5AEFC26A" w14:textId="77777777" w:rsidTr="00350F10">
        <w:trPr>
          <w:trHeight w:val="465"/>
        </w:trPr>
        <w:tc>
          <w:tcPr>
            <w:tcW w:w="800" w:type="dxa"/>
            <w:vMerge w:val="restart"/>
            <w:shd w:val="clear" w:color="auto" w:fill="auto"/>
            <w:vAlign w:val="center"/>
          </w:tcPr>
          <w:p w14:paraId="7DAB2599" w14:textId="77777777" w:rsidR="00350F10" w:rsidRPr="00350F10" w:rsidRDefault="00350F10" w:rsidP="00350F10">
            <w:pPr>
              <w:pStyle w:val="af5"/>
              <w:keepLines w:val="0"/>
              <w:widowControl w:val="0"/>
              <w:rPr>
                <w:rFonts w:ascii="바탕" w:eastAsia="바탕" w:hAnsi="바탕"/>
                <w:color w:val="FF0000"/>
                <w:sz w:val="20"/>
                <w:szCs w:val="20"/>
              </w:rPr>
            </w:pPr>
            <w:r w:rsidRPr="00350F10">
              <w:rPr>
                <w:rFonts w:ascii="바탕" w:eastAsia="바탕" w:hAnsi="바탕" w:hint="eastAsia"/>
                <w:color w:val="FF0000"/>
                <w:sz w:val="20"/>
                <w:szCs w:val="20"/>
              </w:rPr>
              <w:t>혼합</w:t>
            </w:r>
          </w:p>
        </w:tc>
        <w:tc>
          <w:tcPr>
            <w:tcW w:w="2143" w:type="dxa"/>
            <w:shd w:val="clear" w:color="auto" w:fill="auto"/>
            <w:vAlign w:val="center"/>
          </w:tcPr>
          <w:p w14:paraId="29CE539F" w14:textId="77777777" w:rsidR="00350F10" w:rsidRPr="00350F10" w:rsidRDefault="00350F10" w:rsidP="00350F10">
            <w:pPr>
              <w:pStyle w:val="af5"/>
              <w:keepLines w:val="0"/>
              <w:widowControl w:val="0"/>
              <w:rPr>
                <w:rFonts w:ascii="바탕" w:eastAsia="바탕" w:hAnsi="바탕"/>
                <w:color w:val="FF0000"/>
                <w:sz w:val="20"/>
                <w:szCs w:val="20"/>
              </w:rPr>
            </w:pPr>
            <w:r w:rsidRPr="00350F10">
              <w:rPr>
                <w:rFonts w:ascii="바탕" w:eastAsia="바탕" w:hAnsi="바탕" w:hint="eastAsia"/>
                <w:color w:val="FF0000"/>
                <w:sz w:val="20"/>
                <w:szCs w:val="20"/>
              </w:rPr>
              <w:t>혼합시간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B6ACA1C" w14:textId="77777777" w:rsidR="00350F10" w:rsidRPr="00350F10" w:rsidRDefault="00350F10" w:rsidP="003B79B3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D87BB8" w14:textId="77777777" w:rsidR="00350F10" w:rsidRPr="00350F10" w:rsidRDefault="00350F10" w:rsidP="003B79B3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sz w:val="20"/>
                <w:szCs w:val="20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5E0F433E" w14:textId="77777777" w:rsidR="00350F10" w:rsidRPr="00350F10" w:rsidRDefault="00350F10" w:rsidP="003B79B3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sz w:val="20"/>
                <w:szCs w:val="20"/>
              </w:rPr>
            </w:pPr>
          </w:p>
        </w:tc>
        <w:tc>
          <w:tcPr>
            <w:tcW w:w="1081" w:type="dxa"/>
            <w:shd w:val="clear" w:color="auto" w:fill="auto"/>
            <w:vAlign w:val="center"/>
          </w:tcPr>
          <w:p w14:paraId="0A93960A" w14:textId="77777777" w:rsidR="00350F10" w:rsidRPr="00350F10" w:rsidRDefault="00350F10" w:rsidP="003B79B3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sz w:val="20"/>
                <w:szCs w:val="20"/>
              </w:rPr>
            </w:pPr>
          </w:p>
        </w:tc>
      </w:tr>
      <w:tr w:rsidR="00350F10" w:rsidRPr="007673EB" w14:paraId="0C6661F1" w14:textId="77777777" w:rsidTr="00350F10">
        <w:trPr>
          <w:trHeight w:val="465"/>
        </w:trPr>
        <w:tc>
          <w:tcPr>
            <w:tcW w:w="800" w:type="dxa"/>
            <w:vMerge/>
            <w:shd w:val="clear" w:color="auto" w:fill="auto"/>
            <w:vAlign w:val="center"/>
          </w:tcPr>
          <w:p w14:paraId="3B0252F8" w14:textId="77777777" w:rsidR="00350F10" w:rsidRPr="00350F10" w:rsidRDefault="00350F10" w:rsidP="003B79B3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color w:val="FF0000"/>
                <w:sz w:val="20"/>
                <w:szCs w:val="20"/>
              </w:rPr>
            </w:pPr>
          </w:p>
        </w:tc>
        <w:tc>
          <w:tcPr>
            <w:tcW w:w="2143" w:type="dxa"/>
            <w:shd w:val="clear" w:color="auto" w:fill="auto"/>
            <w:vAlign w:val="center"/>
          </w:tcPr>
          <w:p w14:paraId="6335D499" w14:textId="77777777" w:rsidR="00350F10" w:rsidRPr="00350F10" w:rsidRDefault="00350F10" w:rsidP="00350F10">
            <w:pPr>
              <w:pStyle w:val="af5"/>
              <w:keepLines w:val="0"/>
              <w:widowControl w:val="0"/>
              <w:rPr>
                <w:rFonts w:ascii="바탕" w:eastAsia="바탕" w:hAnsi="바탕"/>
                <w:color w:val="FF0000"/>
                <w:sz w:val="20"/>
                <w:szCs w:val="20"/>
              </w:rPr>
            </w:pPr>
            <w:r w:rsidRPr="00350F10">
              <w:rPr>
                <w:rFonts w:ascii="바탕" w:eastAsia="바탕" w:hAnsi="바탕" w:hint="eastAsia"/>
                <w:color w:val="FF0000"/>
                <w:sz w:val="20"/>
                <w:szCs w:val="20"/>
              </w:rPr>
              <w:t>조작속도(</w:t>
            </w:r>
            <w:proofErr w:type="spellStart"/>
            <w:r w:rsidRPr="00350F10">
              <w:rPr>
                <w:rFonts w:ascii="바탕" w:eastAsia="바탕" w:hAnsi="바탕" w:hint="eastAsia"/>
                <w:color w:val="FF0000"/>
                <w:sz w:val="20"/>
                <w:szCs w:val="20"/>
              </w:rPr>
              <w:t>교반속도</w:t>
            </w:r>
            <w:proofErr w:type="spellEnd"/>
            <w:r w:rsidRPr="00350F10">
              <w:rPr>
                <w:rFonts w:ascii="바탕" w:eastAsia="바탕" w:hAnsi="바탕" w:hint="eastAsia"/>
                <w:color w:val="FF0000"/>
                <w:sz w:val="20"/>
                <w:szCs w:val="20"/>
              </w:rPr>
              <w:t>)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2329EFFD" w14:textId="77777777" w:rsidR="00350F10" w:rsidRPr="00350F10" w:rsidRDefault="00350F10" w:rsidP="003B79B3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AE880CC" w14:textId="77777777" w:rsidR="00350F10" w:rsidRPr="00350F10" w:rsidRDefault="00350F10" w:rsidP="003B79B3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sz w:val="20"/>
                <w:szCs w:val="20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64A1DB50" w14:textId="77777777" w:rsidR="00350F10" w:rsidRPr="00350F10" w:rsidRDefault="00350F10" w:rsidP="003B79B3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sz w:val="20"/>
                <w:szCs w:val="20"/>
              </w:rPr>
            </w:pPr>
          </w:p>
        </w:tc>
        <w:tc>
          <w:tcPr>
            <w:tcW w:w="1081" w:type="dxa"/>
            <w:shd w:val="clear" w:color="auto" w:fill="auto"/>
            <w:vAlign w:val="center"/>
          </w:tcPr>
          <w:p w14:paraId="306777A9" w14:textId="77777777" w:rsidR="00350F10" w:rsidRPr="00350F10" w:rsidRDefault="00350F10" w:rsidP="003B79B3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sz w:val="20"/>
                <w:szCs w:val="20"/>
              </w:rPr>
            </w:pPr>
          </w:p>
        </w:tc>
      </w:tr>
      <w:tr w:rsidR="00545B46" w:rsidRPr="007673EB" w14:paraId="115C80CA" w14:textId="77777777" w:rsidTr="00350F10">
        <w:trPr>
          <w:trHeight w:val="465"/>
        </w:trPr>
        <w:tc>
          <w:tcPr>
            <w:tcW w:w="800" w:type="dxa"/>
            <w:vMerge w:val="restart"/>
            <w:shd w:val="clear" w:color="auto" w:fill="auto"/>
            <w:vAlign w:val="center"/>
          </w:tcPr>
          <w:p w14:paraId="4EC82255" w14:textId="77777777" w:rsidR="00545B46" w:rsidRPr="00350F10" w:rsidRDefault="00545B46" w:rsidP="00545B46">
            <w:pPr>
              <w:pStyle w:val="af5"/>
              <w:keepLines w:val="0"/>
              <w:widowControl w:val="0"/>
              <w:rPr>
                <w:rFonts w:ascii="바탕" w:eastAsia="바탕" w:hAnsi="바탕"/>
                <w:color w:val="FF0000"/>
                <w:sz w:val="20"/>
                <w:szCs w:val="20"/>
              </w:rPr>
            </w:pPr>
            <w:proofErr w:type="spellStart"/>
            <w:r>
              <w:rPr>
                <w:rFonts w:ascii="바탕" w:eastAsia="바탕" w:hAnsi="바탕" w:hint="eastAsia"/>
                <w:color w:val="FF0000"/>
                <w:sz w:val="20"/>
                <w:szCs w:val="20"/>
              </w:rPr>
              <w:t>습식과립</w:t>
            </w:r>
            <w:proofErr w:type="spellEnd"/>
          </w:p>
        </w:tc>
        <w:tc>
          <w:tcPr>
            <w:tcW w:w="2143" w:type="dxa"/>
            <w:shd w:val="clear" w:color="auto" w:fill="auto"/>
            <w:vAlign w:val="center"/>
          </w:tcPr>
          <w:p w14:paraId="6ED9F12A" w14:textId="77777777" w:rsidR="00545B46" w:rsidRPr="00350F10" w:rsidRDefault="00545B46" w:rsidP="00545B46">
            <w:pPr>
              <w:pStyle w:val="af5"/>
              <w:keepLines w:val="0"/>
              <w:widowControl w:val="0"/>
              <w:rPr>
                <w:rFonts w:ascii="바탕" w:eastAsia="바탕" w:hAnsi="바탕"/>
                <w:color w:val="FF0000"/>
                <w:sz w:val="20"/>
                <w:szCs w:val="20"/>
              </w:rPr>
            </w:pPr>
            <w:r w:rsidRPr="00350F10">
              <w:rPr>
                <w:rFonts w:ascii="바탕" w:eastAsia="바탕" w:hAnsi="바탕"/>
                <w:color w:val="FF0000"/>
                <w:sz w:val="20"/>
                <w:szCs w:val="20"/>
              </w:rPr>
              <w:t xml:space="preserve">Agitator </w:t>
            </w:r>
            <w:r w:rsidRPr="00350F10">
              <w:rPr>
                <w:rFonts w:ascii="바탕" w:eastAsia="바탕" w:hAnsi="바탕" w:hint="eastAsia"/>
                <w:color w:val="FF0000"/>
                <w:sz w:val="20"/>
                <w:szCs w:val="20"/>
              </w:rPr>
              <w:t>속도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A05D3BE" w14:textId="77777777" w:rsidR="00545B46" w:rsidRPr="00350F10" w:rsidRDefault="00545B46" w:rsidP="00545B46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98E0B1" w14:textId="77777777" w:rsidR="00545B46" w:rsidRPr="00350F10" w:rsidRDefault="00545B46" w:rsidP="00545B46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sz w:val="20"/>
                <w:szCs w:val="20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5FF09069" w14:textId="77777777" w:rsidR="00545B46" w:rsidRPr="00350F10" w:rsidRDefault="00545B46" w:rsidP="00545B46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sz w:val="20"/>
                <w:szCs w:val="20"/>
              </w:rPr>
            </w:pPr>
          </w:p>
        </w:tc>
        <w:tc>
          <w:tcPr>
            <w:tcW w:w="1081" w:type="dxa"/>
            <w:shd w:val="clear" w:color="auto" w:fill="auto"/>
            <w:vAlign w:val="center"/>
          </w:tcPr>
          <w:p w14:paraId="2AE0E922" w14:textId="77777777" w:rsidR="00545B46" w:rsidRPr="00350F10" w:rsidRDefault="00545B46" w:rsidP="00545B46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sz w:val="20"/>
                <w:szCs w:val="20"/>
              </w:rPr>
            </w:pPr>
          </w:p>
        </w:tc>
      </w:tr>
      <w:tr w:rsidR="00545B46" w:rsidRPr="007673EB" w14:paraId="1F61BB6B" w14:textId="77777777" w:rsidTr="00350F10">
        <w:trPr>
          <w:trHeight w:val="465"/>
        </w:trPr>
        <w:tc>
          <w:tcPr>
            <w:tcW w:w="800" w:type="dxa"/>
            <w:vMerge/>
            <w:shd w:val="clear" w:color="auto" w:fill="auto"/>
            <w:vAlign w:val="center"/>
          </w:tcPr>
          <w:p w14:paraId="24C58B25" w14:textId="77777777" w:rsidR="00545B46" w:rsidRPr="00350F10" w:rsidRDefault="00545B46" w:rsidP="00545B46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color w:val="FF0000"/>
                <w:sz w:val="20"/>
                <w:szCs w:val="20"/>
              </w:rPr>
            </w:pPr>
          </w:p>
        </w:tc>
        <w:tc>
          <w:tcPr>
            <w:tcW w:w="2143" w:type="dxa"/>
            <w:shd w:val="clear" w:color="auto" w:fill="auto"/>
            <w:vAlign w:val="center"/>
          </w:tcPr>
          <w:p w14:paraId="4977C20A" w14:textId="77777777" w:rsidR="00545B46" w:rsidRPr="00350F10" w:rsidRDefault="00545B46" w:rsidP="00545B46">
            <w:pPr>
              <w:pStyle w:val="af5"/>
              <w:keepLines w:val="0"/>
              <w:widowControl w:val="0"/>
              <w:rPr>
                <w:rFonts w:ascii="바탕" w:eastAsia="바탕" w:hAnsi="바탕"/>
                <w:color w:val="FF0000"/>
                <w:sz w:val="20"/>
                <w:szCs w:val="20"/>
              </w:rPr>
            </w:pPr>
            <w:r w:rsidRPr="00350F10">
              <w:rPr>
                <w:rFonts w:ascii="바탕" w:eastAsia="바탕" w:hAnsi="바탕" w:hint="eastAsia"/>
                <w:color w:val="FF0000"/>
                <w:sz w:val="20"/>
                <w:szCs w:val="20"/>
              </w:rPr>
              <w:t>Chopper</w:t>
            </w:r>
            <w:r w:rsidRPr="00350F10">
              <w:rPr>
                <w:rFonts w:ascii="바탕" w:eastAsia="바탕" w:hAnsi="바탕"/>
                <w:color w:val="FF0000"/>
                <w:sz w:val="20"/>
                <w:szCs w:val="20"/>
              </w:rPr>
              <w:t xml:space="preserve"> </w:t>
            </w:r>
            <w:r w:rsidRPr="00350F10">
              <w:rPr>
                <w:rFonts w:ascii="바탕" w:eastAsia="바탕" w:hAnsi="바탕" w:hint="eastAsia"/>
                <w:color w:val="FF0000"/>
                <w:sz w:val="20"/>
                <w:szCs w:val="20"/>
              </w:rPr>
              <w:t>속도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25BCAEF" w14:textId="77777777" w:rsidR="00545B46" w:rsidRPr="00350F10" w:rsidRDefault="00545B46" w:rsidP="00545B46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84E95F" w14:textId="77777777" w:rsidR="00545B46" w:rsidRPr="00350F10" w:rsidRDefault="00545B46" w:rsidP="00545B46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sz w:val="20"/>
                <w:szCs w:val="20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13F9C458" w14:textId="77777777" w:rsidR="00545B46" w:rsidRPr="00350F10" w:rsidRDefault="00545B46" w:rsidP="00545B46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sz w:val="20"/>
                <w:szCs w:val="20"/>
              </w:rPr>
            </w:pPr>
          </w:p>
        </w:tc>
        <w:tc>
          <w:tcPr>
            <w:tcW w:w="1081" w:type="dxa"/>
            <w:shd w:val="clear" w:color="auto" w:fill="auto"/>
            <w:vAlign w:val="center"/>
          </w:tcPr>
          <w:p w14:paraId="6FEE2DD8" w14:textId="77777777" w:rsidR="00545B46" w:rsidRPr="00350F10" w:rsidRDefault="00545B46" w:rsidP="00545B46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sz w:val="20"/>
                <w:szCs w:val="20"/>
              </w:rPr>
            </w:pPr>
          </w:p>
        </w:tc>
      </w:tr>
      <w:tr w:rsidR="00545B46" w:rsidRPr="007673EB" w14:paraId="5978F67C" w14:textId="77777777" w:rsidTr="00350F10">
        <w:trPr>
          <w:trHeight w:val="465"/>
        </w:trPr>
        <w:tc>
          <w:tcPr>
            <w:tcW w:w="800" w:type="dxa"/>
            <w:vMerge w:val="restart"/>
            <w:shd w:val="clear" w:color="auto" w:fill="auto"/>
            <w:vAlign w:val="center"/>
          </w:tcPr>
          <w:p w14:paraId="035FCCC5" w14:textId="77777777" w:rsidR="00545B46" w:rsidRDefault="00545B46" w:rsidP="00545B46">
            <w:pPr>
              <w:pStyle w:val="af5"/>
              <w:keepLines w:val="0"/>
              <w:widowControl w:val="0"/>
              <w:rPr>
                <w:rFonts w:ascii="바탕" w:eastAsia="바탕" w:hAnsi="바탕"/>
                <w:color w:val="FF0000"/>
                <w:sz w:val="20"/>
                <w:szCs w:val="20"/>
              </w:rPr>
            </w:pPr>
            <w:r>
              <w:rPr>
                <w:rFonts w:ascii="바탕" w:eastAsia="바탕" w:hAnsi="바탕" w:hint="eastAsia"/>
                <w:color w:val="FF0000"/>
                <w:sz w:val="20"/>
                <w:szCs w:val="20"/>
              </w:rPr>
              <w:t>건조</w:t>
            </w:r>
          </w:p>
          <w:p w14:paraId="0D3F4D54" w14:textId="77777777" w:rsidR="00545B46" w:rsidRPr="00350F10" w:rsidRDefault="00545B46" w:rsidP="00545B46">
            <w:pPr>
              <w:pStyle w:val="af5"/>
              <w:keepLines w:val="0"/>
              <w:widowControl w:val="0"/>
              <w:rPr>
                <w:rFonts w:ascii="바탕" w:eastAsia="바탕" w:hAnsi="바탕"/>
                <w:color w:val="FF0000"/>
                <w:sz w:val="20"/>
                <w:szCs w:val="20"/>
              </w:rPr>
            </w:pPr>
            <w:r>
              <w:rPr>
                <w:rFonts w:ascii="바탕" w:eastAsia="바탕" w:hAnsi="바탕" w:hint="eastAsia"/>
                <w:color w:val="FF0000"/>
                <w:sz w:val="20"/>
                <w:szCs w:val="20"/>
              </w:rPr>
              <w:t>(과립)</w:t>
            </w:r>
          </w:p>
        </w:tc>
        <w:tc>
          <w:tcPr>
            <w:tcW w:w="2143" w:type="dxa"/>
            <w:shd w:val="clear" w:color="auto" w:fill="auto"/>
            <w:vAlign w:val="center"/>
          </w:tcPr>
          <w:p w14:paraId="508645FD" w14:textId="77777777" w:rsidR="00545B46" w:rsidRPr="00350F10" w:rsidRDefault="00545B46" w:rsidP="00545B46">
            <w:pPr>
              <w:pStyle w:val="af5"/>
              <w:keepLines w:val="0"/>
              <w:widowControl w:val="0"/>
              <w:rPr>
                <w:rFonts w:ascii="바탕" w:eastAsia="바탕" w:hAnsi="바탕"/>
                <w:color w:val="FF0000"/>
                <w:sz w:val="20"/>
                <w:szCs w:val="20"/>
              </w:rPr>
            </w:pPr>
            <w:r>
              <w:rPr>
                <w:rFonts w:ascii="바탕" w:eastAsia="바탕" w:hAnsi="바탕" w:hint="eastAsia"/>
                <w:color w:val="FF0000"/>
                <w:sz w:val="20"/>
                <w:szCs w:val="20"/>
              </w:rPr>
              <w:t>건조온도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A37D6C6" w14:textId="77777777" w:rsidR="00545B46" w:rsidRPr="00350F10" w:rsidRDefault="00545B46" w:rsidP="00545B46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3737EE" w14:textId="77777777" w:rsidR="00545B46" w:rsidRPr="00350F10" w:rsidRDefault="00545B46" w:rsidP="00545B46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sz w:val="20"/>
                <w:szCs w:val="20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706982AB" w14:textId="77777777" w:rsidR="00545B46" w:rsidRPr="00350F10" w:rsidRDefault="00545B46" w:rsidP="00545B46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sz w:val="20"/>
                <w:szCs w:val="20"/>
              </w:rPr>
            </w:pPr>
          </w:p>
        </w:tc>
        <w:tc>
          <w:tcPr>
            <w:tcW w:w="1081" w:type="dxa"/>
            <w:shd w:val="clear" w:color="auto" w:fill="auto"/>
            <w:vAlign w:val="center"/>
          </w:tcPr>
          <w:p w14:paraId="1AC6D8D4" w14:textId="77777777" w:rsidR="00545B46" w:rsidRPr="00350F10" w:rsidRDefault="00545B46" w:rsidP="00545B46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sz w:val="20"/>
                <w:szCs w:val="20"/>
              </w:rPr>
            </w:pPr>
          </w:p>
        </w:tc>
      </w:tr>
      <w:tr w:rsidR="00545B46" w:rsidRPr="007673EB" w14:paraId="64F8D397" w14:textId="77777777" w:rsidTr="00350F10">
        <w:trPr>
          <w:trHeight w:val="465"/>
        </w:trPr>
        <w:tc>
          <w:tcPr>
            <w:tcW w:w="800" w:type="dxa"/>
            <w:vMerge/>
            <w:shd w:val="clear" w:color="auto" w:fill="auto"/>
            <w:vAlign w:val="center"/>
          </w:tcPr>
          <w:p w14:paraId="1094D91A" w14:textId="77777777" w:rsidR="00545B46" w:rsidRPr="00350F10" w:rsidRDefault="00545B46" w:rsidP="00545B46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color w:val="FF0000"/>
                <w:sz w:val="20"/>
                <w:szCs w:val="20"/>
              </w:rPr>
            </w:pPr>
          </w:p>
        </w:tc>
        <w:tc>
          <w:tcPr>
            <w:tcW w:w="2143" w:type="dxa"/>
            <w:shd w:val="clear" w:color="auto" w:fill="auto"/>
            <w:vAlign w:val="center"/>
          </w:tcPr>
          <w:p w14:paraId="39597D0F" w14:textId="77777777" w:rsidR="00545B46" w:rsidRPr="00350F10" w:rsidRDefault="00545B46" w:rsidP="00545B46">
            <w:pPr>
              <w:pStyle w:val="af5"/>
              <w:keepLines w:val="0"/>
              <w:widowControl w:val="0"/>
              <w:rPr>
                <w:rFonts w:ascii="바탕" w:eastAsia="바탕" w:hAnsi="바탕"/>
                <w:color w:val="FF0000"/>
                <w:sz w:val="20"/>
                <w:szCs w:val="20"/>
              </w:rPr>
            </w:pPr>
            <w:r>
              <w:rPr>
                <w:rFonts w:ascii="바탕" w:eastAsia="바탕" w:hAnsi="바탕" w:hint="eastAsia"/>
                <w:color w:val="FF0000"/>
                <w:sz w:val="20"/>
                <w:szCs w:val="20"/>
              </w:rPr>
              <w:t>건조시간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91F6E48" w14:textId="77777777" w:rsidR="00545B46" w:rsidRPr="00350F10" w:rsidRDefault="00545B46" w:rsidP="00545B46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D6A517" w14:textId="77777777" w:rsidR="00545B46" w:rsidRPr="00350F10" w:rsidRDefault="00545B46" w:rsidP="00545B46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sz w:val="20"/>
                <w:szCs w:val="20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16880A2C" w14:textId="77777777" w:rsidR="00545B46" w:rsidRPr="00350F10" w:rsidRDefault="00545B46" w:rsidP="00545B46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sz w:val="20"/>
                <w:szCs w:val="20"/>
              </w:rPr>
            </w:pPr>
          </w:p>
        </w:tc>
        <w:tc>
          <w:tcPr>
            <w:tcW w:w="1081" w:type="dxa"/>
            <w:shd w:val="clear" w:color="auto" w:fill="auto"/>
            <w:vAlign w:val="center"/>
          </w:tcPr>
          <w:p w14:paraId="7BFAF0E7" w14:textId="77777777" w:rsidR="00545B46" w:rsidRPr="00350F10" w:rsidRDefault="00545B46" w:rsidP="00545B46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sz w:val="20"/>
                <w:szCs w:val="20"/>
              </w:rPr>
            </w:pPr>
          </w:p>
        </w:tc>
      </w:tr>
      <w:tr w:rsidR="00545B46" w:rsidRPr="007673EB" w14:paraId="57ECF656" w14:textId="77777777" w:rsidTr="00350F10">
        <w:trPr>
          <w:trHeight w:val="465"/>
        </w:trPr>
        <w:tc>
          <w:tcPr>
            <w:tcW w:w="800" w:type="dxa"/>
            <w:vMerge w:val="restart"/>
            <w:shd w:val="clear" w:color="auto" w:fill="auto"/>
            <w:vAlign w:val="center"/>
          </w:tcPr>
          <w:p w14:paraId="38DA237E" w14:textId="77777777" w:rsidR="00545B46" w:rsidRPr="00350F10" w:rsidRDefault="00545B46" w:rsidP="00545B46">
            <w:pPr>
              <w:pStyle w:val="af5"/>
              <w:keepLines w:val="0"/>
              <w:widowControl w:val="0"/>
              <w:rPr>
                <w:rFonts w:ascii="바탕" w:eastAsia="바탕" w:hAnsi="바탕"/>
                <w:color w:val="FF0000"/>
                <w:sz w:val="20"/>
                <w:szCs w:val="20"/>
              </w:rPr>
            </w:pPr>
            <w:proofErr w:type="spellStart"/>
            <w:r w:rsidRPr="00350F10">
              <w:rPr>
                <w:rFonts w:ascii="바탕" w:eastAsia="바탕" w:hAnsi="바탕" w:hint="eastAsia"/>
                <w:color w:val="FF0000"/>
                <w:sz w:val="20"/>
                <w:szCs w:val="20"/>
              </w:rPr>
              <w:t>타정</w:t>
            </w:r>
            <w:proofErr w:type="spellEnd"/>
          </w:p>
        </w:tc>
        <w:tc>
          <w:tcPr>
            <w:tcW w:w="2143" w:type="dxa"/>
            <w:shd w:val="clear" w:color="auto" w:fill="auto"/>
            <w:vAlign w:val="center"/>
          </w:tcPr>
          <w:p w14:paraId="2390783C" w14:textId="77777777" w:rsidR="00545B46" w:rsidRPr="00350F10" w:rsidRDefault="00545B46" w:rsidP="00545B46">
            <w:pPr>
              <w:pStyle w:val="af5"/>
              <w:keepLines w:val="0"/>
              <w:widowControl w:val="0"/>
              <w:rPr>
                <w:rFonts w:ascii="바탕" w:eastAsia="바탕" w:hAnsi="바탕"/>
                <w:color w:val="FF0000"/>
                <w:sz w:val="20"/>
                <w:szCs w:val="20"/>
              </w:rPr>
            </w:pPr>
            <w:proofErr w:type="spellStart"/>
            <w:r>
              <w:rPr>
                <w:rFonts w:ascii="바탕" w:eastAsia="바탕" w:hAnsi="바탕" w:hint="eastAsia"/>
                <w:color w:val="FF0000"/>
                <w:sz w:val="20"/>
                <w:szCs w:val="20"/>
              </w:rPr>
              <w:t>타정압</w:t>
            </w:r>
            <w:proofErr w:type="spellEnd"/>
          </w:p>
        </w:tc>
        <w:tc>
          <w:tcPr>
            <w:tcW w:w="1985" w:type="dxa"/>
            <w:shd w:val="clear" w:color="auto" w:fill="auto"/>
            <w:vAlign w:val="center"/>
          </w:tcPr>
          <w:p w14:paraId="78615901" w14:textId="77777777" w:rsidR="00545B46" w:rsidRPr="00350F10" w:rsidRDefault="00545B46" w:rsidP="00545B46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A078F1" w14:textId="77777777" w:rsidR="00545B46" w:rsidRPr="00350F10" w:rsidRDefault="00545B46" w:rsidP="00545B46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sz w:val="20"/>
                <w:szCs w:val="20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2C4C9FE0" w14:textId="77777777" w:rsidR="00545B46" w:rsidRPr="00350F10" w:rsidRDefault="00545B46" w:rsidP="00545B46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sz w:val="20"/>
                <w:szCs w:val="20"/>
              </w:rPr>
            </w:pPr>
          </w:p>
        </w:tc>
        <w:tc>
          <w:tcPr>
            <w:tcW w:w="1081" w:type="dxa"/>
            <w:shd w:val="clear" w:color="auto" w:fill="auto"/>
            <w:vAlign w:val="center"/>
          </w:tcPr>
          <w:p w14:paraId="129E248D" w14:textId="77777777" w:rsidR="00545B46" w:rsidRPr="00350F10" w:rsidRDefault="00545B46" w:rsidP="00545B46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sz w:val="20"/>
                <w:szCs w:val="20"/>
              </w:rPr>
            </w:pPr>
          </w:p>
        </w:tc>
      </w:tr>
      <w:tr w:rsidR="00545B46" w:rsidRPr="007673EB" w14:paraId="0DD37119" w14:textId="77777777" w:rsidTr="00350F10">
        <w:trPr>
          <w:trHeight w:val="465"/>
        </w:trPr>
        <w:tc>
          <w:tcPr>
            <w:tcW w:w="800" w:type="dxa"/>
            <w:vMerge/>
            <w:shd w:val="clear" w:color="auto" w:fill="auto"/>
            <w:vAlign w:val="center"/>
          </w:tcPr>
          <w:p w14:paraId="38B3152A" w14:textId="77777777" w:rsidR="00545B46" w:rsidRPr="00350F10" w:rsidRDefault="00545B46" w:rsidP="00545B46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color w:val="FF0000"/>
                <w:sz w:val="20"/>
                <w:szCs w:val="20"/>
              </w:rPr>
            </w:pPr>
          </w:p>
        </w:tc>
        <w:tc>
          <w:tcPr>
            <w:tcW w:w="2143" w:type="dxa"/>
            <w:shd w:val="clear" w:color="auto" w:fill="auto"/>
            <w:vAlign w:val="center"/>
          </w:tcPr>
          <w:p w14:paraId="493FB084" w14:textId="77777777" w:rsidR="00545B46" w:rsidRPr="00350F10" w:rsidRDefault="00545B46" w:rsidP="00545B46">
            <w:pPr>
              <w:pStyle w:val="af5"/>
              <w:keepLines w:val="0"/>
              <w:widowControl w:val="0"/>
              <w:rPr>
                <w:rFonts w:ascii="바탕" w:eastAsia="바탕" w:hAnsi="바탕"/>
                <w:color w:val="FF0000"/>
                <w:sz w:val="20"/>
                <w:szCs w:val="20"/>
              </w:rPr>
            </w:pPr>
            <w:proofErr w:type="spellStart"/>
            <w:r>
              <w:rPr>
                <w:rFonts w:ascii="바탕" w:eastAsia="바탕" w:hAnsi="바탕" w:hint="eastAsia"/>
                <w:color w:val="FF0000"/>
                <w:sz w:val="20"/>
                <w:szCs w:val="20"/>
              </w:rPr>
              <w:t>타정속도</w:t>
            </w:r>
            <w:proofErr w:type="spellEnd"/>
          </w:p>
        </w:tc>
        <w:tc>
          <w:tcPr>
            <w:tcW w:w="1985" w:type="dxa"/>
            <w:shd w:val="clear" w:color="auto" w:fill="auto"/>
            <w:vAlign w:val="center"/>
          </w:tcPr>
          <w:p w14:paraId="2B63A400" w14:textId="77777777" w:rsidR="00545B46" w:rsidRPr="00350F10" w:rsidRDefault="00545B46" w:rsidP="00545B46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976AFE" w14:textId="77777777" w:rsidR="00545B46" w:rsidRPr="00350F10" w:rsidRDefault="00545B46" w:rsidP="00545B46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sz w:val="20"/>
                <w:szCs w:val="20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53F067B1" w14:textId="77777777" w:rsidR="00545B46" w:rsidRPr="00350F10" w:rsidRDefault="00545B46" w:rsidP="00545B46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sz w:val="20"/>
                <w:szCs w:val="20"/>
              </w:rPr>
            </w:pPr>
          </w:p>
        </w:tc>
        <w:tc>
          <w:tcPr>
            <w:tcW w:w="1081" w:type="dxa"/>
            <w:shd w:val="clear" w:color="auto" w:fill="auto"/>
            <w:vAlign w:val="center"/>
          </w:tcPr>
          <w:p w14:paraId="48C6CDD6" w14:textId="77777777" w:rsidR="00545B46" w:rsidRPr="00350F10" w:rsidRDefault="00545B46" w:rsidP="00545B46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sz w:val="20"/>
                <w:szCs w:val="20"/>
              </w:rPr>
            </w:pPr>
          </w:p>
        </w:tc>
      </w:tr>
      <w:tr w:rsidR="00545B46" w:rsidRPr="007673EB" w14:paraId="570B36C9" w14:textId="77777777" w:rsidTr="00350F10">
        <w:trPr>
          <w:trHeight w:val="465"/>
        </w:trPr>
        <w:tc>
          <w:tcPr>
            <w:tcW w:w="800" w:type="dxa"/>
            <w:vMerge w:val="restart"/>
            <w:shd w:val="clear" w:color="auto" w:fill="auto"/>
            <w:vAlign w:val="center"/>
          </w:tcPr>
          <w:p w14:paraId="03A68435" w14:textId="77777777" w:rsidR="00545B46" w:rsidRPr="00350F10" w:rsidRDefault="00545B46" w:rsidP="00545B46">
            <w:pPr>
              <w:pStyle w:val="af5"/>
              <w:widowControl w:val="0"/>
              <w:rPr>
                <w:rFonts w:ascii="바탕" w:eastAsia="바탕" w:hAnsi="바탕"/>
                <w:color w:val="FF0000"/>
                <w:sz w:val="20"/>
                <w:szCs w:val="20"/>
              </w:rPr>
            </w:pPr>
            <w:r w:rsidRPr="00350F10">
              <w:rPr>
                <w:rFonts w:ascii="바탕" w:eastAsia="바탕" w:hAnsi="바탕" w:hint="eastAsia"/>
                <w:color w:val="FF0000"/>
                <w:sz w:val="20"/>
                <w:szCs w:val="20"/>
              </w:rPr>
              <w:t>코팅</w:t>
            </w:r>
          </w:p>
        </w:tc>
        <w:tc>
          <w:tcPr>
            <w:tcW w:w="2143" w:type="dxa"/>
            <w:shd w:val="clear" w:color="auto" w:fill="auto"/>
            <w:vAlign w:val="center"/>
          </w:tcPr>
          <w:p w14:paraId="262A9A9B" w14:textId="77777777" w:rsidR="00545B46" w:rsidRPr="00350F10" w:rsidRDefault="00545B46" w:rsidP="00545B46">
            <w:pPr>
              <w:pStyle w:val="af5"/>
              <w:keepLines w:val="0"/>
              <w:widowControl w:val="0"/>
              <w:rPr>
                <w:rFonts w:ascii="바탕" w:eastAsia="바탕" w:hAnsi="바탕"/>
                <w:color w:val="FF0000"/>
                <w:sz w:val="20"/>
                <w:szCs w:val="20"/>
              </w:rPr>
            </w:pPr>
            <w:r>
              <w:rPr>
                <w:rFonts w:ascii="바탕" w:eastAsia="바탕" w:hAnsi="바탕" w:hint="eastAsia"/>
                <w:color w:val="FF0000"/>
                <w:sz w:val="20"/>
                <w:szCs w:val="20"/>
              </w:rPr>
              <w:t>코팅온도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B79EC5F" w14:textId="77777777" w:rsidR="00545B46" w:rsidRPr="00350F10" w:rsidRDefault="00545B46" w:rsidP="00545B46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6DDDF8" w14:textId="77777777" w:rsidR="00545B46" w:rsidRPr="00350F10" w:rsidRDefault="00545B46" w:rsidP="00545B46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sz w:val="20"/>
                <w:szCs w:val="20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54E92452" w14:textId="77777777" w:rsidR="00545B46" w:rsidRPr="00350F10" w:rsidRDefault="00545B46" w:rsidP="00545B46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sz w:val="20"/>
                <w:szCs w:val="20"/>
              </w:rPr>
            </w:pPr>
          </w:p>
        </w:tc>
        <w:tc>
          <w:tcPr>
            <w:tcW w:w="1081" w:type="dxa"/>
            <w:shd w:val="clear" w:color="auto" w:fill="auto"/>
            <w:vAlign w:val="center"/>
          </w:tcPr>
          <w:p w14:paraId="0F234498" w14:textId="77777777" w:rsidR="00545B46" w:rsidRPr="00350F10" w:rsidRDefault="00545B46" w:rsidP="00545B46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sz w:val="20"/>
                <w:szCs w:val="20"/>
              </w:rPr>
            </w:pPr>
          </w:p>
        </w:tc>
      </w:tr>
      <w:tr w:rsidR="00545B46" w:rsidRPr="007673EB" w14:paraId="65274D97" w14:textId="77777777" w:rsidTr="00350F10">
        <w:trPr>
          <w:trHeight w:val="465"/>
        </w:trPr>
        <w:tc>
          <w:tcPr>
            <w:tcW w:w="800" w:type="dxa"/>
            <w:vMerge/>
            <w:shd w:val="clear" w:color="auto" w:fill="auto"/>
            <w:vAlign w:val="center"/>
          </w:tcPr>
          <w:p w14:paraId="6441A65E" w14:textId="77777777" w:rsidR="00545B46" w:rsidRPr="00350F10" w:rsidRDefault="00545B46" w:rsidP="00545B46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color w:val="FF0000"/>
                <w:sz w:val="20"/>
                <w:szCs w:val="20"/>
              </w:rPr>
            </w:pPr>
          </w:p>
        </w:tc>
        <w:tc>
          <w:tcPr>
            <w:tcW w:w="2143" w:type="dxa"/>
            <w:shd w:val="clear" w:color="auto" w:fill="auto"/>
            <w:vAlign w:val="center"/>
          </w:tcPr>
          <w:p w14:paraId="45984CD3" w14:textId="77777777" w:rsidR="00545B46" w:rsidRPr="00350F10" w:rsidRDefault="009B263D" w:rsidP="00545B46">
            <w:pPr>
              <w:pStyle w:val="af5"/>
              <w:keepLines w:val="0"/>
              <w:widowControl w:val="0"/>
              <w:rPr>
                <w:rFonts w:ascii="바탕" w:eastAsia="바탕" w:hAnsi="바탕"/>
                <w:color w:val="FF0000"/>
                <w:sz w:val="20"/>
                <w:szCs w:val="20"/>
              </w:rPr>
            </w:pPr>
            <w:r>
              <w:rPr>
                <w:rFonts w:ascii="바탕" w:eastAsia="바탕" w:hAnsi="바탕"/>
                <w:color w:val="FF0000"/>
                <w:sz w:val="20"/>
                <w:szCs w:val="20"/>
              </w:rPr>
              <w:t>P</w:t>
            </w:r>
            <w:r>
              <w:rPr>
                <w:rFonts w:ascii="바탕" w:eastAsia="바탕" w:hAnsi="바탕" w:hint="eastAsia"/>
                <w:color w:val="FF0000"/>
                <w:sz w:val="20"/>
                <w:szCs w:val="20"/>
              </w:rPr>
              <w:t xml:space="preserve">an </w:t>
            </w:r>
            <w:r>
              <w:rPr>
                <w:rFonts w:ascii="바탕" w:eastAsia="바탕" w:hAnsi="바탕"/>
                <w:color w:val="FF0000"/>
                <w:sz w:val="20"/>
                <w:szCs w:val="20"/>
              </w:rPr>
              <w:t>speed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7EC80AF9" w14:textId="77777777" w:rsidR="00545B46" w:rsidRPr="00350F10" w:rsidRDefault="00545B46" w:rsidP="00545B46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59E7DE" w14:textId="77777777" w:rsidR="00545B46" w:rsidRPr="00350F10" w:rsidRDefault="00545B46" w:rsidP="00545B46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sz w:val="20"/>
                <w:szCs w:val="20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232121C4" w14:textId="77777777" w:rsidR="00545B46" w:rsidRPr="00350F10" w:rsidRDefault="00545B46" w:rsidP="00545B46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sz w:val="20"/>
                <w:szCs w:val="20"/>
              </w:rPr>
            </w:pPr>
          </w:p>
        </w:tc>
        <w:tc>
          <w:tcPr>
            <w:tcW w:w="1081" w:type="dxa"/>
            <w:shd w:val="clear" w:color="auto" w:fill="auto"/>
            <w:vAlign w:val="center"/>
          </w:tcPr>
          <w:p w14:paraId="4919282E" w14:textId="77777777" w:rsidR="00545B46" w:rsidRPr="00350F10" w:rsidRDefault="00545B46" w:rsidP="00545B46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sz w:val="20"/>
                <w:szCs w:val="20"/>
              </w:rPr>
            </w:pPr>
          </w:p>
        </w:tc>
      </w:tr>
      <w:tr w:rsidR="00545B46" w:rsidRPr="007673EB" w14:paraId="1E7662A3" w14:textId="77777777" w:rsidTr="00350F10">
        <w:trPr>
          <w:trHeight w:val="465"/>
        </w:trPr>
        <w:tc>
          <w:tcPr>
            <w:tcW w:w="800" w:type="dxa"/>
            <w:vMerge w:val="restart"/>
            <w:shd w:val="clear" w:color="auto" w:fill="auto"/>
            <w:vAlign w:val="center"/>
          </w:tcPr>
          <w:p w14:paraId="2FD894BD" w14:textId="77777777" w:rsidR="00545B46" w:rsidRPr="00350F10" w:rsidRDefault="00545B46" w:rsidP="00545B46">
            <w:pPr>
              <w:pStyle w:val="af5"/>
              <w:keepLines w:val="0"/>
              <w:widowControl w:val="0"/>
              <w:rPr>
                <w:rFonts w:ascii="바탕" w:eastAsia="바탕" w:hAnsi="바탕"/>
                <w:color w:val="FF0000"/>
                <w:sz w:val="20"/>
                <w:szCs w:val="20"/>
              </w:rPr>
            </w:pPr>
            <w:r>
              <w:rPr>
                <w:rFonts w:ascii="바탕" w:eastAsia="바탕" w:hAnsi="바탕" w:hint="eastAsia"/>
                <w:color w:val="FF0000"/>
                <w:sz w:val="20"/>
                <w:szCs w:val="20"/>
              </w:rPr>
              <w:t>포장</w:t>
            </w:r>
          </w:p>
        </w:tc>
        <w:tc>
          <w:tcPr>
            <w:tcW w:w="2143" w:type="dxa"/>
            <w:shd w:val="clear" w:color="auto" w:fill="auto"/>
            <w:vAlign w:val="center"/>
          </w:tcPr>
          <w:p w14:paraId="22CEEC4E" w14:textId="77777777" w:rsidR="00545B46" w:rsidRPr="00350F10" w:rsidRDefault="00545B46" w:rsidP="00545B46">
            <w:pPr>
              <w:pStyle w:val="af5"/>
              <w:keepLines w:val="0"/>
              <w:widowControl w:val="0"/>
              <w:rPr>
                <w:rFonts w:ascii="바탕" w:eastAsia="바탕" w:hAnsi="바탕"/>
                <w:color w:val="FF0000"/>
                <w:sz w:val="20"/>
                <w:szCs w:val="20"/>
              </w:rPr>
            </w:pPr>
            <w:r>
              <w:rPr>
                <w:rFonts w:ascii="바탕" w:eastAsia="바탕" w:hAnsi="바탕" w:hint="eastAsia"/>
                <w:color w:val="FF0000"/>
                <w:sz w:val="20"/>
                <w:szCs w:val="20"/>
              </w:rPr>
              <w:t>포장속도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774C3769" w14:textId="77777777" w:rsidR="00545B46" w:rsidRPr="00350F10" w:rsidRDefault="00545B46" w:rsidP="00545B46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F6B77F" w14:textId="77777777" w:rsidR="00545B46" w:rsidRPr="00350F10" w:rsidRDefault="00545B46" w:rsidP="00545B46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sz w:val="20"/>
                <w:szCs w:val="20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30EA62D2" w14:textId="77777777" w:rsidR="00545B46" w:rsidRPr="00350F10" w:rsidRDefault="00545B46" w:rsidP="00545B46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sz w:val="20"/>
                <w:szCs w:val="20"/>
              </w:rPr>
            </w:pPr>
          </w:p>
        </w:tc>
        <w:tc>
          <w:tcPr>
            <w:tcW w:w="1081" w:type="dxa"/>
            <w:shd w:val="clear" w:color="auto" w:fill="auto"/>
            <w:vAlign w:val="center"/>
          </w:tcPr>
          <w:p w14:paraId="2ADDEA68" w14:textId="77777777" w:rsidR="00545B46" w:rsidRPr="00350F10" w:rsidRDefault="00545B46" w:rsidP="00545B46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sz w:val="20"/>
                <w:szCs w:val="20"/>
              </w:rPr>
            </w:pPr>
          </w:p>
        </w:tc>
      </w:tr>
      <w:tr w:rsidR="00545B46" w:rsidRPr="007673EB" w14:paraId="42662A22" w14:textId="77777777" w:rsidTr="00350F10">
        <w:trPr>
          <w:trHeight w:val="465"/>
        </w:trPr>
        <w:tc>
          <w:tcPr>
            <w:tcW w:w="800" w:type="dxa"/>
            <w:vMerge/>
            <w:shd w:val="clear" w:color="auto" w:fill="auto"/>
            <w:vAlign w:val="center"/>
          </w:tcPr>
          <w:p w14:paraId="3EB2CC4D" w14:textId="77777777" w:rsidR="00545B46" w:rsidRPr="00350F10" w:rsidRDefault="00545B46" w:rsidP="00545B46">
            <w:pPr>
              <w:pStyle w:val="af5"/>
              <w:keepLines w:val="0"/>
              <w:widowControl w:val="0"/>
              <w:ind w:firstLine="200"/>
              <w:rPr>
                <w:rFonts w:ascii="바탕" w:eastAsia="바탕" w:hAnsi="바탕"/>
                <w:color w:val="FF0000"/>
                <w:sz w:val="20"/>
                <w:szCs w:val="20"/>
              </w:rPr>
            </w:pPr>
          </w:p>
        </w:tc>
        <w:tc>
          <w:tcPr>
            <w:tcW w:w="2143" w:type="dxa"/>
            <w:shd w:val="clear" w:color="auto" w:fill="auto"/>
            <w:vAlign w:val="center"/>
          </w:tcPr>
          <w:p w14:paraId="6C546B94" w14:textId="77777777" w:rsidR="00545B46" w:rsidRDefault="00545B46" w:rsidP="00545B46">
            <w:pPr>
              <w:widowControl w:val="0"/>
              <w:rPr>
                <w:color w:val="FF0000"/>
                <w:sz w:val="20"/>
                <w:szCs w:val="20"/>
                <w:lang w:eastAsia="ko-KR"/>
              </w:rPr>
            </w:pPr>
            <w:r>
              <w:rPr>
                <w:rFonts w:hint="eastAsia"/>
                <w:color w:val="FF0000"/>
                <w:sz w:val="20"/>
                <w:szCs w:val="20"/>
                <w:lang w:eastAsia="ko-KR"/>
              </w:rPr>
              <w:t>접착온도</w:t>
            </w:r>
          </w:p>
          <w:p w14:paraId="7DB00326" w14:textId="77777777" w:rsidR="00545B46" w:rsidRPr="00350F10" w:rsidRDefault="00545B46" w:rsidP="00545B46">
            <w:pPr>
              <w:widowControl w:val="0"/>
              <w:rPr>
                <w:color w:val="FF0000"/>
                <w:sz w:val="20"/>
                <w:szCs w:val="20"/>
                <w:lang w:eastAsia="ko-KR"/>
              </w:rPr>
            </w:pPr>
            <w:r w:rsidRPr="00545B46">
              <w:rPr>
                <w:rFonts w:hint="eastAsia"/>
                <w:color w:val="FF0000"/>
                <w:sz w:val="18"/>
                <w:szCs w:val="20"/>
                <w:lang w:eastAsia="ko-KR"/>
              </w:rPr>
              <w:t>(</w:t>
            </w:r>
            <w:proofErr w:type="spellStart"/>
            <w:r w:rsidRPr="00545B46">
              <w:rPr>
                <w:rFonts w:hint="eastAsia"/>
                <w:color w:val="FF0000"/>
                <w:sz w:val="18"/>
                <w:szCs w:val="20"/>
                <w:lang w:eastAsia="ko-KR"/>
              </w:rPr>
              <w:t>블리스터포장의</w:t>
            </w:r>
            <w:proofErr w:type="spellEnd"/>
            <w:r w:rsidRPr="00545B46">
              <w:rPr>
                <w:rFonts w:hint="eastAsia"/>
                <w:color w:val="FF0000"/>
                <w:sz w:val="18"/>
                <w:szCs w:val="20"/>
                <w:lang w:eastAsia="ko-KR"/>
              </w:rPr>
              <w:t xml:space="preserve"> </w:t>
            </w:r>
            <w:r w:rsidRPr="00545B46">
              <w:rPr>
                <w:rFonts w:hint="eastAsia"/>
                <w:color w:val="FF0000"/>
                <w:sz w:val="18"/>
                <w:szCs w:val="20"/>
                <w:lang w:eastAsia="ko-KR"/>
              </w:rPr>
              <w:t>경우</w:t>
            </w:r>
            <w:r w:rsidRPr="00545B46">
              <w:rPr>
                <w:rFonts w:hint="eastAsia"/>
                <w:color w:val="FF0000"/>
                <w:sz w:val="18"/>
                <w:szCs w:val="20"/>
                <w:lang w:eastAsia="ko-KR"/>
              </w:rPr>
              <w:t>)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475C8B5" w14:textId="77777777" w:rsidR="00545B46" w:rsidRPr="007673EB" w:rsidRDefault="00545B46" w:rsidP="00545B46">
            <w:pPr>
              <w:widowControl w:val="0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A1A3FE" w14:textId="77777777" w:rsidR="00545B46" w:rsidRPr="007673EB" w:rsidRDefault="00545B46" w:rsidP="00545B46">
            <w:pPr>
              <w:widowControl w:val="0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751D11C0" w14:textId="77777777" w:rsidR="00545B46" w:rsidRPr="007673EB" w:rsidRDefault="00545B46" w:rsidP="00545B46">
            <w:pPr>
              <w:widowControl w:val="0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081" w:type="dxa"/>
            <w:shd w:val="clear" w:color="auto" w:fill="auto"/>
            <w:vAlign w:val="center"/>
          </w:tcPr>
          <w:p w14:paraId="773EE1B7" w14:textId="77777777" w:rsidR="00545B46" w:rsidRPr="007673EB" w:rsidRDefault="00545B46" w:rsidP="00545B46">
            <w:pPr>
              <w:widowControl w:val="0"/>
              <w:jc w:val="center"/>
              <w:rPr>
                <w:sz w:val="20"/>
                <w:szCs w:val="20"/>
                <w:lang w:eastAsia="ko-KR"/>
              </w:rPr>
            </w:pPr>
          </w:p>
        </w:tc>
      </w:tr>
    </w:tbl>
    <w:p w14:paraId="646B2F8B" w14:textId="77777777" w:rsidR="004E680B" w:rsidRPr="007673EB" w:rsidRDefault="004E680B" w:rsidP="00F968D7">
      <w:pPr>
        <w:pStyle w:val="2d"/>
        <w:widowControl w:val="0"/>
        <w:spacing w:before="80"/>
        <w:jc w:val="right"/>
        <w:outlineLvl w:val="9"/>
        <w:rPr>
          <w:sz w:val="20"/>
          <w:szCs w:val="20"/>
        </w:rPr>
      </w:pPr>
      <w:r w:rsidRPr="007673EB">
        <w:rPr>
          <w:sz w:val="20"/>
          <w:szCs w:val="20"/>
        </w:rPr>
        <w:t>QS03001-A</w:t>
      </w:r>
      <w:r w:rsidRPr="007673EB">
        <w:rPr>
          <w:rFonts w:hint="eastAsia"/>
          <w:sz w:val="20"/>
          <w:szCs w:val="20"/>
        </w:rPr>
        <w:t xml:space="preserve">13(1.0) </w:t>
      </w:r>
      <w:r w:rsidRPr="007673EB">
        <w:rPr>
          <w:rFonts w:hint="eastAsia"/>
          <w:i/>
          <w:sz w:val="20"/>
          <w:szCs w:val="20"/>
        </w:rPr>
        <w:t>주요</w:t>
      </w:r>
      <w:r w:rsidRPr="007673EB">
        <w:rPr>
          <w:rFonts w:hint="eastAsia"/>
          <w:i/>
          <w:sz w:val="20"/>
          <w:szCs w:val="20"/>
        </w:rPr>
        <w:t xml:space="preserve"> </w:t>
      </w:r>
      <w:r w:rsidRPr="007673EB">
        <w:rPr>
          <w:rFonts w:hint="eastAsia"/>
          <w:i/>
          <w:sz w:val="20"/>
          <w:szCs w:val="20"/>
        </w:rPr>
        <w:t>공정</w:t>
      </w:r>
      <w:r w:rsidRPr="007673EB">
        <w:rPr>
          <w:rFonts w:hint="eastAsia"/>
          <w:i/>
          <w:sz w:val="20"/>
          <w:szCs w:val="20"/>
        </w:rPr>
        <w:t xml:space="preserve"> </w:t>
      </w:r>
      <w:r w:rsidRPr="007673EB">
        <w:rPr>
          <w:rFonts w:hint="eastAsia"/>
          <w:i/>
          <w:sz w:val="20"/>
          <w:szCs w:val="20"/>
        </w:rPr>
        <w:t>변수</w:t>
      </w:r>
      <w:r w:rsidRPr="007673EB">
        <w:rPr>
          <w:rFonts w:hint="eastAsia"/>
          <w:i/>
          <w:sz w:val="20"/>
          <w:szCs w:val="20"/>
        </w:rPr>
        <w:t xml:space="preserve"> </w:t>
      </w:r>
      <w:r w:rsidRPr="007673EB">
        <w:rPr>
          <w:rFonts w:hint="eastAsia"/>
          <w:i/>
          <w:sz w:val="20"/>
          <w:szCs w:val="20"/>
        </w:rPr>
        <w:t>결과</w:t>
      </w:r>
      <w:r w:rsidRPr="007673EB">
        <w:rPr>
          <w:rFonts w:hint="eastAsia"/>
          <w:sz w:val="20"/>
          <w:szCs w:val="20"/>
        </w:rPr>
        <w:t xml:space="preserve"> </w:t>
      </w:r>
      <w:r w:rsidRPr="007673EB">
        <w:rPr>
          <w:rFonts w:hint="eastAsia"/>
          <w:sz w:val="20"/>
          <w:szCs w:val="20"/>
        </w:rPr>
        <w:t>참조</w:t>
      </w:r>
    </w:p>
    <w:p w14:paraId="7F0BD57D" w14:textId="1BB47D01" w:rsidR="004E680B" w:rsidRPr="007673EB" w:rsidRDefault="00545B46" w:rsidP="00ED7AB0">
      <w:pPr>
        <w:pStyle w:val="2"/>
      </w:pPr>
      <w:r>
        <w:t xml:space="preserve"> </w:t>
      </w:r>
      <w:r w:rsidR="004E680B" w:rsidRPr="00D31C63">
        <w:t>Yields</w:t>
      </w:r>
      <w:r w:rsidR="004E680B" w:rsidRPr="007673EB">
        <w:rPr>
          <w:rFonts w:hint="eastAsia"/>
        </w:rPr>
        <w:t xml:space="preserve"> </w:t>
      </w:r>
      <w:proofErr w:type="spellStart"/>
      <w:r w:rsidR="004E680B" w:rsidRPr="007673EB">
        <w:rPr>
          <w:rFonts w:hint="eastAsia"/>
        </w:rPr>
        <w:t>수율</w:t>
      </w:r>
      <w:proofErr w:type="spellEnd"/>
    </w:p>
    <w:p w14:paraId="040A0F21" w14:textId="4EF60DA0" w:rsidR="004E680B" w:rsidRDefault="007407D6" w:rsidP="007407D6">
      <w:pPr>
        <w:pStyle w:val="2d"/>
        <w:widowControl w:val="0"/>
        <w:snapToGrid/>
        <w:spacing w:after="240"/>
        <w:outlineLvl w:val="2"/>
        <w:rPr>
          <w:color w:val="000000"/>
          <w:sz w:val="20"/>
          <w:szCs w:val="20"/>
        </w:rPr>
      </w:pPr>
      <w:r>
        <w:rPr>
          <w:rFonts w:hint="eastAsia"/>
          <w:color w:val="000000"/>
          <w:sz w:val="20"/>
          <w:szCs w:val="20"/>
        </w:rPr>
        <w:t>평가기간</w:t>
      </w:r>
      <w:r>
        <w:rPr>
          <w:rFonts w:hint="eastAsia"/>
          <w:color w:val="000000"/>
          <w:sz w:val="20"/>
          <w:szCs w:val="20"/>
        </w:rPr>
        <w:t xml:space="preserve"> </w:t>
      </w:r>
      <w:r>
        <w:rPr>
          <w:rFonts w:hint="eastAsia"/>
          <w:color w:val="000000"/>
          <w:sz w:val="20"/>
          <w:szCs w:val="20"/>
        </w:rPr>
        <w:t>동안</w:t>
      </w:r>
      <w:r>
        <w:rPr>
          <w:rFonts w:hint="eastAsia"/>
          <w:color w:val="000000"/>
          <w:sz w:val="20"/>
          <w:szCs w:val="20"/>
        </w:rPr>
        <w:t xml:space="preserve"> </w:t>
      </w:r>
      <w:r>
        <w:rPr>
          <w:rFonts w:hint="eastAsia"/>
          <w:color w:val="000000"/>
          <w:sz w:val="20"/>
          <w:szCs w:val="20"/>
        </w:rPr>
        <w:t>제조된</w:t>
      </w:r>
      <w:r>
        <w:rPr>
          <w:rFonts w:hint="eastAsia"/>
          <w:color w:val="000000"/>
          <w:sz w:val="20"/>
          <w:szCs w:val="20"/>
        </w:rPr>
        <w:t xml:space="preserve"> </w:t>
      </w:r>
      <w:r>
        <w:rPr>
          <w:rFonts w:hint="eastAsia"/>
          <w:color w:val="000000"/>
          <w:sz w:val="20"/>
          <w:szCs w:val="20"/>
        </w:rPr>
        <w:t>배치의</w:t>
      </w:r>
      <w:r>
        <w:rPr>
          <w:rFonts w:hint="eastAsia"/>
          <w:color w:val="000000"/>
          <w:sz w:val="20"/>
          <w:szCs w:val="20"/>
        </w:rPr>
        <w:t xml:space="preserve"> </w:t>
      </w:r>
      <w:proofErr w:type="spellStart"/>
      <w:r>
        <w:rPr>
          <w:rFonts w:hint="eastAsia"/>
          <w:color w:val="000000"/>
          <w:sz w:val="20"/>
          <w:szCs w:val="20"/>
        </w:rPr>
        <w:t>수율은</w:t>
      </w:r>
      <w:proofErr w:type="spellEnd"/>
      <w:r>
        <w:rPr>
          <w:rFonts w:hint="eastAsia"/>
          <w:color w:val="000000"/>
          <w:sz w:val="20"/>
          <w:szCs w:val="20"/>
        </w:rPr>
        <w:t xml:space="preserve"> </w:t>
      </w:r>
      <w:r>
        <w:rPr>
          <w:rFonts w:hint="eastAsia"/>
          <w:color w:val="000000"/>
          <w:sz w:val="20"/>
          <w:szCs w:val="20"/>
        </w:rPr>
        <w:t>설정된</w:t>
      </w:r>
      <w:r>
        <w:rPr>
          <w:rFonts w:hint="eastAsia"/>
          <w:color w:val="000000"/>
          <w:sz w:val="20"/>
          <w:szCs w:val="20"/>
        </w:rPr>
        <w:t xml:space="preserve"> </w:t>
      </w:r>
      <w:proofErr w:type="spellStart"/>
      <w:r>
        <w:rPr>
          <w:rFonts w:hint="eastAsia"/>
          <w:color w:val="000000"/>
          <w:sz w:val="20"/>
          <w:szCs w:val="20"/>
        </w:rPr>
        <w:t>수율</w:t>
      </w:r>
      <w:r w:rsidR="004E680B" w:rsidRPr="007407D6">
        <w:rPr>
          <w:rFonts w:hint="eastAsia"/>
          <w:color w:val="000000"/>
          <w:sz w:val="20"/>
          <w:szCs w:val="20"/>
        </w:rPr>
        <w:t>기준을</w:t>
      </w:r>
      <w:proofErr w:type="spellEnd"/>
      <w:r w:rsidR="004E680B" w:rsidRPr="007407D6">
        <w:rPr>
          <w:color w:val="000000"/>
          <w:sz w:val="20"/>
          <w:szCs w:val="20"/>
        </w:rPr>
        <w:t xml:space="preserve"> </w:t>
      </w:r>
      <w:proofErr w:type="spellStart"/>
      <w:r w:rsidR="004E680B" w:rsidRPr="007407D6">
        <w:rPr>
          <w:rFonts w:hint="eastAsia"/>
          <w:color w:val="000000"/>
          <w:sz w:val="20"/>
          <w:szCs w:val="20"/>
        </w:rPr>
        <w:t>충족하</w:t>
      </w:r>
      <w:r>
        <w:rPr>
          <w:rFonts w:hint="eastAsia"/>
          <w:color w:val="000000"/>
          <w:sz w:val="20"/>
          <w:szCs w:val="20"/>
        </w:rPr>
        <w:t>였</w:t>
      </w:r>
      <w:r w:rsidR="004E680B" w:rsidRPr="007407D6">
        <w:rPr>
          <w:rFonts w:hint="eastAsia"/>
          <w:color w:val="000000"/>
          <w:sz w:val="20"/>
          <w:szCs w:val="20"/>
        </w:rPr>
        <w:t>며</w:t>
      </w:r>
      <w:proofErr w:type="spellEnd"/>
      <w:r>
        <w:rPr>
          <w:rFonts w:hint="eastAsia"/>
          <w:color w:val="000000"/>
          <w:sz w:val="20"/>
          <w:szCs w:val="20"/>
        </w:rPr>
        <w:t xml:space="preserve">, </w:t>
      </w:r>
      <w:commentRangeStart w:id="73"/>
      <w:r>
        <w:rPr>
          <w:rFonts w:hint="eastAsia"/>
          <w:color w:val="000000"/>
          <w:sz w:val="20"/>
          <w:szCs w:val="20"/>
        </w:rPr>
        <w:t>설정된</w:t>
      </w:r>
      <w:r>
        <w:rPr>
          <w:rFonts w:hint="eastAsia"/>
          <w:color w:val="000000"/>
          <w:sz w:val="20"/>
          <w:szCs w:val="20"/>
        </w:rPr>
        <w:t xml:space="preserve"> </w:t>
      </w:r>
      <w:r>
        <w:rPr>
          <w:rFonts w:hint="eastAsia"/>
          <w:color w:val="000000"/>
          <w:sz w:val="20"/>
          <w:szCs w:val="20"/>
        </w:rPr>
        <w:t>기준을</w:t>
      </w:r>
      <w:r>
        <w:rPr>
          <w:rFonts w:hint="eastAsia"/>
          <w:color w:val="000000"/>
          <w:sz w:val="20"/>
          <w:szCs w:val="20"/>
        </w:rPr>
        <w:t xml:space="preserve"> </w:t>
      </w:r>
      <w:r>
        <w:rPr>
          <w:rFonts w:hint="eastAsia"/>
          <w:color w:val="000000"/>
          <w:sz w:val="20"/>
          <w:szCs w:val="20"/>
        </w:rPr>
        <w:t>벗어난</w:t>
      </w:r>
      <w:r>
        <w:rPr>
          <w:rFonts w:hint="eastAsia"/>
          <w:color w:val="000000"/>
          <w:sz w:val="20"/>
          <w:szCs w:val="20"/>
        </w:rPr>
        <w:t xml:space="preserve"> </w:t>
      </w:r>
      <w:r>
        <w:rPr>
          <w:rFonts w:hint="eastAsia"/>
          <w:color w:val="000000"/>
          <w:sz w:val="20"/>
          <w:szCs w:val="20"/>
        </w:rPr>
        <w:t>경우</w:t>
      </w:r>
      <w:r>
        <w:rPr>
          <w:rFonts w:hint="eastAsia"/>
          <w:color w:val="000000"/>
          <w:sz w:val="20"/>
          <w:szCs w:val="20"/>
        </w:rPr>
        <w:t xml:space="preserve"> </w:t>
      </w:r>
      <w:r w:rsidR="00370D33">
        <w:rPr>
          <w:rFonts w:hint="eastAsia"/>
          <w:color w:val="000000"/>
          <w:sz w:val="20"/>
          <w:szCs w:val="20"/>
        </w:rPr>
        <w:t>원인이</w:t>
      </w:r>
      <w:r w:rsidR="00370D33">
        <w:rPr>
          <w:rFonts w:hint="eastAsia"/>
          <w:color w:val="000000"/>
          <w:sz w:val="20"/>
          <w:szCs w:val="20"/>
        </w:rPr>
        <w:t xml:space="preserve"> </w:t>
      </w:r>
      <w:r w:rsidR="00370D33">
        <w:rPr>
          <w:rFonts w:hint="eastAsia"/>
          <w:color w:val="000000"/>
          <w:sz w:val="20"/>
          <w:szCs w:val="20"/>
        </w:rPr>
        <w:t>파악되었고</w:t>
      </w:r>
      <w:r w:rsidR="00370D33">
        <w:rPr>
          <w:rFonts w:hint="eastAsia"/>
          <w:color w:val="000000"/>
          <w:sz w:val="20"/>
          <w:szCs w:val="20"/>
        </w:rPr>
        <w:t xml:space="preserve"> </w:t>
      </w:r>
      <w:r>
        <w:rPr>
          <w:rFonts w:hint="eastAsia"/>
          <w:color w:val="000000"/>
          <w:sz w:val="20"/>
          <w:szCs w:val="20"/>
        </w:rPr>
        <w:t>일탈</w:t>
      </w:r>
      <w:r>
        <w:rPr>
          <w:rFonts w:hint="eastAsia"/>
          <w:color w:val="000000"/>
          <w:sz w:val="20"/>
          <w:szCs w:val="20"/>
        </w:rPr>
        <w:t xml:space="preserve"> </w:t>
      </w:r>
      <w:r>
        <w:rPr>
          <w:rFonts w:hint="eastAsia"/>
          <w:color w:val="000000"/>
          <w:sz w:val="20"/>
          <w:szCs w:val="20"/>
        </w:rPr>
        <w:t>또는</w:t>
      </w:r>
      <w:r>
        <w:rPr>
          <w:rFonts w:hint="eastAsia"/>
          <w:color w:val="000000"/>
          <w:sz w:val="20"/>
          <w:szCs w:val="20"/>
        </w:rPr>
        <w:t xml:space="preserve"> CAPA</w:t>
      </w:r>
      <w:r>
        <w:rPr>
          <w:color w:val="000000"/>
          <w:sz w:val="20"/>
          <w:szCs w:val="20"/>
        </w:rPr>
        <w:t xml:space="preserve"> </w:t>
      </w:r>
      <w:r>
        <w:rPr>
          <w:rFonts w:hint="eastAsia"/>
          <w:color w:val="000000"/>
          <w:sz w:val="20"/>
          <w:szCs w:val="20"/>
        </w:rPr>
        <w:t>등</w:t>
      </w:r>
      <w:r w:rsidR="00370D33">
        <w:rPr>
          <w:rFonts w:hint="eastAsia"/>
          <w:color w:val="000000"/>
          <w:sz w:val="20"/>
          <w:szCs w:val="20"/>
        </w:rPr>
        <w:t>을</w:t>
      </w:r>
      <w:r w:rsidR="00370D33">
        <w:rPr>
          <w:rFonts w:hint="eastAsia"/>
          <w:color w:val="000000"/>
          <w:sz w:val="20"/>
          <w:szCs w:val="20"/>
        </w:rPr>
        <w:t xml:space="preserve"> </w:t>
      </w:r>
      <w:r w:rsidR="00370D33">
        <w:rPr>
          <w:rFonts w:hint="eastAsia"/>
          <w:color w:val="000000"/>
          <w:sz w:val="20"/>
          <w:szCs w:val="20"/>
        </w:rPr>
        <w:t>통해</w:t>
      </w:r>
      <w:r>
        <w:rPr>
          <w:rFonts w:hint="eastAsia"/>
          <w:color w:val="000000"/>
          <w:sz w:val="20"/>
          <w:szCs w:val="20"/>
        </w:rPr>
        <w:t xml:space="preserve"> </w:t>
      </w:r>
      <w:r>
        <w:rPr>
          <w:rFonts w:hint="eastAsia"/>
          <w:color w:val="000000"/>
          <w:sz w:val="20"/>
          <w:szCs w:val="20"/>
        </w:rPr>
        <w:t>적절한</w:t>
      </w:r>
      <w:r>
        <w:rPr>
          <w:rFonts w:hint="eastAsia"/>
          <w:color w:val="000000"/>
          <w:sz w:val="20"/>
          <w:szCs w:val="20"/>
        </w:rPr>
        <w:t xml:space="preserve"> </w:t>
      </w:r>
      <w:r>
        <w:rPr>
          <w:rFonts w:hint="eastAsia"/>
          <w:color w:val="000000"/>
          <w:sz w:val="20"/>
          <w:szCs w:val="20"/>
        </w:rPr>
        <w:t>조치가</w:t>
      </w:r>
      <w:r>
        <w:rPr>
          <w:rFonts w:hint="eastAsia"/>
          <w:color w:val="000000"/>
          <w:sz w:val="20"/>
          <w:szCs w:val="20"/>
        </w:rPr>
        <w:t xml:space="preserve"> </w:t>
      </w:r>
      <w:r>
        <w:rPr>
          <w:rFonts w:hint="eastAsia"/>
          <w:color w:val="000000"/>
          <w:sz w:val="20"/>
          <w:szCs w:val="20"/>
        </w:rPr>
        <w:t>수행되었다</w:t>
      </w:r>
      <w:r>
        <w:rPr>
          <w:rFonts w:hint="eastAsia"/>
          <w:color w:val="000000"/>
          <w:sz w:val="20"/>
          <w:szCs w:val="20"/>
        </w:rPr>
        <w:t>.</w:t>
      </w:r>
      <w:commentRangeEnd w:id="73"/>
      <w:r>
        <w:rPr>
          <w:rStyle w:val="a8"/>
          <w:snapToGrid/>
          <w:kern w:val="0"/>
          <w:lang w:eastAsia="en-US"/>
        </w:rPr>
        <w:commentReference w:id="73"/>
      </w:r>
      <w:r>
        <w:rPr>
          <w:rFonts w:hint="eastAsia"/>
          <w:color w:val="000000"/>
          <w:sz w:val="20"/>
          <w:szCs w:val="20"/>
        </w:rPr>
        <w:t xml:space="preserve"> </w:t>
      </w:r>
      <w:r>
        <w:rPr>
          <w:rFonts w:hint="eastAsia"/>
          <w:color w:val="000000"/>
          <w:sz w:val="20"/>
          <w:szCs w:val="20"/>
        </w:rPr>
        <w:t>공정별</w:t>
      </w:r>
      <w:r>
        <w:rPr>
          <w:rFonts w:hint="eastAsia"/>
          <w:color w:val="000000"/>
          <w:sz w:val="20"/>
          <w:szCs w:val="20"/>
        </w:rPr>
        <w:t xml:space="preserve"> </w:t>
      </w:r>
      <w:proofErr w:type="spellStart"/>
      <w:r>
        <w:rPr>
          <w:rFonts w:hint="eastAsia"/>
          <w:color w:val="000000"/>
          <w:sz w:val="20"/>
          <w:szCs w:val="20"/>
        </w:rPr>
        <w:t>수율평가</w:t>
      </w:r>
      <w:proofErr w:type="spellEnd"/>
      <w:r>
        <w:rPr>
          <w:rFonts w:hint="eastAsia"/>
          <w:color w:val="000000"/>
          <w:sz w:val="20"/>
          <w:szCs w:val="20"/>
        </w:rPr>
        <w:t xml:space="preserve"> </w:t>
      </w:r>
      <w:r>
        <w:rPr>
          <w:rFonts w:hint="eastAsia"/>
          <w:color w:val="000000"/>
          <w:sz w:val="20"/>
          <w:szCs w:val="20"/>
        </w:rPr>
        <w:t>결과</w:t>
      </w:r>
      <w:r>
        <w:rPr>
          <w:rFonts w:hint="eastAsia"/>
          <w:color w:val="000000"/>
          <w:sz w:val="20"/>
          <w:szCs w:val="20"/>
        </w:rPr>
        <w:t xml:space="preserve">, </w:t>
      </w:r>
      <w:r w:rsidR="004E680B" w:rsidRPr="007407D6">
        <w:rPr>
          <w:rFonts w:hint="eastAsia"/>
          <w:color w:val="000000"/>
          <w:sz w:val="20"/>
          <w:szCs w:val="20"/>
        </w:rPr>
        <w:t>특별한</w:t>
      </w:r>
      <w:r w:rsidR="004E680B" w:rsidRPr="007407D6">
        <w:rPr>
          <w:color w:val="000000"/>
          <w:sz w:val="20"/>
          <w:szCs w:val="20"/>
        </w:rPr>
        <w:t xml:space="preserve"> </w:t>
      </w:r>
      <w:r w:rsidR="004E680B" w:rsidRPr="007407D6">
        <w:rPr>
          <w:rFonts w:hint="eastAsia"/>
          <w:color w:val="000000"/>
          <w:sz w:val="20"/>
          <w:szCs w:val="20"/>
        </w:rPr>
        <w:t>경향</w:t>
      </w:r>
      <w:r>
        <w:rPr>
          <w:rFonts w:hint="eastAsia"/>
          <w:color w:val="000000"/>
          <w:sz w:val="20"/>
          <w:szCs w:val="20"/>
        </w:rPr>
        <w:t>성을</w:t>
      </w:r>
      <w:r>
        <w:rPr>
          <w:rFonts w:hint="eastAsia"/>
          <w:color w:val="000000"/>
          <w:sz w:val="20"/>
          <w:szCs w:val="20"/>
        </w:rPr>
        <w:t xml:space="preserve"> </w:t>
      </w:r>
      <w:r>
        <w:rPr>
          <w:rFonts w:hint="eastAsia"/>
          <w:color w:val="000000"/>
          <w:sz w:val="20"/>
          <w:szCs w:val="20"/>
        </w:rPr>
        <w:t>나타내지</w:t>
      </w:r>
      <w:r>
        <w:rPr>
          <w:rFonts w:hint="eastAsia"/>
          <w:color w:val="000000"/>
          <w:sz w:val="20"/>
          <w:szCs w:val="20"/>
        </w:rPr>
        <w:t xml:space="preserve"> </w:t>
      </w:r>
      <w:r>
        <w:rPr>
          <w:rFonts w:hint="eastAsia"/>
          <w:color w:val="000000"/>
          <w:sz w:val="20"/>
          <w:szCs w:val="20"/>
        </w:rPr>
        <w:t>않음을</w:t>
      </w:r>
      <w:r w:rsidR="004E680B" w:rsidRPr="007407D6">
        <w:rPr>
          <w:color w:val="000000"/>
          <w:sz w:val="20"/>
          <w:szCs w:val="20"/>
        </w:rPr>
        <w:t xml:space="preserve"> </w:t>
      </w:r>
      <w:r w:rsidR="004E680B" w:rsidRPr="007407D6">
        <w:rPr>
          <w:rFonts w:hint="eastAsia"/>
          <w:color w:val="000000"/>
          <w:sz w:val="20"/>
          <w:szCs w:val="20"/>
        </w:rPr>
        <w:t>확인하였다</w:t>
      </w:r>
      <w:r w:rsidR="004E680B" w:rsidRPr="007407D6">
        <w:rPr>
          <w:rFonts w:hint="eastAsia"/>
          <w:color w:val="000000"/>
          <w:sz w:val="20"/>
          <w:szCs w:val="20"/>
        </w:rPr>
        <w:t>.</w:t>
      </w:r>
      <w:r w:rsidR="004E680B" w:rsidRPr="007673EB">
        <w:rPr>
          <w:rFonts w:hint="eastAsia"/>
          <w:color w:val="000000"/>
          <w:sz w:val="20"/>
          <w:szCs w:val="20"/>
        </w:rPr>
        <w:t xml:space="preserve"> </w:t>
      </w:r>
    </w:p>
    <w:tbl>
      <w:tblPr>
        <w:tblW w:w="8595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724"/>
        <w:gridCol w:w="1723"/>
        <w:gridCol w:w="1723"/>
        <w:gridCol w:w="1724"/>
      </w:tblGrid>
      <w:tr w:rsidR="004E680B" w:rsidRPr="007673EB" w14:paraId="762B8A8F" w14:textId="77777777" w:rsidTr="003B79B3">
        <w:trPr>
          <w:trHeight w:val="305"/>
          <w:tblHeader/>
        </w:trPr>
        <w:tc>
          <w:tcPr>
            <w:tcW w:w="1701" w:type="dxa"/>
            <w:vMerge w:val="restart"/>
            <w:shd w:val="clear" w:color="auto" w:fill="D9D9D9"/>
            <w:vAlign w:val="center"/>
          </w:tcPr>
          <w:p w14:paraId="598858B2" w14:textId="77777777" w:rsidR="004E680B" w:rsidRPr="00200DC0" w:rsidRDefault="004E680B" w:rsidP="007407D6">
            <w:pPr>
              <w:pStyle w:val="af5"/>
              <w:keepLines w:val="0"/>
              <w:widowControl w:val="0"/>
              <w:ind w:firstLine="196"/>
              <w:jc w:val="center"/>
              <w:rPr>
                <w:rFonts w:ascii="바탕" w:eastAsia="바탕" w:hAnsi="바탕"/>
                <w:b/>
                <w:sz w:val="20"/>
                <w:szCs w:val="20"/>
              </w:rPr>
            </w:pPr>
            <w:r w:rsidRPr="00200DC0">
              <w:rPr>
                <w:rFonts w:ascii="바탕" w:eastAsia="바탕" w:hAnsi="바탕" w:hint="eastAsia"/>
                <w:b/>
                <w:sz w:val="20"/>
                <w:szCs w:val="20"/>
              </w:rPr>
              <w:t>항목</w:t>
            </w:r>
          </w:p>
        </w:tc>
        <w:tc>
          <w:tcPr>
            <w:tcW w:w="1724" w:type="dxa"/>
            <w:vMerge w:val="restart"/>
            <w:shd w:val="clear" w:color="auto" w:fill="D9D9D9"/>
            <w:vAlign w:val="center"/>
          </w:tcPr>
          <w:p w14:paraId="5EBF780F" w14:textId="77777777" w:rsidR="004E680B" w:rsidRPr="00200DC0" w:rsidRDefault="004E680B" w:rsidP="007407D6">
            <w:pPr>
              <w:pStyle w:val="af5"/>
              <w:keepLines w:val="0"/>
              <w:widowControl w:val="0"/>
              <w:ind w:firstLine="196"/>
              <w:jc w:val="center"/>
              <w:rPr>
                <w:rFonts w:ascii="바탕" w:eastAsia="바탕" w:hAnsi="바탕"/>
                <w:b/>
                <w:sz w:val="20"/>
                <w:szCs w:val="20"/>
              </w:rPr>
            </w:pPr>
            <w:r w:rsidRPr="00200DC0">
              <w:rPr>
                <w:rFonts w:ascii="바탕" w:eastAsia="바탕" w:hAnsi="바탕" w:hint="eastAsia"/>
                <w:b/>
                <w:sz w:val="20"/>
                <w:szCs w:val="20"/>
              </w:rPr>
              <w:t>기준</w:t>
            </w:r>
          </w:p>
        </w:tc>
        <w:tc>
          <w:tcPr>
            <w:tcW w:w="5170" w:type="dxa"/>
            <w:gridSpan w:val="3"/>
            <w:shd w:val="clear" w:color="auto" w:fill="D9D9D9"/>
            <w:vAlign w:val="center"/>
          </w:tcPr>
          <w:p w14:paraId="726DB7A8" w14:textId="77777777" w:rsidR="004E680B" w:rsidRPr="00200DC0" w:rsidRDefault="004E680B" w:rsidP="007407D6">
            <w:pPr>
              <w:pStyle w:val="af5"/>
              <w:keepLines w:val="0"/>
              <w:widowControl w:val="0"/>
              <w:ind w:firstLine="196"/>
              <w:jc w:val="center"/>
              <w:rPr>
                <w:rFonts w:ascii="바탕" w:eastAsia="바탕" w:hAnsi="바탕"/>
                <w:b/>
                <w:sz w:val="20"/>
                <w:szCs w:val="20"/>
              </w:rPr>
            </w:pPr>
            <w:r w:rsidRPr="00200DC0">
              <w:rPr>
                <w:rFonts w:ascii="바탕" w:eastAsia="바탕" w:hAnsi="바탕" w:hint="eastAsia"/>
                <w:b/>
                <w:sz w:val="20"/>
                <w:szCs w:val="20"/>
              </w:rPr>
              <w:t>결과</w:t>
            </w:r>
          </w:p>
        </w:tc>
      </w:tr>
      <w:tr w:rsidR="004E680B" w:rsidRPr="007673EB" w14:paraId="4273CD4F" w14:textId="77777777" w:rsidTr="003B79B3">
        <w:trPr>
          <w:trHeight w:val="305"/>
        </w:trPr>
        <w:tc>
          <w:tcPr>
            <w:tcW w:w="1701" w:type="dxa"/>
            <w:vMerge/>
            <w:shd w:val="clear" w:color="auto" w:fill="D9D9D9"/>
            <w:vAlign w:val="center"/>
          </w:tcPr>
          <w:p w14:paraId="7F6F8AC1" w14:textId="77777777" w:rsidR="004E680B" w:rsidRPr="00200DC0" w:rsidRDefault="004E680B" w:rsidP="007407D6">
            <w:pPr>
              <w:pStyle w:val="af5"/>
              <w:keepLines w:val="0"/>
              <w:widowControl w:val="0"/>
              <w:ind w:firstLine="196"/>
              <w:jc w:val="center"/>
              <w:rPr>
                <w:rFonts w:ascii="바탕" w:eastAsia="바탕" w:hAnsi="바탕"/>
                <w:b/>
                <w:sz w:val="20"/>
                <w:szCs w:val="20"/>
              </w:rPr>
            </w:pPr>
          </w:p>
        </w:tc>
        <w:tc>
          <w:tcPr>
            <w:tcW w:w="1724" w:type="dxa"/>
            <w:vMerge/>
            <w:shd w:val="clear" w:color="auto" w:fill="D9D9D9"/>
            <w:vAlign w:val="center"/>
          </w:tcPr>
          <w:p w14:paraId="752B0339" w14:textId="77777777" w:rsidR="004E680B" w:rsidRPr="00200DC0" w:rsidRDefault="004E680B" w:rsidP="007407D6">
            <w:pPr>
              <w:pStyle w:val="af5"/>
              <w:keepLines w:val="0"/>
              <w:widowControl w:val="0"/>
              <w:ind w:firstLine="196"/>
              <w:jc w:val="center"/>
              <w:rPr>
                <w:rFonts w:ascii="바탕" w:eastAsia="바탕" w:hAnsi="바탕"/>
                <w:b/>
                <w:sz w:val="20"/>
                <w:szCs w:val="20"/>
              </w:rPr>
            </w:pPr>
          </w:p>
        </w:tc>
        <w:tc>
          <w:tcPr>
            <w:tcW w:w="1723" w:type="dxa"/>
            <w:shd w:val="clear" w:color="auto" w:fill="D9D9D9"/>
            <w:vAlign w:val="center"/>
          </w:tcPr>
          <w:p w14:paraId="0E279E51" w14:textId="77777777" w:rsidR="004E680B" w:rsidRPr="00200DC0" w:rsidRDefault="004E680B" w:rsidP="007407D6">
            <w:pPr>
              <w:pStyle w:val="af5"/>
              <w:keepLines w:val="0"/>
              <w:widowControl w:val="0"/>
              <w:ind w:firstLine="196"/>
              <w:jc w:val="center"/>
              <w:rPr>
                <w:rFonts w:ascii="바탕" w:eastAsia="바탕" w:hAnsi="바탕"/>
                <w:b/>
                <w:sz w:val="20"/>
                <w:szCs w:val="20"/>
              </w:rPr>
            </w:pPr>
            <w:r w:rsidRPr="00200DC0">
              <w:rPr>
                <w:rFonts w:ascii="바탕" w:eastAsia="바탕" w:hAnsi="바탕" w:hint="eastAsia"/>
                <w:b/>
                <w:sz w:val="20"/>
                <w:szCs w:val="20"/>
              </w:rPr>
              <w:t>최소</w:t>
            </w:r>
          </w:p>
        </w:tc>
        <w:tc>
          <w:tcPr>
            <w:tcW w:w="1723" w:type="dxa"/>
            <w:shd w:val="clear" w:color="auto" w:fill="D9D9D9"/>
            <w:vAlign w:val="center"/>
          </w:tcPr>
          <w:p w14:paraId="20F13F9A" w14:textId="77777777" w:rsidR="004E680B" w:rsidRPr="00200DC0" w:rsidRDefault="004E680B" w:rsidP="007407D6">
            <w:pPr>
              <w:pStyle w:val="af5"/>
              <w:keepLines w:val="0"/>
              <w:widowControl w:val="0"/>
              <w:ind w:firstLine="196"/>
              <w:jc w:val="center"/>
              <w:rPr>
                <w:rFonts w:ascii="바탕" w:eastAsia="바탕" w:hAnsi="바탕"/>
                <w:b/>
                <w:sz w:val="20"/>
                <w:szCs w:val="20"/>
              </w:rPr>
            </w:pPr>
            <w:r w:rsidRPr="00200DC0">
              <w:rPr>
                <w:rFonts w:ascii="바탕" w:eastAsia="바탕" w:hAnsi="바탕" w:hint="eastAsia"/>
                <w:b/>
                <w:sz w:val="20"/>
                <w:szCs w:val="20"/>
              </w:rPr>
              <w:t>최대</w:t>
            </w:r>
          </w:p>
        </w:tc>
        <w:tc>
          <w:tcPr>
            <w:tcW w:w="1724" w:type="dxa"/>
            <w:shd w:val="clear" w:color="auto" w:fill="D9D9D9"/>
            <w:vAlign w:val="center"/>
          </w:tcPr>
          <w:p w14:paraId="6221B6EF" w14:textId="77777777" w:rsidR="004E680B" w:rsidRPr="00200DC0" w:rsidRDefault="004E680B" w:rsidP="007407D6">
            <w:pPr>
              <w:pStyle w:val="af5"/>
              <w:keepLines w:val="0"/>
              <w:widowControl w:val="0"/>
              <w:ind w:firstLine="196"/>
              <w:jc w:val="center"/>
              <w:rPr>
                <w:rFonts w:ascii="바탕" w:eastAsia="바탕" w:hAnsi="바탕"/>
                <w:b/>
                <w:sz w:val="20"/>
                <w:szCs w:val="20"/>
              </w:rPr>
            </w:pPr>
            <w:r w:rsidRPr="00200DC0">
              <w:rPr>
                <w:rFonts w:ascii="바탕" w:eastAsia="바탕" w:hAnsi="바탕" w:hint="eastAsia"/>
                <w:b/>
                <w:sz w:val="20"/>
                <w:szCs w:val="20"/>
              </w:rPr>
              <w:t>평균</w:t>
            </w:r>
          </w:p>
        </w:tc>
      </w:tr>
      <w:tr w:rsidR="004E680B" w:rsidRPr="007673EB" w14:paraId="46D09AB3" w14:textId="77777777" w:rsidTr="003B79B3">
        <w:trPr>
          <w:trHeight w:val="458"/>
        </w:trPr>
        <w:tc>
          <w:tcPr>
            <w:tcW w:w="1701" w:type="dxa"/>
            <w:shd w:val="clear" w:color="auto" w:fill="auto"/>
            <w:vAlign w:val="center"/>
          </w:tcPr>
          <w:p w14:paraId="6F982B69" w14:textId="77777777" w:rsidR="004E680B" w:rsidRPr="006302B8" w:rsidRDefault="004E680B" w:rsidP="003B79B3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sz w:val="20"/>
                <w:szCs w:val="20"/>
              </w:rPr>
            </w:pPr>
            <w:r w:rsidRPr="006302B8">
              <w:rPr>
                <w:rFonts w:ascii="바탕" w:eastAsia="바탕" w:hAnsi="바탕" w:hint="eastAsia"/>
                <w:sz w:val="20"/>
                <w:szCs w:val="20"/>
              </w:rPr>
              <w:t>혼합</w:t>
            </w:r>
            <w:r w:rsidRPr="006302B8">
              <w:rPr>
                <w:rFonts w:eastAsia="바탕"/>
                <w:sz w:val="20"/>
                <w:szCs w:val="20"/>
              </w:rPr>
              <w:t>(%)</w:t>
            </w:r>
          </w:p>
        </w:tc>
        <w:tc>
          <w:tcPr>
            <w:tcW w:w="1724" w:type="dxa"/>
            <w:shd w:val="clear" w:color="auto" w:fill="auto"/>
            <w:vAlign w:val="center"/>
          </w:tcPr>
          <w:p w14:paraId="3BC64192" w14:textId="77777777" w:rsidR="004E680B" w:rsidRPr="007673EB" w:rsidRDefault="004E680B" w:rsidP="003B79B3">
            <w:pPr>
              <w:widowControl w:val="0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3FCE6391" w14:textId="77777777" w:rsidR="004E680B" w:rsidRPr="007673EB" w:rsidRDefault="004E680B" w:rsidP="003B79B3">
            <w:pPr>
              <w:widowControl w:val="0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6BCE903C" w14:textId="77777777" w:rsidR="004E680B" w:rsidRPr="007673EB" w:rsidRDefault="004E680B" w:rsidP="003B79B3">
            <w:pPr>
              <w:widowControl w:val="0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724" w:type="dxa"/>
            <w:shd w:val="clear" w:color="auto" w:fill="auto"/>
            <w:vAlign w:val="center"/>
          </w:tcPr>
          <w:p w14:paraId="6E80307A" w14:textId="77777777" w:rsidR="004E680B" w:rsidRPr="007673EB" w:rsidRDefault="004E680B" w:rsidP="003B79B3">
            <w:pPr>
              <w:pStyle w:val="af5"/>
              <w:keepLines w:val="0"/>
              <w:widowControl w:val="0"/>
              <w:ind w:firstLine="200"/>
              <w:jc w:val="center"/>
              <w:rPr>
                <w:sz w:val="20"/>
                <w:szCs w:val="20"/>
              </w:rPr>
            </w:pPr>
          </w:p>
        </w:tc>
      </w:tr>
      <w:tr w:rsidR="004E680B" w:rsidRPr="007673EB" w14:paraId="3FE93281" w14:textId="77777777" w:rsidTr="003B79B3">
        <w:trPr>
          <w:trHeight w:val="458"/>
        </w:trPr>
        <w:tc>
          <w:tcPr>
            <w:tcW w:w="1701" w:type="dxa"/>
            <w:shd w:val="clear" w:color="auto" w:fill="auto"/>
            <w:vAlign w:val="center"/>
          </w:tcPr>
          <w:p w14:paraId="4BCBB1E6" w14:textId="77777777" w:rsidR="004E680B" w:rsidRPr="006302B8" w:rsidRDefault="004E680B" w:rsidP="003B79B3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sz w:val="20"/>
                <w:szCs w:val="20"/>
              </w:rPr>
            </w:pPr>
            <w:proofErr w:type="spellStart"/>
            <w:r w:rsidRPr="006302B8">
              <w:rPr>
                <w:rFonts w:ascii="바탕" w:eastAsia="바탕" w:hAnsi="바탕" w:hint="eastAsia"/>
                <w:sz w:val="20"/>
                <w:szCs w:val="20"/>
              </w:rPr>
              <w:t>타정</w:t>
            </w:r>
            <w:proofErr w:type="spellEnd"/>
            <w:r w:rsidRPr="006302B8">
              <w:rPr>
                <w:rFonts w:eastAsia="바탕"/>
                <w:sz w:val="20"/>
                <w:szCs w:val="20"/>
              </w:rPr>
              <w:t>(%)</w:t>
            </w:r>
          </w:p>
        </w:tc>
        <w:tc>
          <w:tcPr>
            <w:tcW w:w="1724" w:type="dxa"/>
            <w:shd w:val="clear" w:color="auto" w:fill="auto"/>
            <w:vAlign w:val="center"/>
          </w:tcPr>
          <w:p w14:paraId="60749B78" w14:textId="77777777" w:rsidR="004E680B" w:rsidRPr="007673EB" w:rsidRDefault="004E680B" w:rsidP="003B79B3">
            <w:pPr>
              <w:widowControl w:val="0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747D3F67" w14:textId="77777777" w:rsidR="004E680B" w:rsidRPr="007673EB" w:rsidRDefault="004E680B" w:rsidP="003B79B3">
            <w:pPr>
              <w:widowControl w:val="0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03F65971" w14:textId="77777777" w:rsidR="004E680B" w:rsidRPr="007673EB" w:rsidRDefault="004E680B" w:rsidP="003B79B3">
            <w:pPr>
              <w:widowControl w:val="0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724" w:type="dxa"/>
            <w:shd w:val="clear" w:color="auto" w:fill="auto"/>
            <w:vAlign w:val="center"/>
          </w:tcPr>
          <w:p w14:paraId="1CD203D1" w14:textId="77777777" w:rsidR="004E680B" w:rsidRPr="007673EB" w:rsidRDefault="004E680B" w:rsidP="003B79B3">
            <w:pPr>
              <w:widowControl w:val="0"/>
              <w:jc w:val="center"/>
              <w:rPr>
                <w:sz w:val="20"/>
                <w:szCs w:val="20"/>
                <w:lang w:eastAsia="ko-KR"/>
              </w:rPr>
            </w:pPr>
          </w:p>
        </w:tc>
      </w:tr>
      <w:tr w:rsidR="004E680B" w:rsidRPr="007673EB" w14:paraId="7B16EBDE" w14:textId="77777777" w:rsidTr="003B79B3">
        <w:trPr>
          <w:trHeight w:val="458"/>
        </w:trPr>
        <w:tc>
          <w:tcPr>
            <w:tcW w:w="1701" w:type="dxa"/>
            <w:shd w:val="clear" w:color="auto" w:fill="auto"/>
            <w:vAlign w:val="center"/>
          </w:tcPr>
          <w:p w14:paraId="704366F0" w14:textId="77777777" w:rsidR="004E680B" w:rsidRPr="006302B8" w:rsidRDefault="004E680B" w:rsidP="003B79B3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sz w:val="20"/>
                <w:szCs w:val="20"/>
              </w:rPr>
            </w:pPr>
            <w:r w:rsidRPr="006302B8">
              <w:rPr>
                <w:rFonts w:ascii="바탕" w:eastAsia="바탕" w:hAnsi="바탕" w:hint="eastAsia"/>
                <w:sz w:val="20"/>
                <w:szCs w:val="20"/>
              </w:rPr>
              <w:t>코팅</w:t>
            </w:r>
            <w:r w:rsidRPr="006302B8">
              <w:rPr>
                <w:rFonts w:eastAsia="바탕"/>
                <w:sz w:val="20"/>
                <w:szCs w:val="20"/>
              </w:rPr>
              <w:t>(%)</w:t>
            </w:r>
          </w:p>
        </w:tc>
        <w:tc>
          <w:tcPr>
            <w:tcW w:w="1724" w:type="dxa"/>
            <w:shd w:val="clear" w:color="auto" w:fill="auto"/>
            <w:vAlign w:val="center"/>
          </w:tcPr>
          <w:p w14:paraId="64D0EA7D" w14:textId="77777777" w:rsidR="004E680B" w:rsidRPr="007673EB" w:rsidRDefault="004E680B" w:rsidP="003B79B3">
            <w:pPr>
              <w:widowControl w:val="0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3DC0AD6E" w14:textId="77777777" w:rsidR="004E680B" w:rsidRPr="007673EB" w:rsidRDefault="004E680B" w:rsidP="003B79B3">
            <w:pPr>
              <w:widowControl w:val="0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23CA1DA5" w14:textId="77777777" w:rsidR="004E680B" w:rsidRPr="007673EB" w:rsidRDefault="004E680B" w:rsidP="003B79B3">
            <w:pPr>
              <w:widowControl w:val="0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724" w:type="dxa"/>
            <w:shd w:val="clear" w:color="auto" w:fill="auto"/>
            <w:vAlign w:val="center"/>
          </w:tcPr>
          <w:p w14:paraId="1BDFFDC3" w14:textId="77777777" w:rsidR="004E680B" w:rsidRPr="007673EB" w:rsidRDefault="004E680B" w:rsidP="003B79B3">
            <w:pPr>
              <w:widowControl w:val="0"/>
              <w:jc w:val="center"/>
              <w:rPr>
                <w:sz w:val="20"/>
                <w:szCs w:val="20"/>
                <w:lang w:eastAsia="ko-KR"/>
              </w:rPr>
            </w:pPr>
          </w:p>
        </w:tc>
      </w:tr>
      <w:tr w:rsidR="004E680B" w:rsidRPr="007673EB" w14:paraId="5B7B7304" w14:textId="77777777" w:rsidTr="003B79B3">
        <w:trPr>
          <w:trHeight w:val="458"/>
        </w:trPr>
        <w:tc>
          <w:tcPr>
            <w:tcW w:w="1701" w:type="dxa"/>
            <w:shd w:val="clear" w:color="auto" w:fill="auto"/>
            <w:vAlign w:val="center"/>
          </w:tcPr>
          <w:p w14:paraId="39638F2C" w14:textId="77777777" w:rsidR="004E680B" w:rsidRPr="006302B8" w:rsidRDefault="004E680B" w:rsidP="003B79B3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sz w:val="20"/>
                <w:szCs w:val="20"/>
              </w:rPr>
            </w:pPr>
            <w:r w:rsidRPr="006302B8">
              <w:rPr>
                <w:rFonts w:ascii="바탕" w:eastAsia="바탕" w:hAnsi="바탕" w:hint="eastAsia"/>
                <w:sz w:val="20"/>
                <w:szCs w:val="20"/>
              </w:rPr>
              <w:t>선별</w:t>
            </w:r>
            <w:r w:rsidRPr="006302B8">
              <w:rPr>
                <w:rFonts w:eastAsia="바탕"/>
                <w:sz w:val="20"/>
                <w:szCs w:val="20"/>
              </w:rPr>
              <w:t>(%)</w:t>
            </w:r>
          </w:p>
        </w:tc>
        <w:tc>
          <w:tcPr>
            <w:tcW w:w="1724" w:type="dxa"/>
            <w:shd w:val="clear" w:color="auto" w:fill="auto"/>
            <w:vAlign w:val="center"/>
          </w:tcPr>
          <w:p w14:paraId="3B7857A3" w14:textId="77777777" w:rsidR="004E680B" w:rsidRPr="007673EB" w:rsidRDefault="004E680B" w:rsidP="003B79B3">
            <w:pPr>
              <w:widowControl w:val="0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12C6DB17" w14:textId="77777777" w:rsidR="004E680B" w:rsidRPr="007673EB" w:rsidRDefault="004E680B" w:rsidP="003B79B3">
            <w:pPr>
              <w:widowControl w:val="0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71CFB0C8" w14:textId="77777777" w:rsidR="004E680B" w:rsidRPr="007673EB" w:rsidRDefault="004E680B" w:rsidP="003B79B3">
            <w:pPr>
              <w:widowControl w:val="0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724" w:type="dxa"/>
            <w:shd w:val="clear" w:color="auto" w:fill="auto"/>
            <w:vAlign w:val="center"/>
          </w:tcPr>
          <w:p w14:paraId="47BDE809" w14:textId="77777777" w:rsidR="004E680B" w:rsidRPr="007673EB" w:rsidRDefault="004E680B" w:rsidP="003B79B3">
            <w:pPr>
              <w:widowControl w:val="0"/>
              <w:jc w:val="center"/>
              <w:rPr>
                <w:sz w:val="20"/>
                <w:szCs w:val="20"/>
                <w:lang w:eastAsia="ko-KR"/>
              </w:rPr>
            </w:pPr>
          </w:p>
        </w:tc>
      </w:tr>
      <w:tr w:rsidR="004E680B" w:rsidRPr="007673EB" w14:paraId="47B69D2B" w14:textId="77777777" w:rsidTr="003B79B3">
        <w:trPr>
          <w:trHeight w:val="458"/>
        </w:trPr>
        <w:tc>
          <w:tcPr>
            <w:tcW w:w="1701" w:type="dxa"/>
            <w:shd w:val="clear" w:color="auto" w:fill="auto"/>
            <w:vAlign w:val="center"/>
          </w:tcPr>
          <w:p w14:paraId="29F840D0" w14:textId="77777777" w:rsidR="004E680B" w:rsidRPr="006302B8" w:rsidRDefault="004E680B" w:rsidP="003B79B3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sz w:val="20"/>
                <w:szCs w:val="20"/>
              </w:rPr>
            </w:pPr>
            <w:r w:rsidRPr="006302B8">
              <w:rPr>
                <w:rFonts w:ascii="바탕" w:eastAsia="바탕" w:hAnsi="바탕" w:hint="eastAsia"/>
                <w:sz w:val="20"/>
                <w:szCs w:val="20"/>
              </w:rPr>
              <w:t>포장</w:t>
            </w:r>
            <w:r w:rsidRPr="006302B8">
              <w:rPr>
                <w:rFonts w:eastAsia="바탕"/>
                <w:sz w:val="20"/>
                <w:szCs w:val="20"/>
              </w:rPr>
              <w:t>(%)</w:t>
            </w:r>
          </w:p>
        </w:tc>
        <w:tc>
          <w:tcPr>
            <w:tcW w:w="1724" w:type="dxa"/>
            <w:shd w:val="clear" w:color="auto" w:fill="auto"/>
            <w:vAlign w:val="center"/>
          </w:tcPr>
          <w:p w14:paraId="33DB35AB" w14:textId="77777777" w:rsidR="004E680B" w:rsidRPr="007673EB" w:rsidRDefault="004E680B" w:rsidP="003B79B3">
            <w:pPr>
              <w:widowControl w:val="0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7BA6AD3F" w14:textId="77777777" w:rsidR="004E680B" w:rsidRPr="007673EB" w:rsidRDefault="004E680B" w:rsidP="003B79B3">
            <w:pPr>
              <w:widowControl w:val="0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445138B5" w14:textId="77777777" w:rsidR="004E680B" w:rsidRPr="007673EB" w:rsidRDefault="004E680B" w:rsidP="003B79B3">
            <w:pPr>
              <w:widowControl w:val="0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724" w:type="dxa"/>
            <w:shd w:val="clear" w:color="auto" w:fill="auto"/>
            <w:vAlign w:val="center"/>
          </w:tcPr>
          <w:p w14:paraId="7AF9441A" w14:textId="77777777" w:rsidR="004E680B" w:rsidRPr="007673EB" w:rsidRDefault="004E680B" w:rsidP="003B79B3">
            <w:pPr>
              <w:widowControl w:val="0"/>
              <w:jc w:val="center"/>
              <w:rPr>
                <w:sz w:val="20"/>
                <w:szCs w:val="20"/>
                <w:lang w:eastAsia="ko-KR"/>
              </w:rPr>
            </w:pPr>
          </w:p>
        </w:tc>
      </w:tr>
      <w:tr w:rsidR="004E680B" w:rsidRPr="007673EB" w14:paraId="4E58B69A" w14:textId="77777777" w:rsidTr="003B79B3">
        <w:trPr>
          <w:trHeight w:val="458"/>
        </w:trPr>
        <w:tc>
          <w:tcPr>
            <w:tcW w:w="1701" w:type="dxa"/>
            <w:shd w:val="clear" w:color="auto" w:fill="auto"/>
            <w:vAlign w:val="center"/>
          </w:tcPr>
          <w:p w14:paraId="43B8610C" w14:textId="77777777" w:rsidR="004E680B" w:rsidRPr="006302B8" w:rsidRDefault="004E680B" w:rsidP="003B79B3">
            <w:pPr>
              <w:pStyle w:val="af5"/>
              <w:keepLines w:val="0"/>
              <w:widowControl w:val="0"/>
              <w:ind w:firstLine="200"/>
              <w:jc w:val="center"/>
              <w:rPr>
                <w:rFonts w:ascii="바탕" w:eastAsia="바탕" w:hAnsi="바탕"/>
                <w:sz w:val="20"/>
                <w:szCs w:val="20"/>
              </w:rPr>
            </w:pPr>
            <w:r w:rsidRPr="006302B8">
              <w:rPr>
                <w:rFonts w:ascii="바탕" w:eastAsia="바탕" w:hAnsi="바탕" w:hint="eastAsia"/>
                <w:sz w:val="20"/>
                <w:szCs w:val="20"/>
              </w:rPr>
              <w:t>생산수율</w:t>
            </w:r>
            <w:r w:rsidRPr="006302B8">
              <w:rPr>
                <w:rFonts w:eastAsia="바탕"/>
                <w:sz w:val="20"/>
                <w:szCs w:val="20"/>
              </w:rPr>
              <w:t>(%)</w:t>
            </w:r>
          </w:p>
        </w:tc>
        <w:tc>
          <w:tcPr>
            <w:tcW w:w="1724" w:type="dxa"/>
            <w:shd w:val="clear" w:color="auto" w:fill="auto"/>
            <w:vAlign w:val="center"/>
          </w:tcPr>
          <w:p w14:paraId="136FEED1" w14:textId="77777777" w:rsidR="004E680B" w:rsidRPr="007673EB" w:rsidRDefault="004E680B" w:rsidP="003B79B3">
            <w:pPr>
              <w:widowControl w:val="0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48297927" w14:textId="77777777" w:rsidR="004E680B" w:rsidRPr="007673EB" w:rsidRDefault="004E680B" w:rsidP="003B79B3">
            <w:pPr>
              <w:widowControl w:val="0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7A19B3F7" w14:textId="77777777" w:rsidR="004E680B" w:rsidRPr="007673EB" w:rsidRDefault="004E680B" w:rsidP="003B79B3">
            <w:pPr>
              <w:widowControl w:val="0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724" w:type="dxa"/>
            <w:shd w:val="clear" w:color="auto" w:fill="auto"/>
            <w:vAlign w:val="center"/>
          </w:tcPr>
          <w:p w14:paraId="471A1306" w14:textId="77777777" w:rsidR="004E680B" w:rsidRPr="007673EB" w:rsidRDefault="004E680B" w:rsidP="003B79B3">
            <w:pPr>
              <w:widowControl w:val="0"/>
              <w:jc w:val="center"/>
              <w:rPr>
                <w:sz w:val="20"/>
                <w:szCs w:val="20"/>
                <w:lang w:eastAsia="ko-KR"/>
              </w:rPr>
            </w:pPr>
          </w:p>
        </w:tc>
      </w:tr>
    </w:tbl>
    <w:p w14:paraId="3C622197" w14:textId="77777777" w:rsidR="004E680B" w:rsidRPr="007673EB" w:rsidRDefault="004E680B" w:rsidP="004E680B">
      <w:pPr>
        <w:pStyle w:val="2d"/>
        <w:widowControl w:val="0"/>
        <w:ind w:left="0"/>
        <w:rPr>
          <w:sz w:val="20"/>
          <w:szCs w:val="20"/>
        </w:rPr>
      </w:pPr>
    </w:p>
    <w:p w14:paraId="1BAF6A0F" w14:textId="77777777" w:rsidR="004E680B" w:rsidRPr="007673EB" w:rsidRDefault="004E680B" w:rsidP="004E680B">
      <w:pPr>
        <w:pStyle w:val="2d"/>
        <w:widowControl w:val="0"/>
        <w:jc w:val="right"/>
        <w:rPr>
          <w:sz w:val="20"/>
          <w:szCs w:val="20"/>
        </w:rPr>
      </w:pPr>
      <w:r w:rsidRPr="007673EB">
        <w:rPr>
          <w:sz w:val="20"/>
          <w:szCs w:val="20"/>
        </w:rPr>
        <w:t>QS03001-A2</w:t>
      </w:r>
      <w:r w:rsidRPr="007673EB">
        <w:rPr>
          <w:rFonts w:hint="eastAsia"/>
          <w:sz w:val="20"/>
          <w:szCs w:val="20"/>
        </w:rPr>
        <w:t xml:space="preserve">(3.0) </w:t>
      </w:r>
      <w:proofErr w:type="spellStart"/>
      <w:r w:rsidRPr="007673EB">
        <w:rPr>
          <w:rFonts w:hint="eastAsia"/>
          <w:i/>
          <w:sz w:val="20"/>
          <w:szCs w:val="20"/>
        </w:rPr>
        <w:t>수율결과</w:t>
      </w:r>
      <w:proofErr w:type="spellEnd"/>
      <w:r w:rsidRPr="007673EB">
        <w:rPr>
          <w:rFonts w:hint="eastAsia"/>
          <w:sz w:val="20"/>
          <w:szCs w:val="20"/>
        </w:rPr>
        <w:t xml:space="preserve"> </w:t>
      </w:r>
      <w:r w:rsidRPr="007673EB">
        <w:rPr>
          <w:rFonts w:hint="eastAsia"/>
          <w:sz w:val="20"/>
          <w:szCs w:val="20"/>
        </w:rPr>
        <w:t>참조</w:t>
      </w:r>
    </w:p>
    <w:p w14:paraId="338490E0" w14:textId="196AC386" w:rsidR="004E680B" w:rsidRPr="007673EB" w:rsidRDefault="00F01BA4" w:rsidP="00ED7AB0">
      <w:pPr>
        <w:pStyle w:val="2"/>
      </w:pPr>
      <w:commentRangeStart w:id="74"/>
      <w:r>
        <w:t xml:space="preserve"> </w:t>
      </w:r>
      <w:r w:rsidR="004E680B" w:rsidRPr="00A900C8">
        <w:t>Finished Product</w:t>
      </w:r>
      <w:r w:rsidR="004E680B" w:rsidRPr="007673EB">
        <w:rPr>
          <w:rFonts w:hint="eastAsia"/>
        </w:rPr>
        <w:t xml:space="preserve"> </w:t>
      </w:r>
      <w:r w:rsidR="004E680B" w:rsidRPr="007673EB">
        <w:rPr>
          <w:rFonts w:hint="eastAsia"/>
        </w:rPr>
        <w:t>완제품</w:t>
      </w:r>
      <w:commentRangeEnd w:id="74"/>
      <w:r w:rsidR="007407D6">
        <w:rPr>
          <w:rStyle w:val="a8"/>
          <w:snapToGrid/>
          <w:kern w:val="0"/>
          <w:lang w:eastAsia="en-US"/>
        </w:rPr>
        <w:commentReference w:id="74"/>
      </w:r>
    </w:p>
    <w:p w14:paraId="7FB6A987" w14:textId="209649C4" w:rsidR="004E680B" w:rsidRDefault="007407D6" w:rsidP="007407D6">
      <w:pPr>
        <w:pStyle w:val="2d"/>
        <w:widowControl w:val="0"/>
        <w:snapToGrid/>
        <w:spacing w:after="240"/>
        <w:outlineLvl w:val="2"/>
        <w:rPr>
          <w:rFonts w:hint="eastAsia"/>
          <w:sz w:val="20"/>
          <w:szCs w:val="20"/>
        </w:rPr>
      </w:pPr>
      <w:r w:rsidRPr="00822D5C">
        <w:rPr>
          <w:rFonts w:hint="eastAsia"/>
          <w:sz w:val="20"/>
          <w:szCs w:val="20"/>
        </w:rPr>
        <w:t xml:space="preserve"> </w:t>
      </w:r>
      <w:r w:rsidR="004E680B" w:rsidRPr="00822D5C">
        <w:rPr>
          <w:rFonts w:hint="eastAsia"/>
          <w:sz w:val="20"/>
          <w:szCs w:val="20"/>
        </w:rPr>
        <w:t>완제품</w:t>
      </w:r>
      <w:r w:rsidR="004E680B" w:rsidRPr="00822D5C">
        <w:rPr>
          <w:rFonts w:hint="eastAsia"/>
          <w:sz w:val="20"/>
          <w:szCs w:val="20"/>
        </w:rPr>
        <w:t xml:space="preserve"> </w:t>
      </w:r>
      <w:r w:rsidR="004E680B" w:rsidRPr="00822D5C">
        <w:rPr>
          <w:rFonts w:hint="eastAsia"/>
          <w:sz w:val="20"/>
          <w:szCs w:val="20"/>
        </w:rPr>
        <w:t>시험결과</w:t>
      </w:r>
      <w:r w:rsidRPr="00822D5C">
        <w:rPr>
          <w:rFonts w:hint="eastAsia"/>
          <w:sz w:val="20"/>
          <w:szCs w:val="20"/>
        </w:rPr>
        <w:t>를</w:t>
      </w:r>
      <w:r w:rsidRPr="00822D5C">
        <w:rPr>
          <w:rFonts w:hint="eastAsia"/>
          <w:sz w:val="20"/>
          <w:szCs w:val="20"/>
        </w:rPr>
        <w:t xml:space="preserve"> </w:t>
      </w:r>
      <w:r w:rsidRPr="00822D5C">
        <w:rPr>
          <w:rFonts w:hint="eastAsia"/>
          <w:sz w:val="20"/>
          <w:szCs w:val="20"/>
        </w:rPr>
        <w:t>검토하였을</w:t>
      </w:r>
      <w:r w:rsidRPr="00822D5C">
        <w:rPr>
          <w:rFonts w:hint="eastAsia"/>
          <w:sz w:val="20"/>
          <w:szCs w:val="20"/>
        </w:rPr>
        <w:t xml:space="preserve"> </w:t>
      </w:r>
      <w:r w:rsidRPr="00822D5C">
        <w:rPr>
          <w:rFonts w:hint="eastAsia"/>
          <w:sz w:val="20"/>
          <w:szCs w:val="20"/>
        </w:rPr>
        <w:t>때</w:t>
      </w:r>
      <w:r w:rsidRPr="00822D5C">
        <w:rPr>
          <w:rFonts w:hint="eastAsia"/>
          <w:sz w:val="20"/>
          <w:szCs w:val="20"/>
        </w:rPr>
        <w:t>,</w:t>
      </w:r>
      <w:r w:rsidR="004E680B" w:rsidRPr="00822D5C">
        <w:rPr>
          <w:rFonts w:hint="eastAsia"/>
          <w:sz w:val="20"/>
          <w:szCs w:val="20"/>
        </w:rPr>
        <w:t xml:space="preserve"> </w:t>
      </w:r>
      <w:r w:rsidRPr="00822D5C">
        <w:rPr>
          <w:rFonts w:hint="eastAsia"/>
          <w:sz w:val="20"/>
          <w:szCs w:val="20"/>
        </w:rPr>
        <w:t>대부분의</w:t>
      </w:r>
      <w:r w:rsidRPr="00822D5C">
        <w:rPr>
          <w:rFonts w:hint="eastAsia"/>
          <w:sz w:val="20"/>
          <w:szCs w:val="20"/>
        </w:rPr>
        <w:t xml:space="preserve"> </w:t>
      </w:r>
      <w:r w:rsidRPr="00822D5C">
        <w:rPr>
          <w:rFonts w:hint="eastAsia"/>
          <w:sz w:val="20"/>
          <w:szCs w:val="20"/>
        </w:rPr>
        <w:t>시험결과는</w:t>
      </w:r>
      <w:r w:rsidRPr="00822D5C">
        <w:rPr>
          <w:rFonts w:hint="eastAsia"/>
          <w:sz w:val="20"/>
          <w:szCs w:val="20"/>
        </w:rPr>
        <w:t xml:space="preserve"> </w:t>
      </w:r>
      <w:r w:rsidR="004E680B" w:rsidRPr="00822D5C">
        <w:rPr>
          <w:rFonts w:hint="eastAsia"/>
          <w:sz w:val="20"/>
          <w:szCs w:val="20"/>
        </w:rPr>
        <w:t>허용기준을</w:t>
      </w:r>
      <w:r w:rsidR="004E680B" w:rsidRPr="00822D5C">
        <w:rPr>
          <w:rFonts w:hint="eastAsia"/>
          <w:sz w:val="20"/>
          <w:szCs w:val="20"/>
        </w:rPr>
        <w:t xml:space="preserve"> </w:t>
      </w:r>
      <w:r w:rsidR="004E680B" w:rsidRPr="00822D5C">
        <w:rPr>
          <w:rFonts w:hint="eastAsia"/>
          <w:sz w:val="20"/>
          <w:szCs w:val="20"/>
        </w:rPr>
        <w:t>충족하</w:t>
      </w:r>
      <w:r w:rsidRPr="00822D5C">
        <w:rPr>
          <w:rFonts w:hint="eastAsia"/>
          <w:sz w:val="20"/>
          <w:szCs w:val="20"/>
        </w:rPr>
        <w:t>였으</w:t>
      </w:r>
      <w:r w:rsidR="004E680B" w:rsidRPr="00822D5C">
        <w:rPr>
          <w:rFonts w:hint="eastAsia"/>
          <w:sz w:val="20"/>
          <w:szCs w:val="20"/>
        </w:rPr>
        <w:t>며</w:t>
      </w:r>
      <w:r w:rsidRPr="00822D5C">
        <w:rPr>
          <w:rFonts w:hint="eastAsia"/>
          <w:sz w:val="20"/>
          <w:szCs w:val="20"/>
        </w:rPr>
        <w:t xml:space="preserve"> </w:t>
      </w:r>
      <w:commentRangeStart w:id="75"/>
      <w:r w:rsidRPr="00822D5C">
        <w:rPr>
          <w:rFonts w:hint="eastAsia"/>
          <w:sz w:val="20"/>
          <w:szCs w:val="20"/>
        </w:rPr>
        <w:t>기준을</w:t>
      </w:r>
      <w:r w:rsidRPr="00822D5C">
        <w:rPr>
          <w:rFonts w:hint="eastAsia"/>
          <w:sz w:val="20"/>
          <w:szCs w:val="20"/>
        </w:rPr>
        <w:t xml:space="preserve"> </w:t>
      </w:r>
      <w:r w:rsidRPr="00822D5C">
        <w:rPr>
          <w:rFonts w:hint="eastAsia"/>
          <w:sz w:val="20"/>
          <w:szCs w:val="20"/>
        </w:rPr>
        <w:t>벗어난</w:t>
      </w:r>
      <w:r w:rsidRPr="00822D5C">
        <w:rPr>
          <w:rFonts w:hint="eastAsia"/>
          <w:sz w:val="20"/>
          <w:szCs w:val="20"/>
        </w:rPr>
        <w:t xml:space="preserve"> </w:t>
      </w:r>
      <w:r w:rsidRPr="00822D5C">
        <w:rPr>
          <w:rFonts w:hint="eastAsia"/>
          <w:sz w:val="20"/>
          <w:szCs w:val="20"/>
        </w:rPr>
        <w:t>시험결과의</w:t>
      </w:r>
      <w:r w:rsidRPr="00822D5C">
        <w:rPr>
          <w:rFonts w:hint="eastAsia"/>
          <w:sz w:val="20"/>
          <w:szCs w:val="20"/>
        </w:rPr>
        <w:t xml:space="preserve"> </w:t>
      </w:r>
      <w:r w:rsidRPr="00822D5C">
        <w:rPr>
          <w:rFonts w:hint="eastAsia"/>
          <w:sz w:val="20"/>
          <w:szCs w:val="20"/>
        </w:rPr>
        <w:t>경우</w:t>
      </w:r>
      <w:r w:rsidR="00822D5C" w:rsidRPr="00822D5C">
        <w:rPr>
          <w:rFonts w:hint="eastAsia"/>
          <w:sz w:val="20"/>
          <w:szCs w:val="20"/>
        </w:rPr>
        <w:t xml:space="preserve"> OOS</w:t>
      </w:r>
      <w:r w:rsidR="00822D5C" w:rsidRPr="00822D5C">
        <w:rPr>
          <w:sz w:val="20"/>
          <w:szCs w:val="20"/>
        </w:rPr>
        <w:t xml:space="preserve"> </w:t>
      </w:r>
      <w:r w:rsidR="00822D5C" w:rsidRPr="00822D5C">
        <w:rPr>
          <w:rFonts w:hint="eastAsia"/>
          <w:sz w:val="20"/>
          <w:szCs w:val="20"/>
        </w:rPr>
        <w:t>및</w:t>
      </w:r>
      <w:r w:rsidR="00822D5C" w:rsidRPr="00822D5C">
        <w:rPr>
          <w:rFonts w:hint="eastAsia"/>
          <w:sz w:val="20"/>
          <w:szCs w:val="20"/>
        </w:rPr>
        <w:t xml:space="preserve"> </w:t>
      </w:r>
      <w:r w:rsidR="00822D5C" w:rsidRPr="00822D5C">
        <w:rPr>
          <w:rFonts w:hint="eastAsia"/>
          <w:sz w:val="20"/>
          <w:szCs w:val="20"/>
        </w:rPr>
        <w:t>일탈</w:t>
      </w:r>
      <w:r w:rsidR="00822D5C" w:rsidRPr="00822D5C">
        <w:rPr>
          <w:rFonts w:hint="eastAsia"/>
          <w:sz w:val="20"/>
          <w:szCs w:val="20"/>
        </w:rPr>
        <w:t xml:space="preserve"> </w:t>
      </w:r>
      <w:r w:rsidR="00822D5C" w:rsidRPr="00822D5C">
        <w:rPr>
          <w:rFonts w:hint="eastAsia"/>
          <w:sz w:val="20"/>
          <w:szCs w:val="20"/>
        </w:rPr>
        <w:t>절차에</w:t>
      </w:r>
      <w:r w:rsidR="00822D5C" w:rsidRPr="00822D5C">
        <w:rPr>
          <w:rFonts w:hint="eastAsia"/>
          <w:sz w:val="20"/>
          <w:szCs w:val="20"/>
        </w:rPr>
        <w:t xml:space="preserve"> </w:t>
      </w:r>
      <w:r w:rsidR="00822D5C" w:rsidRPr="00822D5C">
        <w:rPr>
          <w:rFonts w:hint="eastAsia"/>
          <w:sz w:val="20"/>
          <w:szCs w:val="20"/>
        </w:rPr>
        <w:t>따라</w:t>
      </w:r>
      <w:r w:rsidR="00822D5C" w:rsidRPr="00822D5C">
        <w:rPr>
          <w:rFonts w:hint="eastAsia"/>
          <w:sz w:val="20"/>
          <w:szCs w:val="20"/>
        </w:rPr>
        <w:t xml:space="preserve"> </w:t>
      </w:r>
      <w:r w:rsidR="00822D5C" w:rsidRPr="00822D5C">
        <w:rPr>
          <w:rFonts w:hint="eastAsia"/>
          <w:sz w:val="20"/>
          <w:szCs w:val="20"/>
        </w:rPr>
        <w:t>적절히</w:t>
      </w:r>
      <w:r w:rsidR="00822D5C" w:rsidRPr="00822D5C">
        <w:rPr>
          <w:rFonts w:hint="eastAsia"/>
          <w:sz w:val="20"/>
          <w:szCs w:val="20"/>
        </w:rPr>
        <w:t xml:space="preserve"> </w:t>
      </w:r>
      <w:r w:rsidR="00822D5C" w:rsidRPr="00822D5C">
        <w:rPr>
          <w:rFonts w:hint="eastAsia"/>
          <w:sz w:val="20"/>
          <w:szCs w:val="20"/>
        </w:rPr>
        <w:t>평가되었다</w:t>
      </w:r>
      <w:r w:rsidR="00822D5C" w:rsidRPr="00822D5C">
        <w:rPr>
          <w:rFonts w:hint="eastAsia"/>
          <w:sz w:val="20"/>
          <w:szCs w:val="20"/>
        </w:rPr>
        <w:t>.</w:t>
      </w:r>
      <w:commentRangeEnd w:id="75"/>
      <w:r w:rsidR="00822D5C">
        <w:rPr>
          <w:rStyle w:val="a8"/>
          <w:snapToGrid/>
          <w:kern w:val="0"/>
          <w:lang w:eastAsia="en-US"/>
        </w:rPr>
        <w:commentReference w:id="75"/>
      </w:r>
      <w:r w:rsidR="00822D5C" w:rsidRPr="00822D5C">
        <w:rPr>
          <w:sz w:val="20"/>
          <w:szCs w:val="20"/>
        </w:rPr>
        <w:t xml:space="preserve"> </w:t>
      </w:r>
      <w:r w:rsidR="00822D5C" w:rsidRPr="00822D5C">
        <w:rPr>
          <w:rFonts w:hint="eastAsia"/>
          <w:sz w:val="20"/>
          <w:szCs w:val="20"/>
        </w:rPr>
        <w:t>완제품의</w:t>
      </w:r>
      <w:r w:rsidR="00822D5C" w:rsidRPr="00822D5C">
        <w:rPr>
          <w:rFonts w:hint="eastAsia"/>
          <w:sz w:val="20"/>
          <w:szCs w:val="20"/>
        </w:rPr>
        <w:t xml:space="preserve"> </w:t>
      </w:r>
      <w:r w:rsidR="00822D5C" w:rsidRPr="00822D5C">
        <w:rPr>
          <w:rFonts w:hint="eastAsia"/>
          <w:sz w:val="20"/>
          <w:szCs w:val="20"/>
        </w:rPr>
        <w:t>시험결과에서</w:t>
      </w:r>
      <w:r w:rsidR="004E680B" w:rsidRPr="00822D5C">
        <w:rPr>
          <w:rFonts w:hint="eastAsia"/>
          <w:sz w:val="20"/>
          <w:szCs w:val="20"/>
        </w:rPr>
        <w:t xml:space="preserve"> </w:t>
      </w:r>
      <w:r w:rsidR="00822D5C" w:rsidRPr="00822D5C">
        <w:rPr>
          <w:rFonts w:hint="eastAsia"/>
          <w:sz w:val="20"/>
          <w:szCs w:val="20"/>
        </w:rPr>
        <w:t>특이적인</w:t>
      </w:r>
      <w:r w:rsidR="004E680B" w:rsidRPr="00822D5C">
        <w:rPr>
          <w:rFonts w:hint="eastAsia"/>
          <w:sz w:val="20"/>
          <w:szCs w:val="20"/>
        </w:rPr>
        <w:t xml:space="preserve"> </w:t>
      </w:r>
      <w:r w:rsidR="00822D5C" w:rsidRPr="00822D5C">
        <w:rPr>
          <w:rFonts w:hint="eastAsia"/>
          <w:sz w:val="20"/>
          <w:szCs w:val="20"/>
        </w:rPr>
        <w:t>경향성은</w:t>
      </w:r>
      <w:r w:rsidR="00822D5C" w:rsidRPr="00822D5C">
        <w:rPr>
          <w:rFonts w:hint="eastAsia"/>
          <w:sz w:val="20"/>
          <w:szCs w:val="20"/>
        </w:rPr>
        <w:t xml:space="preserve"> </w:t>
      </w:r>
      <w:r w:rsidR="00822D5C" w:rsidRPr="00822D5C">
        <w:rPr>
          <w:rFonts w:hint="eastAsia"/>
          <w:sz w:val="20"/>
          <w:szCs w:val="20"/>
        </w:rPr>
        <w:t>확인되지</w:t>
      </w:r>
      <w:r w:rsidR="00822D5C" w:rsidRPr="00822D5C">
        <w:rPr>
          <w:rFonts w:hint="eastAsia"/>
          <w:sz w:val="20"/>
          <w:szCs w:val="20"/>
        </w:rPr>
        <w:t xml:space="preserve"> </w:t>
      </w:r>
      <w:r w:rsidR="00822D5C" w:rsidRPr="00822D5C">
        <w:rPr>
          <w:rFonts w:hint="eastAsia"/>
          <w:sz w:val="20"/>
          <w:szCs w:val="20"/>
        </w:rPr>
        <w:t>않았</w:t>
      </w:r>
      <w:r w:rsidR="004E680B" w:rsidRPr="00822D5C">
        <w:rPr>
          <w:rFonts w:hint="eastAsia"/>
          <w:sz w:val="20"/>
          <w:szCs w:val="20"/>
        </w:rPr>
        <w:t>다</w:t>
      </w:r>
      <w:r w:rsidR="004E680B" w:rsidRPr="00822D5C">
        <w:rPr>
          <w:rFonts w:hint="eastAsia"/>
          <w:sz w:val="20"/>
          <w:szCs w:val="20"/>
        </w:rPr>
        <w:t>.</w:t>
      </w:r>
      <w:r w:rsidR="004E680B" w:rsidRPr="007673EB">
        <w:rPr>
          <w:rFonts w:hint="eastAsia"/>
          <w:sz w:val="20"/>
          <w:szCs w:val="20"/>
        </w:rPr>
        <w:t xml:space="preserve"> </w:t>
      </w:r>
      <w:commentRangeStart w:id="76"/>
      <w:r w:rsidR="009A0820">
        <w:rPr>
          <w:rFonts w:hint="eastAsia"/>
          <w:sz w:val="20"/>
          <w:szCs w:val="20"/>
        </w:rPr>
        <w:t>공정능력지수를</w:t>
      </w:r>
      <w:r w:rsidR="009A0820">
        <w:rPr>
          <w:rFonts w:hint="eastAsia"/>
          <w:sz w:val="20"/>
          <w:szCs w:val="20"/>
        </w:rPr>
        <w:t xml:space="preserve"> </w:t>
      </w:r>
      <w:r w:rsidR="009A0820">
        <w:rPr>
          <w:rFonts w:hint="eastAsia"/>
          <w:sz w:val="20"/>
          <w:szCs w:val="20"/>
        </w:rPr>
        <w:t>평가하였을</w:t>
      </w:r>
      <w:r w:rsidR="009A0820">
        <w:rPr>
          <w:rFonts w:hint="eastAsia"/>
          <w:sz w:val="20"/>
          <w:szCs w:val="20"/>
        </w:rPr>
        <w:t xml:space="preserve"> </w:t>
      </w:r>
      <w:r w:rsidR="009A0820">
        <w:rPr>
          <w:rFonts w:hint="eastAsia"/>
          <w:sz w:val="20"/>
          <w:szCs w:val="20"/>
        </w:rPr>
        <w:t>때</w:t>
      </w:r>
      <w:r w:rsidR="009A0820">
        <w:rPr>
          <w:rFonts w:hint="eastAsia"/>
          <w:sz w:val="20"/>
          <w:szCs w:val="20"/>
        </w:rPr>
        <w:t xml:space="preserve">, </w:t>
      </w:r>
      <w:proofErr w:type="spellStart"/>
      <w:r w:rsidR="009A0820" w:rsidRPr="005B671A">
        <w:rPr>
          <w:sz w:val="20"/>
          <w:szCs w:val="20"/>
        </w:rPr>
        <w:t>Cpk</w:t>
      </w:r>
      <w:proofErr w:type="spellEnd"/>
      <w:r w:rsidR="009A0820" w:rsidRPr="005B671A">
        <w:rPr>
          <w:sz w:val="20"/>
          <w:szCs w:val="20"/>
        </w:rPr>
        <w:t xml:space="preserve"> </w:t>
      </w:r>
      <w:r w:rsidR="009A0820" w:rsidRPr="005B671A">
        <w:rPr>
          <w:sz w:val="20"/>
          <w:szCs w:val="20"/>
        </w:rPr>
        <w:t>값은</w:t>
      </w:r>
      <w:r w:rsidR="009A0820" w:rsidRPr="005B671A">
        <w:rPr>
          <w:sz w:val="20"/>
          <w:szCs w:val="20"/>
        </w:rPr>
        <w:t xml:space="preserve"> </w:t>
      </w:r>
      <w:r w:rsidR="009A0820" w:rsidRPr="005B671A">
        <w:rPr>
          <w:sz w:val="20"/>
          <w:szCs w:val="20"/>
        </w:rPr>
        <w:t>모두</w:t>
      </w:r>
      <w:r w:rsidR="009A0820" w:rsidRPr="005B671A">
        <w:rPr>
          <w:sz w:val="20"/>
          <w:szCs w:val="20"/>
        </w:rPr>
        <w:t xml:space="preserve"> 1.00 </w:t>
      </w:r>
      <w:r w:rsidR="009A0820" w:rsidRPr="005B671A">
        <w:rPr>
          <w:sz w:val="20"/>
          <w:szCs w:val="20"/>
        </w:rPr>
        <w:t>이상으로</w:t>
      </w:r>
      <w:r w:rsidR="009A0820" w:rsidRPr="005B671A">
        <w:rPr>
          <w:sz w:val="20"/>
          <w:szCs w:val="20"/>
        </w:rPr>
        <w:t xml:space="preserve"> </w:t>
      </w:r>
      <w:r w:rsidR="009A0820" w:rsidRPr="005B671A">
        <w:rPr>
          <w:sz w:val="20"/>
          <w:szCs w:val="20"/>
        </w:rPr>
        <w:t>충분한</w:t>
      </w:r>
      <w:r w:rsidR="009A0820" w:rsidRPr="005B671A">
        <w:rPr>
          <w:sz w:val="20"/>
          <w:szCs w:val="20"/>
        </w:rPr>
        <w:t xml:space="preserve"> </w:t>
      </w:r>
      <w:r w:rsidR="009A0820" w:rsidRPr="005B671A">
        <w:rPr>
          <w:sz w:val="20"/>
          <w:szCs w:val="20"/>
        </w:rPr>
        <w:t>것이</w:t>
      </w:r>
      <w:r w:rsidR="009A0820" w:rsidRPr="005B671A">
        <w:rPr>
          <w:sz w:val="20"/>
          <w:szCs w:val="20"/>
        </w:rPr>
        <w:t xml:space="preserve"> </w:t>
      </w:r>
      <w:r w:rsidR="009A0820" w:rsidRPr="005B671A">
        <w:rPr>
          <w:sz w:val="20"/>
          <w:szCs w:val="20"/>
        </w:rPr>
        <w:t>확인되었</w:t>
      </w:r>
      <w:r w:rsidR="009A0820">
        <w:rPr>
          <w:rFonts w:hint="eastAsia"/>
          <w:sz w:val="20"/>
          <w:szCs w:val="20"/>
        </w:rPr>
        <w:t>다</w:t>
      </w:r>
      <w:r w:rsidR="009A0820">
        <w:rPr>
          <w:rFonts w:hint="eastAsia"/>
          <w:sz w:val="20"/>
          <w:szCs w:val="20"/>
        </w:rPr>
        <w:t>.</w:t>
      </w:r>
      <w:commentRangeEnd w:id="76"/>
      <w:r w:rsidR="009A0820">
        <w:rPr>
          <w:rStyle w:val="a8"/>
          <w:snapToGrid/>
          <w:kern w:val="0"/>
          <w:lang w:eastAsia="en-US"/>
        </w:rPr>
        <w:commentReference w:id="76"/>
      </w:r>
    </w:p>
    <w:tbl>
      <w:tblPr>
        <w:tblW w:w="5201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5"/>
        <w:gridCol w:w="936"/>
        <w:gridCol w:w="2530"/>
        <w:gridCol w:w="825"/>
        <w:gridCol w:w="883"/>
        <w:gridCol w:w="878"/>
        <w:gridCol w:w="1210"/>
      </w:tblGrid>
      <w:tr w:rsidR="00370D33" w:rsidRPr="005B671A" w14:paraId="767FA2EB" w14:textId="77777777" w:rsidTr="009A0820">
        <w:trPr>
          <w:cantSplit/>
          <w:trHeight w:val="397"/>
          <w:jc w:val="center"/>
        </w:trPr>
        <w:tc>
          <w:tcPr>
            <w:tcW w:w="872" w:type="pct"/>
            <w:vMerge w:val="restart"/>
            <w:tcBorders>
              <w:left w:val="doub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1DCFC1B" w14:textId="77777777" w:rsidR="00370D33" w:rsidRPr="005B671A" w:rsidRDefault="00370D33" w:rsidP="00D75262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5B671A">
              <w:rPr>
                <w:b/>
                <w:sz w:val="20"/>
                <w:szCs w:val="20"/>
              </w:rPr>
              <w:t>시험항목</w:t>
            </w:r>
            <w:proofErr w:type="spellEnd"/>
          </w:p>
        </w:tc>
        <w:tc>
          <w:tcPr>
            <w:tcW w:w="532" w:type="pct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5C04CF0" w14:textId="77777777" w:rsidR="00370D33" w:rsidRPr="005B671A" w:rsidRDefault="00370D33" w:rsidP="00D75262">
            <w:pPr>
              <w:jc w:val="center"/>
              <w:rPr>
                <w:b/>
                <w:sz w:val="20"/>
                <w:szCs w:val="20"/>
              </w:rPr>
            </w:pPr>
            <w:r w:rsidRPr="005B671A">
              <w:rPr>
                <w:b/>
                <w:sz w:val="20"/>
                <w:szCs w:val="20"/>
                <w:lang w:eastAsia="ko-KR"/>
              </w:rPr>
              <w:t>주요도</w:t>
            </w:r>
          </w:p>
        </w:tc>
        <w:tc>
          <w:tcPr>
            <w:tcW w:w="1438" w:type="pct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D543E5A" w14:textId="77777777" w:rsidR="00370D33" w:rsidRPr="005B671A" w:rsidRDefault="00370D33" w:rsidP="00D75262">
            <w:pPr>
              <w:jc w:val="center"/>
              <w:rPr>
                <w:b/>
                <w:sz w:val="20"/>
                <w:szCs w:val="20"/>
              </w:rPr>
            </w:pPr>
            <w:r w:rsidRPr="005B671A">
              <w:rPr>
                <w:b/>
                <w:sz w:val="20"/>
                <w:szCs w:val="20"/>
              </w:rPr>
              <w:t>기</w:t>
            </w:r>
            <w:r w:rsidRPr="005B671A">
              <w:rPr>
                <w:b/>
                <w:sz w:val="20"/>
                <w:szCs w:val="20"/>
              </w:rPr>
              <w:t xml:space="preserve"> </w:t>
            </w:r>
            <w:r w:rsidRPr="005B671A">
              <w:rPr>
                <w:b/>
                <w:sz w:val="20"/>
                <w:szCs w:val="20"/>
              </w:rPr>
              <w:t>준</w:t>
            </w:r>
          </w:p>
        </w:tc>
        <w:tc>
          <w:tcPr>
            <w:tcW w:w="1470" w:type="pct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3E8BEC9" w14:textId="77777777" w:rsidR="00370D33" w:rsidRPr="005B671A" w:rsidRDefault="00370D33" w:rsidP="00D75262">
            <w:pPr>
              <w:pStyle w:val="af5"/>
              <w:keepLines w:val="0"/>
              <w:widowControl w:val="0"/>
              <w:spacing w:after="0"/>
              <w:jc w:val="center"/>
              <w:rPr>
                <w:rFonts w:eastAsia="바탕"/>
                <w:b/>
                <w:sz w:val="20"/>
                <w:szCs w:val="20"/>
              </w:rPr>
            </w:pPr>
            <w:r w:rsidRPr="005B671A">
              <w:rPr>
                <w:rFonts w:eastAsia="바탕"/>
                <w:b/>
                <w:sz w:val="20"/>
                <w:szCs w:val="20"/>
              </w:rPr>
              <w:t>결과</w:t>
            </w:r>
          </w:p>
        </w:tc>
        <w:tc>
          <w:tcPr>
            <w:tcW w:w="688" w:type="pct"/>
            <w:vMerge w:val="restart"/>
            <w:tcBorders>
              <w:left w:val="single" w:sz="4" w:space="0" w:color="auto"/>
              <w:right w:val="double" w:sz="4" w:space="0" w:color="auto"/>
            </w:tcBorders>
            <w:shd w:val="clear" w:color="auto" w:fill="D9D9D9"/>
            <w:vAlign w:val="center"/>
          </w:tcPr>
          <w:p w14:paraId="42EC18C9" w14:textId="77777777" w:rsidR="00370D33" w:rsidRPr="005B671A" w:rsidRDefault="00370D33" w:rsidP="00D75262">
            <w:pPr>
              <w:pStyle w:val="af5"/>
              <w:keepLines w:val="0"/>
              <w:widowControl w:val="0"/>
              <w:spacing w:after="0"/>
              <w:jc w:val="center"/>
              <w:rPr>
                <w:rFonts w:eastAsia="바탕"/>
                <w:b/>
                <w:sz w:val="20"/>
                <w:szCs w:val="20"/>
              </w:rPr>
            </w:pPr>
            <w:proofErr w:type="spellStart"/>
            <w:r w:rsidRPr="005B671A">
              <w:rPr>
                <w:rFonts w:eastAsia="바탕"/>
                <w:b/>
                <w:sz w:val="20"/>
                <w:szCs w:val="20"/>
              </w:rPr>
              <w:t>Cpk</w:t>
            </w:r>
            <w:proofErr w:type="spellEnd"/>
          </w:p>
        </w:tc>
      </w:tr>
      <w:tr w:rsidR="00370D33" w:rsidRPr="005B671A" w14:paraId="1E8FA864" w14:textId="77777777" w:rsidTr="009A0820">
        <w:trPr>
          <w:cantSplit/>
          <w:trHeight w:val="397"/>
          <w:jc w:val="center"/>
        </w:trPr>
        <w:tc>
          <w:tcPr>
            <w:tcW w:w="872" w:type="pct"/>
            <w:vMerge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99A11A7" w14:textId="77777777" w:rsidR="00370D33" w:rsidRPr="005B671A" w:rsidRDefault="00370D33" w:rsidP="00D75262">
            <w:pPr>
              <w:rPr>
                <w:b/>
                <w:kern w:val="28"/>
                <w:sz w:val="20"/>
                <w:szCs w:val="20"/>
                <w:lang w:eastAsia="ko-KR"/>
              </w:rPr>
            </w:pPr>
          </w:p>
        </w:tc>
        <w:tc>
          <w:tcPr>
            <w:tcW w:w="53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6A3E5F2" w14:textId="77777777" w:rsidR="00370D33" w:rsidRPr="005B671A" w:rsidRDefault="00370D33" w:rsidP="00D75262">
            <w:pPr>
              <w:rPr>
                <w:b/>
                <w:kern w:val="28"/>
                <w:sz w:val="20"/>
                <w:szCs w:val="20"/>
                <w:lang w:eastAsia="ko-KR"/>
              </w:rPr>
            </w:pPr>
          </w:p>
        </w:tc>
        <w:tc>
          <w:tcPr>
            <w:tcW w:w="143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8B94A2F" w14:textId="77777777" w:rsidR="00370D33" w:rsidRPr="005B671A" w:rsidRDefault="00370D33" w:rsidP="00D75262">
            <w:pPr>
              <w:rPr>
                <w:b/>
                <w:kern w:val="28"/>
                <w:sz w:val="20"/>
                <w:szCs w:val="20"/>
                <w:lang w:eastAsia="ko-KR"/>
              </w:rPr>
            </w:pP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75FBBAD" w14:textId="77777777" w:rsidR="00370D33" w:rsidRPr="005B671A" w:rsidRDefault="00370D33" w:rsidP="00D75262">
            <w:pPr>
              <w:pStyle w:val="af5"/>
              <w:keepLines w:val="0"/>
              <w:widowControl w:val="0"/>
              <w:spacing w:after="0"/>
              <w:jc w:val="center"/>
              <w:rPr>
                <w:rFonts w:eastAsia="바탕"/>
                <w:b/>
                <w:sz w:val="20"/>
                <w:szCs w:val="20"/>
              </w:rPr>
            </w:pPr>
            <w:r w:rsidRPr="005B671A">
              <w:rPr>
                <w:rFonts w:eastAsia="바탕"/>
                <w:b/>
                <w:sz w:val="20"/>
                <w:szCs w:val="20"/>
              </w:rPr>
              <w:t>최소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EAFA414" w14:textId="77777777" w:rsidR="00370D33" w:rsidRPr="005B671A" w:rsidRDefault="00370D33" w:rsidP="00D75262">
            <w:pPr>
              <w:pStyle w:val="af5"/>
              <w:keepLines w:val="0"/>
              <w:widowControl w:val="0"/>
              <w:spacing w:after="0"/>
              <w:jc w:val="center"/>
              <w:rPr>
                <w:rFonts w:eastAsia="바탕"/>
                <w:b/>
                <w:sz w:val="20"/>
                <w:szCs w:val="20"/>
              </w:rPr>
            </w:pPr>
            <w:r w:rsidRPr="005B671A">
              <w:rPr>
                <w:rFonts w:eastAsia="바탕"/>
                <w:b/>
                <w:sz w:val="20"/>
                <w:szCs w:val="20"/>
              </w:rPr>
              <w:t>최대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3367100" w14:textId="77777777" w:rsidR="00370D33" w:rsidRPr="005B671A" w:rsidRDefault="00370D33" w:rsidP="00D75262">
            <w:pPr>
              <w:pStyle w:val="af5"/>
              <w:keepLines w:val="0"/>
              <w:widowControl w:val="0"/>
              <w:spacing w:after="0"/>
              <w:jc w:val="center"/>
              <w:rPr>
                <w:rFonts w:eastAsia="바탕"/>
                <w:b/>
                <w:sz w:val="20"/>
                <w:szCs w:val="20"/>
              </w:rPr>
            </w:pPr>
            <w:r w:rsidRPr="005B671A">
              <w:rPr>
                <w:rFonts w:eastAsia="바탕"/>
                <w:b/>
                <w:sz w:val="20"/>
                <w:szCs w:val="20"/>
              </w:rPr>
              <w:t>평균</w:t>
            </w:r>
          </w:p>
        </w:tc>
        <w:tc>
          <w:tcPr>
            <w:tcW w:w="688" w:type="pct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D9D9D9"/>
          </w:tcPr>
          <w:p w14:paraId="1A99EFC2" w14:textId="77777777" w:rsidR="00370D33" w:rsidRPr="005B671A" w:rsidRDefault="00370D33" w:rsidP="00D75262">
            <w:pPr>
              <w:pStyle w:val="af5"/>
              <w:keepLines w:val="0"/>
              <w:widowControl w:val="0"/>
              <w:spacing w:after="0"/>
              <w:jc w:val="center"/>
              <w:rPr>
                <w:rFonts w:eastAsia="바탕"/>
                <w:b/>
                <w:sz w:val="20"/>
                <w:szCs w:val="20"/>
              </w:rPr>
            </w:pPr>
          </w:p>
        </w:tc>
      </w:tr>
      <w:tr w:rsidR="00370D33" w:rsidRPr="005B671A" w14:paraId="6633F390" w14:textId="77777777" w:rsidTr="009A0820">
        <w:trPr>
          <w:cantSplit/>
          <w:trHeight w:val="645"/>
          <w:jc w:val="center"/>
        </w:trPr>
        <w:tc>
          <w:tcPr>
            <w:tcW w:w="872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BBFAD" w14:textId="3EF10BD6" w:rsidR="00370D33" w:rsidRPr="005B671A" w:rsidRDefault="00370D33" w:rsidP="00D75262">
            <w:pPr>
              <w:pStyle w:val="af5"/>
              <w:spacing w:after="0"/>
              <w:jc w:val="center"/>
              <w:rPr>
                <w:rFonts w:eastAsia="바탕"/>
                <w:sz w:val="20"/>
                <w:szCs w:val="20"/>
              </w:rPr>
            </w:pP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4FDED" w14:textId="77777777" w:rsidR="00370D33" w:rsidRPr="005B671A" w:rsidRDefault="00370D33" w:rsidP="00D75262">
            <w:pPr>
              <w:pStyle w:val="af5"/>
              <w:spacing w:after="0"/>
              <w:jc w:val="center"/>
              <w:rPr>
                <w:rFonts w:eastAsia="바탕"/>
                <w:sz w:val="20"/>
                <w:szCs w:val="20"/>
              </w:rPr>
            </w:pPr>
            <w:r w:rsidRPr="005B671A">
              <w:rPr>
                <w:rFonts w:eastAsia="바탕"/>
                <w:sz w:val="20"/>
                <w:szCs w:val="20"/>
              </w:rPr>
              <w:t>Critical</w:t>
            </w:r>
          </w:p>
        </w:tc>
        <w:tc>
          <w:tcPr>
            <w:tcW w:w="1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7A811" w14:textId="354A6FA5" w:rsidR="00370D33" w:rsidRPr="005B671A" w:rsidRDefault="00370D33" w:rsidP="00D75262">
            <w:pPr>
              <w:pStyle w:val="af5"/>
              <w:spacing w:after="0"/>
              <w:jc w:val="center"/>
              <w:rPr>
                <w:rFonts w:eastAsia="바탕"/>
                <w:sz w:val="18"/>
                <w:szCs w:val="18"/>
              </w:rPr>
            </w:pP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7555D" w14:textId="01EB272C" w:rsidR="00370D33" w:rsidRPr="005B671A" w:rsidRDefault="00370D33" w:rsidP="00D75262">
            <w:pPr>
              <w:pStyle w:val="af5"/>
              <w:spacing w:after="0"/>
              <w:jc w:val="center"/>
              <w:rPr>
                <w:rFonts w:eastAsia="바탕"/>
                <w:sz w:val="20"/>
                <w:szCs w:val="20"/>
              </w:rPr>
            </w:pP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2ABAD" w14:textId="07487633" w:rsidR="00370D33" w:rsidRPr="005B671A" w:rsidRDefault="00370D33" w:rsidP="00D75262">
            <w:pPr>
              <w:jc w:val="center"/>
              <w:rPr>
                <w:snapToGrid w:val="0"/>
                <w:kern w:val="28"/>
                <w:sz w:val="20"/>
                <w:szCs w:val="20"/>
                <w:lang w:eastAsia="ko-KR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0CBFD" w14:textId="3E6D6F02" w:rsidR="00370D33" w:rsidRPr="005B671A" w:rsidRDefault="00370D33" w:rsidP="00D75262">
            <w:pPr>
              <w:jc w:val="center"/>
              <w:rPr>
                <w:snapToGrid w:val="0"/>
                <w:kern w:val="28"/>
                <w:sz w:val="20"/>
                <w:szCs w:val="20"/>
                <w:lang w:eastAsia="ko-KR"/>
              </w:rPr>
            </w:pP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03E6EF8" w14:textId="127C1CE6" w:rsidR="00370D33" w:rsidRPr="005B671A" w:rsidRDefault="00370D33" w:rsidP="00D75262">
            <w:pPr>
              <w:jc w:val="center"/>
              <w:rPr>
                <w:sz w:val="20"/>
                <w:szCs w:val="20"/>
                <w:lang w:eastAsia="ko-KR"/>
              </w:rPr>
            </w:pPr>
          </w:p>
        </w:tc>
      </w:tr>
      <w:tr w:rsidR="00370D33" w:rsidRPr="005B671A" w14:paraId="39D5A4DF" w14:textId="77777777" w:rsidTr="009A0820">
        <w:trPr>
          <w:cantSplit/>
          <w:trHeight w:val="661"/>
          <w:jc w:val="center"/>
        </w:trPr>
        <w:tc>
          <w:tcPr>
            <w:tcW w:w="872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913D1" w14:textId="405FD48D" w:rsidR="00370D33" w:rsidRPr="005B671A" w:rsidRDefault="00370D33" w:rsidP="00D75262">
            <w:pPr>
              <w:pStyle w:val="af5"/>
              <w:spacing w:after="0"/>
              <w:jc w:val="center"/>
              <w:rPr>
                <w:rFonts w:eastAsia="바탕"/>
                <w:sz w:val="20"/>
                <w:szCs w:val="20"/>
              </w:rPr>
            </w:pP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A3409" w14:textId="77777777" w:rsidR="00370D33" w:rsidRPr="005B671A" w:rsidRDefault="00370D33" w:rsidP="00D75262">
            <w:pPr>
              <w:pStyle w:val="af5"/>
              <w:spacing w:after="0"/>
              <w:jc w:val="center"/>
              <w:rPr>
                <w:rFonts w:eastAsia="바탕"/>
                <w:sz w:val="20"/>
                <w:szCs w:val="20"/>
              </w:rPr>
            </w:pPr>
            <w:r w:rsidRPr="005B671A">
              <w:rPr>
                <w:rFonts w:eastAsia="바탕"/>
                <w:sz w:val="20"/>
                <w:szCs w:val="20"/>
              </w:rPr>
              <w:t>Critical</w:t>
            </w:r>
          </w:p>
        </w:tc>
        <w:tc>
          <w:tcPr>
            <w:tcW w:w="1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B0187" w14:textId="14A8AE03" w:rsidR="00370D33" w:rsidRPr="005B671A" w:rsidRDefault="00370D33" w:rsidP="00D75262">
            <w:pPr>
              <w:pStyle w:val="af5"/>
              <w:spacing w:after="0"/>
              <w:jc w:val="center"/>
              <w:rPr>
                <w:rFonts w:eastAsia="바탕"/>
                <w:sz w:val="18"/>
                <w:szCs w:val="18"/>
              </w:rPr>
            </w:pP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68417" w14:textId="14CCECE4" w:rsidR="00370D33" w:rsidRPr="005B671A" w:rsidRDefault="00370D33" w:rsidP="00D75262">
            <w:pPr>
              <w:pStyle w:val="af5"/>
              <w:spacing w:after="0"/>
              <w:jc w:val="center"/>
              <w:rPr>
                <w:rFonts w:eastAsia="바탕"/>
                <w:sz w:val="20"/>
                <w:szCs w:val="20"/>
              </w:rPr>
            </w:pP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63D59" w14:textId="0FC1B1C1" w:rsidR="00370D33" w:rsidRPr="005B671A" w:rsidRDefault="00370D33" w:rsidP="00D75262">
            <w:pPr>
              <w:pStyle w:val="af5"/>
              <w:spacing w:after="0"/>
              <w:jc w:val="center"/>
              <w:rPr>
                <w:rFonts w:eastAsia="바탕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C54C1" w14:textId="23C3207A" w:rsidR="00370D33" w:rsidRPr="005B671A" w:rsidRDefault="00370D33" w:rsidP="00D75262">
            <w:pPr>
              <w:pStyle w:val="af5"/>
              <w:spacing w:after="0"/>
              <w:jc w:val="center"/>
              <w:rPr>
                <w:rFonts w:eastAsia="바탕"/>
                <w:sz w:val="20"/>
                <w:szCs w:val="20"/>
              </w:rPr>
            </w:pP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47C2649" w14:textId="03A9CA50" w:rsidR="00370D33" w:rsidRPr="005B671A" w:rsidRDefault="00370D33" w:rsidP="00D75262">
            <w:pPr>
              <w:pStyle w:val="af5"/>
              <w:spacing w:after="0"/>
              <w:jc w:val="center"/>
              <w:rPr>
                <w:rFonts w:eastAsia="바탕"/>
                <w:kern w:val="0"/>
                <w:sz w:val="20"/>
                <w:szCs w:val="20"/>
              </w:rPr>
            </w:pPr>
          </w:p>
        </w:tc>
      </w:tr>
      <w:tr w:rsidR="00370D33" w:rsidRPr="005B671A" w14:paraId="72830D31" w14:textId="77777777" w:rsidTr="009A0820">
        <w:trPr>
          <w:cantSplit/>
          <w:trHeight w:val="397"/>
          <w:jc w:val="center"/>
        </w:trPr>
        <w:tc>
          <w:tcPr>
            <w:tcW w:w="872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2DD7F" w14:textId="376A0DD3" w:rsidR="00370D33" w:rsidRPr="005B671A" w:rsidRDefault="00370D33" w:rsidP="00D75262">
            <w:pPr>
              <w:pStyle w:val="af5"/>
              <w:spacing w:after="0"/>
              <w:jc w:val="center"/>
              <w:rPr>
                <w:rFonts w:eastAsia="바탕"/>
                <w:sz w:val="20"/>
                <w:szCs w:val="20"/>
              </w:rPr>
            </w:pP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82CD9" w14:textId="77777777" w:rsidR="00370D33" w:rsidRPr="005B671A" w:rsidRDefault="00370D33" w:rsidP="00D75262">
            <w:pPr>
              <w:pStyle w:val="af5"/>
              <w:jc w:val="center"/>
              <w:rPr>
                <w:rFonts w:eastAsia="바탕"/>
                <w:sz w:val="20"/>
                <w:szCs w:val="20"/>
              </w:rPr>
            </w:pPr>
            <w:r w:rsidRPr="005B671A">
              <w:rPr>
                <w:rFonts w:eastAsia="바탕"/>
                <w:sz w:val="20"/>
                <w:szCs w:val="20"/>
              </w:rPr>
              <w:t>Critical</w:t>
            </w:r>
          </w:p>
        </w:tc>
        <w:tc>
          <w:tcPr>
            <w:tcW w:w="1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F346D" w14:textId="5ED9B37B" w:rsidR="00370D33" w:rsidRPr="005B671A" w:rsidRDefault="00370D33" w:rsidP="00D75262">
            <w:pPr>
              <w:pStyle w:val="af5"/>
              <w:jc w:val="center"/>
              <w:rPr>
                <w:rFonts w:eastAsia="바탕"/>
                <w:sz w:val="18"/>
                <w:szCs w:val="18"/>
              </w:rPr>
            </w:pP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B378D" w14:textId="640CEC7F" w:rsidR="00370D33" w:rsidRPr="005B671A" w:rsidRDefault="00370D33" w:rsidP="00D75262">
            <w:pPr>
              <w:pStyle w:val="af5"/>
              <w:spacing w:after="0"/>
              <w:jc w:val="center"/>
              <w:rPr>
                <w:rFonts w:eastAsia="바탕"/>
                <w:sz w:val="20"/>
                <w:szCs w:val="20"/>
              </w:rPr>
            </w:pP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F031A" w14:textId="2FB59474" w:rsidR="00370D33" w:rsidRPr="005B671A" w:rsidRDefault="00370D33" w:rsidP="00D75262">
            <w:pPr>
              <w:pStyle w:val="af5"/>
              <w:spacing w:after="0"/>
              <w:jc w:val="center"/>
              <w:rPr>
                <w:rFonts w:eastAsia="바탕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6BEFB" w14:textId="78AA135B" w:rsidR="00370D33" w:rsidRPr="005B671A" w:rsidRDefault="00370D33" w:rsidP="00D75262">
            <w:pPr>
              <w:pStyle w:val="af5"/>
              <w:spacing w:after="0"/>
              <w:jc w:val="center"/>
              <w:rPr>
                <w:rFonts w:eastAsia="바탕"/>
                <w:sz w:val="20"/>
                <w:szCs w:val="20"/>
              </w:rPr>
            </w:pP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4C98869" w14:textId="262871FF" w:rsidR="00370D33" w:rsidRPr="005B671A" w:rsidRDefault="00370D33" w:rsidP="00D75262">
            <w:pPr>
              <w:pStyle w:val="af5"/>
              <w:spacing w:after="0"/>
              <w:jc w:val="center"/>
              <w:rPr>
                <w:rFonts w:eastAsia="바탕"/>
                <w:kern w:val="0"/>
                <w:sz w:val="20"/>
                <w:szCs w:val="20"/>
              </w:rPr>
            </w:pPr>
          </w:p>
        </w:tc>
      </w:tr>
      <w:tr w:rsidR="00370D33" w:rsidRPr="005B671A" w14:paraId="259EC96F" w14:textId="77777777" w:rsidTr="009A0820">
        <w:trPr>
          <w:cantSplit/>
          <w:trHeight w:val="644"/>
          <w:jc w:val="center"/>
        </w:trPr>
        <w:tc>
          <w:tcPr>
            <w:tcW w:w="872" w:type="pct"/>
            <w:vMerge w:val="restar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B43F542" w14:textId="77777777" w:rsidR="00370D33" w:rsidRPr="005B671A" w:rsidRDefault="00370D33" w:rsidP="00D75262">
            <w:pPr>
              <w:pStyle w:val="af5"/>
              <w:spacing w:after="0"/>
              <w:jc w:val="center"/>
              <w:rPr>
                <w:rFonts w:eastAsia="바탕"/>
                <w:sz w:val="20"/>
                <w:szCs w:val="20"/>
              </w:rPr>
            </w:pPr>
          </w:p>
        </w:tc>
        <w:tc>
          <w:tcPr>
            <w:tcW w:w="532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2491DC" w14:textId="77777777" w:rsidR="00370D33" w:rsidRPr="005B671A" w:rsidRDefault="00370D33" w:rsidP="00D75262">
            <w:pPr>
              <w:pStyle w:val="af5"/>
              <w:spacing w:after="0"/>
              <w:jc w:val="center"/>
              <w:rPr>
                <w:rFonts w:eastAsia="바탕"/>
                <w:sz w:val="20"/>
                <w:szCs w:val="20"/>
              </w:rPr>
            </w:pPr>
          </w:p>
        </w:tc>
        <w:tc>
          <w:tcPr>
            <w:tcW w:w="1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57D92" w14:textId="5217185D" w:rsidR="00370D33" w:rsidRPr="005B671A" w:rsidRDefault="00370D33" w:rsidP="00D75262">
            <w:pPr>
              <w:pStyle w:val="af5"/>
              <w:spacing w:after="0"/>
              <w:jc w:val="center"/>
              <w:rPr>
                <w:rFonts w:eastAsia="바탕"/>
                <w:sz w:val="18"/>
                <w:szCs w:val="18"/>
              </w:rPr>
            </w:pP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F4406" w14:textId="7878EC88" w:rsidR="00370D33" w:rsidRPr="005B671A" w:rsidRDefault="00370D33" w:rsidP="00D75262">
            <w:pPr>
              <w:pStyle w:val="af5"/>
              <w:spacing w:after="0"/>
              <w:jc w:val="center"/>
              <w:rPr>
                <w:rFonts w:eastAsia="바탕"/>
                <w:sz w:val="20"/>
                <w:szCs w:val="20"/>
              </w:rPr>
            </w:pP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168ED" w14:textId="346742C2" w:rsidR="00370D33" w:rsidRPr="005B671A" w:rsidRDefault="00370D33" w:rsidP="00D75262">
            <w:pPr>
              <w:pStyle w:val="af5"/>
              <w:spacing w:after="0"/>
              <w:jc w:val="center"/>
              <w:rPr>
                <w:rFonts w:eastAsia="바탕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348A1" w14:textId="1718FB24" w:rsidR="00370D33" w:rsidRPr="005B671A" w:rsidRDefault="00370D33" w:rsidP="00D75262">
            <w:pPr>
              <w:pStyle w:val="af5"/>
              <w:spacing w:after="0"/>
              <w:jc w:val="center"/>
              <w:rPr>
                <w:rFonts w:eastAsia="바탕"/>
                <w:sz w:val="20"/>
                <w:szCs w:val="20"/>
              </w:rPr>
            </w:pP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1661E21" w14:textId="4685D3BE" w:rsidR="00370D33" w:rsidRPr="005B671A" w:rsidRDefault="00370D33" w:rsidP="00D75262">
            <w:pPr>
              <w:pStyle w:val="af5"/>
              <w:spacing w:after="0"/>
              <w:jc w:val="center"/>
              <w:rPr>
                <w:rFonts w:eastAsia="바탕"/>
                <w:color w:val="00B0F0"/>
                <w:kern w:val="0"/>
                <w:sz w:val="20"/>
                <w:szCs w:val="20"/>
              </w:rPr>
            </w:pPr>
          </w:p>
        </w:tc>
      </w:tr>
      <w:tr w:rsidR="00370D33" w:rsidRPr="005B671A" w14:paraId="1CC1A2F3" w14:textId="77777777" w:rsidTr="009A0820">
        <w:trPr>
          <w:cantSplit/>
          <w:trHeight w:val="397"/>
          <w:jc w:val="center"/>
        </w:trPr>
        <w:tc>
          <w:tcPr>
            <w:tcW w:w="872" w:type="pct"/>
            <w:vMerge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25AF3" w14:textId="77777777" w:rsidR="00370D33" w:rsidRPr="005B671A" w:rsidRDefault="00370D33" w:rsidP="00D75262">
            <w:pPr>
              <w:pStyle w:val="af5"/>
              <w:spacing w:after="0"/>
              <w:jc w:val="center"/>
              <w:rPr>
                <w:rFonts w:eastAsia="바탕"/>
                <w:sz w:val="20"/>
                <w:szCs w:val="20"/>
              </w:rPr>
            </w:pPr>
          </w:p>
        </w:tc>
        <w:tc>
          <w:tcPr>
            <w:tcW w:w="53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7FBE4" w14:textId="77777777" w:rsidR="00370D33" w:rsidRPr="005B671A" w:rsidRDefault="00370D33" w:rsidP="00D75262">
            <w:pPr>
              <w:pStyle w:val="af5"/>
              <w:jc w:val="center"/>
              <w:rPr>
                <w:rFonts w:eastAsia="바탕"/>
                <w:sz w:val="20"/>
                <w:szCs w:val="20"/>
              </w:rPr>
            </w:pPr>
          </w:p>
        </w:tc>
        <w:tc>
          <w:tcPr>
            <w:tcW w:w="1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8CA02" w14:textId="4D337A58" w:rsidR="00370D33" w:rsidRPr="005B671A" w:rsidRDefault="00370D33" w:rsidP="00D75262">
            <w:pPr>
              <w:pStyle w:val="af5"/>
              <w:jc w:val="center"/>
              <w:rPr>
                <w:rFonts w:eastAsia="바탕"/>
                <w:sz w:val="18"/>
                <w:szCs w:val="18"/>
              </w:rPr>
            </w:pP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A99CE" w14:textId="46EEAB6E" w:rsidR="00370D33" w:rsidRPr="005B671A" w:rsidRDefault="00370D33" w:rsidP="00D75262">
            <w:pPr>
              <w:pStyle w:val="af5"/>
              <w:spacing w:after="0"/>
              <w:jc w:val="center"/>
              <w:rPr>
                <w:rFonts w:eastAsia="바탕"/>
                <w:sz w:val="20"/>
                <w:szCs w:val="20"/>
              </w:rPr>
            </w:pP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B169B" w14:textId="3EBF2B58" w:rsidR="00370D33" w:rsidRPr="005B671A" w:rsidRDefault="00370D33" w:rsidP="00D75262">
            <w:pPr>
              <w:pStyle w:val="af5"/>
              <w:spacing w:after="0"/>
              <w:jc w:val="center"/>
              <w:rPr>
                <w:rFonts w:eastAsia="바탕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EF693" w14:textId="56FCE3E2" w:rsidR="00370D33" w:rsidRPr="005B671A" w:rsidRDefault="00370D33" w:rsidP="00D75262">
            <w:pPr>
              <w:pStyle w:val="af5"/>
              <w:spacing w:after="0"/>
              <w:jc w:val="center"/>
              <w:rPr>
                <w:rFonts w:eastAsia="바탕"/>
                <w:sz w:val="20"/>
                <w:szCs w:val="20"/>
              </w:rPr>
            </w:pP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5E63D11" w14:textId="5B0E8478" w:rsidR="00370D33" w:rsidRPr="005B671A" w:rsidRDefault="00370D33" w:rsidP="00D75262">
            <w:pPr>
              <w:pStyle w:val="af5"/>
              <w:spacing w:after="0"/>
              <w:jc w:val="center"/>
              <w:rPr>
                <w:rFonts w:eastAsia="바탕"/>
                <w:kern w:val="0"/>
                <w:sz w:val="20"/>
                <w:szCs w:val="20"/>
              </w:rPr>
            </w:pPr>
          </w:p>
        </w:tc>
      </w:tr>
      <w:tr w:rsidR="00370D33" w:rsidRPr="005B671A" w14:paraId="246B8916" w14:textId="77777777" w:rsidTr="009A0820">
        <w:trPr>
          <w:cantSplit/>
          <w:trHeight w:val="397"/>
          <w:jc w:val="center"/>
        </w:trPr>
        <w:tc>
          <w:tcPr>
            <w:tcW w:w="872" w:type="pct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B94FBCD" w14:textId="04DA61C2" w:rsidR="00370D33" w:rsidRPr="005B671A" w:rsidRDefault="00370D33" w:rsidP="00D75262">
            <w:pPr>
              <w:pStyle w:val="af5"/>
              <w:spacing w:after="0"/>
              <w:jc w:val="center"/>
              <w:rPr>
                <w:rFonts w:eastAsia="바탕"/>
                <w:sz w:val="20"/>
                <w:szCs w:val="20"/>
              </w:rPr>
            </w:pP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D8CB1CE" w14:textId="7FCD5F9F" w:rsidR="00370D33" w:rsidRPr="005B671A" w:rsidRDefault="00370D33" w:rsidP="00D75262">
            <w:pPr>
              <w:pStyle w:val="af5"/>
              <w:spacing w:after="0"/>
              <w:jc w:val="center"/>
              <w:rPr>
                <w:rFonts w:eastAsia="바탕"/>
                <w:sz w:val="20"/>
                <w:szCs w:val="20"/>
              </w:rPr>
            </w:pPr>
          </w:p>
        </w:tc>
        <w:tc>
          <w:tcPr>
            <w:tcW w:w="1438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98DE682" w14:textId="7DB0B99B" w:rsidR="00370D33" w:rsidRPr="005B671A" w:rsidRDefault="00370D33" w:rsidP="00D75262">
            <w:pPr>
              <w:pStyle w:val="af5"/>
              <w:spacing w:after="0"/>
              <w:jc w:val="center"/>
              <w:rPr>
                <w:rFonts w:eastAsia="바탕"/>
                <w:sz w:val="18"/>
                <w:szCs w:val="18"/>
              </w:rPr>
            </w:pP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3D0C552" w14:textId="7DF36683" w:rsidR="00370D33" w:rsidRPr="005B671A" w:rsidRDefault="00370D33" w:rsidP="00D75262">
            <w:pPr>
              <w:pStyle w:val="af5"/>
              <w:spacing w:after="0"/>
              <w:jc w:val="center"/>
              <w:rPr>
                <w:rFonts w:eastAsia="바탕"/>
                <w:sz w:val="20"/>
                <w:szCs w:val="20"/>
              </w:rPr>
            </w:pP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B2EA831" w14:textId="6074DA9B" w:rsidR="00370D33" w:rsidRPr="005B671A" w:rsidRDefault="00370D33" w:rsidP="00D75262">
            <w:pPr>
              <w:pStyle w:val="af5"/>
              <w:spacing w:after="0"/>
              <w:jc w:val="center"/>
              <w:rPr>
                <w:rFonts w:eastAsia="바탕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7F72BA0" w14:textId="76C436BD" w:rsidR="00370D33" w:rsidRPr="005B671A" w:rsidRDefault="00370D33" w:rsidP="00D75262">
            <w:pPr>
              <w:pStyle w:val="af5"/>
              <w:spacing w:after="0"/>
              <w:jc w:val="center"/>
              <w:rPr>
                <w:rFonts w:eastAsia="바탕"/>
                <w:sz w:val="20"/>
                <w:szCs w:val="20"/>
              </w:rPr>
            </w:pP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0519270" w14:textId="4AE96493" w:rsidR="00370D33" w:rsidRPr="005B671A" w:rsidRDefault="00370D33" w:rsidP="00D75262">
            <w:pPr>
              <w:pStyle w:val="af5"/>
              <w:spacing w:after="0"/>
              <w:jc w:val="center"/>
              <w:rPr>
                <w:rFonts w:eastAsia="바탕"/>
                <w:kern w:val="0"/>
                <w:sz w:val="20"/>
                <w:szCs w:val="20"/>
              </w:rPr>
            </w:pPr>
          </w:p>
        </w:tc>
      </w:tr>
    </w:tbl>
    <w:p w14:paraId="7C68F6EB" w14:textId="77777777" w:rsidR="004E680B" w:rsidRPr="007673EB" w:rsidRDefault="004E680B" w:rsidP="00A3516B">
      <w:pPr>
        <w:pStyle w:val="18"/>
        <w:keepNext w:val="0"/>
        <w:keepLines w:val="0"/>
        <w:widowControl w:val="0"/>
        <w:jc w:val="right"/>
        <w:outlineLvl w:val="9"/>
      </w:pPr>
      <w:r w:rsidRPr="007673EB">
        <w:rPr>
          <w:rFonts w:ascii="Times New Roman" w:hAnsi="Times New Roman" w:cs="Times New Roman"/>
        </w:rPr>
        <w:t>QS03001-A4(2.0)</w:t>
      </w:r>
      <w:r w:rsidRPr="007673EB">
        <w:rPr>
          <w:rFonts w:hint="eastAsia"/>
        </w:rPr>
        <w:t xml:space="preserve"> </w:t>
      </w:r>
      <w:r w:rsidRPr="007673EB">
        <w:rPr>
          <w:rFonts w:hint="eastAsia"/>
          <w:i/>
        </w:rPr>
        <w:t>완제품 시험 결과</w:t>
      </w:r>
      <w:r w:rsidRPr="007673EB">
        <w:rPr>
          <w:rFonts w:hint="eastAsia"/>
        </w:rPr>
        <w:t xml:space="preserve"> 참조</w:t>
      </w:r>
    </w:p>
    <w:p w14:paraId="61D5981F" w14:textId="77777777" w:rsidR="004E680B" w:rsidRPr="004E680B" w:rsidRDefault="004E680B" w:rsidP="004E680B">
      <w:pPr>
        <w:pStyle w:val="28"/>
        <w:numPr>
          <w:ilvl w:val="0"/>
          <w:numId w:val="0"/>
        </w:numPr>
        <w:ind w:left="567"/>
        <w:rPr>
          <w:sz w:val="20"/>
          <w:szCs w:val="20"/>
        </w:rPr>
      </w:pPr>
    </w:p>
    <w:bookmarkEnd w:id="30"/>
    <w:bookmarkEnd w:id="31"/>
    <w:p w14:paraId="3EF251EA" w14:textId="77777777" w:rsidR="00101B25" w:rsidRDefault="0027383C" w:rsidP="004D0002">
      <w:pPr>
        <w:pStyle w:val="10"/>
        <w:spacing w:before="240" w:line="360" w:lineRule="auto"/>
        <w:rPr>
          <w:rFonts w:ascii="바탕" w:eastAsia="바탕" w:hAnsi="바탕"/>
          <w:b w:val="0"/>
          <w:sz w:val="20"/>
          <w:szCs w:val="20"/>
        </w:rPr>
      </w:pPr>
      <w:r>
        <w:rPr>
          <w:rFonts w:hint="eastAsia"/>
        </w:rPr>
        <w:t xml:space="preserve"> </w:t>
      </w:r>
      <w:bookmarkStart w:id="77" w:name="_Toc194611984"/>
      <w:r w:rsidR="00101B25" w:rsidRPr="00B650F8">
        <w:rPr>
          <w:rFonts w:hint="eastAsia"/>
        </w:rPr>
        <w:t xml:space="preserve">Stability Study </w:t>
      </w:r>
      <w:commentRangeStart w:id="78"/>
      <w:r w:rsidR="00101B25" w:rsidRPr="00C37CA4">
        <w:rPr>
          <w:rFonts w:ascii="바탕" w:eastAsia="바탕" w:hAnsi="바탕" w:hint="eastAsia"/>
          <w:b w:val="0"/>
          <w:sz w:val="20"/>
          <w:szCs w:val="20"/>
        </w:rPr>
        <w:t>안정성 연구</w:t>
      </w:r>
      <w:commentRangeEnd w:id="78"/>
      <w:r w:rsidR="002C1E65">
        <w:rPr>
          <w:rStyle w:val="a8"/>
          <w:rFonts w:eastAsia="바탕"/>
          <w:b w:val="0"/>
          <w:kern w:val="0"/>
          <w:lang w:eastAsia="en-US"/>
        </w:rPr>
        <w:commentReference w:id="78"/>
      </w:r>
      <w:bookmarkEnd w:id="77"/>
    </w:p>
    <w:p w14:paraId="238CE0A7" w14:textId="77777777" w:rsidR="00101B25" w:rsidRPr="00F849AF" w:rsidRDefault="00F849AF" w:rsidP="00ED7AB0">
      <w:pPr>
        <w:pStyle w:val="2"/>
      </w:pPr>
      <w:r>
        <w:rPr>
          <w:rFonts w:hint="eastAsia"/>
        </w:rPr>
        <w:t xml:space="preserve"> </w:t>
      </w:r>
      <w:r w:rsidR="000561B5" w:rsidRPr="00F849AF">
        <w:t xml:space="preserve">Long-term </w:t>
      </w:r>
      <w:r w:rsidRPr="00F849AF">
        <w:rPr>
          <w:rFonts w:hint="eastAsia"/>
        </w:rPr>
        <w:t>Stability Test</w:t>
      </w:r>
      <w:r w:rsidRPr="00F849AF">
        <w:t xml:space="preserve"> </w:t>
      </w:r>
      <w:r w:rsidRPr="00F849AF">
        <w:rPr>
          <w:rFonts w:hint="eastAsia"/>
        </w:rPr>
        <w:t>장기</w:t>
      </w:r>
      <w:r w:rsidRPr="00F849AF">
        <w:rPr>
          <w:rFonts w:hint="eastAsia"/>
        </w:rPr>
        <w:t xml:space="preserve"> </w:t>
      </w:r>
      <w:r w:rsidRPr="00F849AF">
        <w:rPr>
          <w:rFonts w:hint="eastAsia"/>
        </w:rPr>
        <w:t>안정성</w:t>
      </w:r>
      <w:r w:rsidRPr="00F849AF">
        <w:rPr>
          <w:rFonts w:hint="eastAsia"/>
        </w:rPr>
        <w:t xml:space="preserve"> </w:t>
      </w:r>
      <w:r w:rsidRPr="00F849AF">
        <w:rPr>
          <w:rFonts w:hint="eastAsia"/>
        </w:rPr>
        <w:t>시험</w:t>
      </w:r>
    </w:p>
    <w:p w14:paraId="6E9330D8" w14:textId="1C518E45" w:rsidR="004F04FB" w:rsidRDefault="004F04FB" w:rsidP="002C1E65">
      <w:pPr>
        <w:pStyle w:val="af4"/>
        <w:numPr>
          <w:ilvl w:val="0"/>
          <w:numId w:val="0"/>
        </w:numPr>
        <w:snapToGrid/>
        <w:spacing w:after="240"/>
        <w:ind w:left="743"/>
        <w:outlineLvl w:val="2"/>
        <w:rPr>
          <w:color w:val="000000"/>
          <w:sz w:val="20"/>
        </w:rPr>
      </w:pPr>
      <w:r>
        <w:rPr>
          <w:rFonts w:hint="eastAsia"/>
          <w:sz w:val="16"/>
        </w:rPr>
        <w:t xml:space="preserve"> </w:t>
      </w:r>
      <w:r w:rsidR="002C1E65">
        <w:rPr>
          <w:sz w:val="16"/>
        </w:rPr>
        <w:t xml:space="preserve"> </w:t>
      </w:r>
      <w:r w:rsidR="00F849AF" w:rsidRPr="002C1E65">
        <w:rPr>
          <w:rFonts w:hint="eastAsia"/>
          <w:sz w:val="20"/>
        </w:rPr>
        <w:t>평가</w:t>
      </w:r>
      <w:r w:rsidR="00F849AF" w:rsidRPr="002C1E65">
        <w:rPr>
          <w:rFonts w:hint="eastAsia"/>
          <w:sz w:val="20"/>
        </w:rPr>
        <w:t xml:space="preserve"> </w:t>
      </w:r>
      <w:r w:rsidR="00F849AF" w:rsidRPr="002C1E65">
        <w:rPr>
          <w:rFonts w:hint="eastAsia"/>
          <w:sz w:val="20"/>
        </w:rPr>
        <w:t>기간</w:t>
      </w:r>
      <w:r w:rsidR="00F849AF" w:rsidRPr="002C1E65">
        <w:rPr>
          <w:rFonts w:hint="eastAsia"/>
          <w:sz w:val="20"/>
        </w:rPr>
        <w:t xml:space="preserve"> </w:t>
      </w:r>
      <w:r w:rsidR="00F849AF" w:rsidRPr="002C1E65">
        <w:rPr>
          <w:rFonts w:hint="eastAsia"/>
          <w:sz w:val="20"/>
        </w:rPr>
        <w:t>동안에</w:t>
      </w:r>
      <w:r w:rsidR="00F849AF" w:rsidRPr="002C1E65">
        <w:rPr>
          <w:rFonts w:hint="eastAsia"/>
          <w:sz w:val="20"/>
        </w:rPr>
        <w:t xml:space="preserve"> </w:t>
      </w:r>
      <w:r w:rsidR="00F849AF" w:rsidRPr="002C1E65">
        <w:rPr>
          <w:rFonts w:hint="eastAsia"/>
          <w:sz w:val="20"/>
        </w:rPr>
        <w:t>아래와</w:t>
      </w:r>
      <w:r w:rsidR="00F849AF" w:rsidRPr="002C1E65">
        <w:rPr>
          <w:rFonts w:hint="eastAsia"/>
          <w:sz w:val="20"/>
        </w:rPr>
        <w:t xml:space="preserve"> </w:t>
      </w:r>
      <w:r w:rsidR="00F849AF" w:rsidRPr="002C1E65">
        <w:rPr>
          <w:rFonts w:hint="eastAsia"/>
          <w:sz w:val="20"/>
        </w:rPr>
        <w:t>같이</w:t>
      </w:r>
      <w:r w:rsidR="00F849AF" w:rsidRPr="002C1E65">
        <w:rPr>
          <w:rFonts w:hint="eastAsia"/>
          <w:sz w:val="20"/>
        </w:rPr>
        <w:t xml:space="preserve"> </w:t>
      </w:r>
      <w:r w:rsidR="00F849AF" w:rsidRPr="002C1E65">
        <w:rPr>
          <w:rFonts w:hint="eastAsia"/>
          <w:sz w:val="20"/>
        </w:rPr>
        <w:t>장기</w:t>
      </w:r>
      <w:r w:rsidR="00F849AF" w:rsidRPr="002C1E65">
        <w:rPr>
          <w:rFonts w:hint="eastAsia"/>
          <w:sz w:val="20"/>
        </w:rPr>
        <w:t xml:space="preserve"> </w:t>
      </w:r>
      <w:r w:rsidR="00F849AF" w:rsidRPr="002C1E65">
        <w:rPr>
          <w:rFonts w:hint="eastAsia"/>
          <w:sz w:val="20"/>
        </w:rPr>
        <w:t>안정성</w:t>
      </w:r>
      <w:r w:rsidR="00F849AF" w:rsidRPr="002C1E65">
        <w:rPr>
          <w:rFonts w:hint="eastAsia"/>
          <w:sz w:val="20"/>
        </w:rPr>
        <w:t xml:space="preserve"> </w:t>
      </w:r>
      <w:r w:rsidR="00F849AF" w:rsidRPr="002C1E65">
        <w:rPr>
          <w:rFonts w:hint="eastAsia"/>
          <w:sz w:val="20"/>
        </w:rPr>
        <w:t>시험이</w:t>
      </w:r>
      <w:r w:rsidR="00F849AF" w:rsidRPr="002C1E65">
        <w:rPr>
          <w:rFonts w:hint="eastAsia"/>
          <w:sz w:val="20"/>
        </w:rPr>
        <w:t xml:space="preserve"> </w:t>
      </w:r>
      <w:r w:rsidR="00F849AF" w:rsidRPr="002C1E65">
        <w:rPr>
          <w:rFonts w:hint="eastAsia"/>
          <w:sz w:val="20"/>
        </w:rPr>
        <w:t>진행되었으며</w:t>
      </w:r>
      <w:r w:rsidR="00F849AF" w:rsidRPr="002C1E65">
        <w:rPr>
          <w:rFonts w:hint="eastAsia"/>
          <w:sz w:val="20"/>
        </w:rPr>
        <w:t xml:space="preserve">, </w:t>
      </w:r>
      <w:r w:rsidR="00F849AF" w:rsidRPr="002C1E65">
        <w:rPr>
          <w:rFonts w:hint="eastAsia"/>
          <w:sz w:val="20"/>
        </w:rPr>
        <w:t>전</w:t>
      </w:r>
      <w:r w:rsidR="00F849AF" w:rsidRPr="002C1E65">
        <w:rPr>
          <w:rFonts w:hint="eastAsia"/>
          <w:sz w:val="20"/>
        </w:rPr>
        <w:t xml:space="preserve"> </w:t>
      </w:r>
      <w:r w:rsidR="00F849AF" w:rsidRPr="002C1E65">
        <w:rPr>
          <w:rFonts w:hint="eastAsia"/>
          <w:sz w:val="20"/>
        </w:rPr>
        <w:t>배치의</w:t>
      </w:r>
      <w:r w:rsidR="00F849AF" w:rsidRPr="002C1E65">
        <w:rPr>
          <w:rFonts w:hint="eastAsia"/>
          <w:sz w:val="20"/>
        </w:rPr>
        <w:t xml:space="preserve"> </w:t>
      </w:r>
      <w:r w:rsidR="00F849AF" w:rsidRPr="002C1E65">
        <w:rPr>
          <w:rFonts w:hint="eastAsia"/>
          <w:sz w:val="20"/>
        </w:rPr>
        <w:t>모든</w:t>
      </w:r>
      <w:r w:rsidR="00F849AF" w:rsidRPr="002C1E65">
        <w:rPr>
          <w:rFonts w:hint="eastAsia"/>
          <w:sz w:val="20"/>
        </w:rPr>
        <w:t xml:space="preserve"> </w:t>
      </w:r>
      <w:r w:rsidR="00F849AF" w:rsidRPr="002C1E65">
        <w:rPr>
          <w:rFonts w:hint="eastAsia"/>
          <w:sz w:val="20"/>
        </w:rPr>
        <w:t>시험항목이</w:t>
      </w:r>
      <w:r w:rsidR="00F849AF" w:rsidRPr="002C1E65">
        <w:rPr>
          <w:rFonts w:hint="eastAsia"/>
          <w:sz w:val="20"/>
        </w:rPr>
        <w:t xml:space="preserve"> </w:t>
      </w:r>
      <w:r w:rsidR="00F849AF" w:rsidRPr="002C1E65">
        <w:rPr>
          <w:rFonts w:hint="eastAsia"/>
          <w:sz w:val="20"/>
        </w:rPr>
        <w:t>기준을</w:t>
      </w:r>
      <w:r w:rsidR="00F849AF" w:rsidRPr="002C1E65">
        <w:rPr>
          <w:rFonts w:hint="eastAsia"/>
          <w:sz w:val="20"/>
        </w:rPr>
        <w:t xml:space="preserve"> </w:t>
      </w:r>
      <w:r w:rsidR="00F849AF" w:rsidRPr="002C1E65">
        <w:rPr>
          <w:rFonts w:hint="eastAsia"/>
          <w:sz w:val="20"/>
        </w:rPr>
        <w:t>만족하였다</w:t>
      </w:r>
      <w:r w:rsidR="00F849AF" w:rsidRPr="002C1E65">
        <w:rPr>
          <w:rFonts w:hint="eastAsia"/>
          <w:sz w:val="20"/>
        </w:rPr>
        <w:t xml:space="preserve">. </w:t>
      </w:r>
      <w:r w:rsidR="00F849AF" w:rsidRPr="002C1E65">
        <w:rPr>
          <w:rFonts w:hint="eastAsia"/>
          <w:sz w:val="20"/>
        </w:rPr>
        <w:t>또한</w:t>
      </w:r>
      <w:r w:rsidR="00F849AF" w:rsidRPr="002C1E65">
        <w:rPr>
          <w:rFonts w:hint="eastAsia"/>
          <w:sz w:val="20"/>
        </w:rPr>
        <w:t xml:space="preserve"> </w:t>
      </w:r>
      <w:r w:rsidR="00F849AF" w:rsidRPr="002C1E65">
        <w:rPr>
          <w:rFonts w:hint="eastAsia"/>
          <w:sz w:val="20"/>
        </w:rPr>
        <w:t>제품의</w:t>
      </w:r>
      <w:r w:rsidR="00F849AF" w:rsidRPr="002C1E65">
        <w:rPr>
          <w:rFonts w:hint="eastAsia"/>
          <w:sz w:val="20"/>
        </w:rPr>
        <w:t xml:space="preserve"> </w:t>
      </w:r>
      <w:r w:rsidR="00F849AF" w:rsidRPr="002C1E65">
        <w:rPr>
          <w:rFonts w:hint="eastAsia"/>
          <w:sz w:val="20"/>
        </w:rPr>
        <w:t>품질에</w:t>
      </w:r>
      <w:r w:rsidR="00F849AF" w:rsidRPr="002C1E65">
        <w:rPr>
          <w:rFonts w:hint="eastAsia"/>
          <w:sz w:val="20"/>
        </w:rPr>
        <w:t xml:space="preserve"> </w:t>
      </w:r>
      <w:r w:rsidR="00F849AF" w:rsidRPr="002C1E65">
        <w:rPr>
          <w:rFonts w:hint="eastAsia"/>
          <w:sz w:val="20"/>
        </w:rPr>
        <w:t>영향을</w:t>
      </w:r>
      <w:r w:rsidR="00F849AF" w:rsidRPr="002C1E65">
        <w:rPr>
          <w:rFonts w:hint="eastAsia"/>
          <w:sz w:val="20"/>
        </w:rPr>
        <w:t xml:space="preserve"> </w:t>
      </w:r>
      <w:r w:rsidR="00F849AF" w:rsidRPr="002C1E65">
        <w:rPr>
          <w:rFonts w:hint="eastAsia"/>
          <w:sz w:val="20"/>
        </w:rPr>
        <w:t>미칠</w:t>
      </w:r>
      <w:r w:rsidR="00F849AF" w:rsidRPr="002C1E65">
        <w:rPr>
          <w:rFonts w:hint="eastAsia"/>
          <w:sz w:val="20"/>
        </w:rPr>
        <w:t xml:space="preserve"> </w:t>
      </w:r>
      <w:r w:rsidR="00F849AF" w:rsidRPr="002C1E65">
        <w:rPr>
          <w:rFonts w:hint="eastAsia"/>
          <w:sz w:val="20"/>
        </w:rPr>
        <w:t>수</w:t>
      </w:r>
      <w:r w:rsidR="00F849AF" w:rsidRPr="002C1E65">
        <w:rPr>
          <w:rFonts w:hint="eastAsia"/>
          <w:sz w:val="20"/>
        </w:rPr>
        <w:t xml:space="preserve"> </w:t>
      </w:r>
      <w:r w:rsidR="00F849AF" w:rsidRPr="002C1E65">
        <w:rPr>
          <w:rFonts w:hint="eastAsia"/>
          <w:sz w:val="20"/>
        </w:rPr>
        <w:t>있는</w:t>
      </w:r>
      <w:r w:rsidR="00F849AF" w:rsidRPr="002C1E65">
        <w:rPr>
          <w:rFonts w:hint="eastAsia"/>
          <w:sz w:val="20"/>
        </w:rPr>
        <w:t xml:space="preserve"> </w:t>
      </w:r>
      <w:r w:rsidR="00F849AF" w:rsidRPr="002C1E65">
        <w:rPr>
          <w:rFonts w:hint="eastAsia"/>
          <w:sz w:val="20"/>
        </w:rPr>
        <w:t>부정적인</w:t>
      </w:r>
      <w:r w:rsidR="00F849AF" w:rsidRPr="002C1E65">
        <w:rPr>
          <w:rFonts w:hint="eastAsia"/>
          <w:sz w:val="20"/>
        </w:rPr>
        <w:t xml:space="preserve"> </w:t>
      </w:r>
      <w:r w:rsidR="00F849AF" w:rsidRPr="002C1E65">
        <w:rPr>
          <w:rFonts w:hint="eastAsia"/>
          <w:color w:val="000000"/>
          <w:sz w:val="20"/>
        </w:rPr>
        <w:t>경향이</w:t>
      </w:r>
      <w:r w:rsidR="00F849AF" w:rsidRPr="002C1E65">
        <w:rPr>
          <w:rFonts w:hint="eastAsia"/>
          <w:color w:val="000000"/>
          <w:sz w:val="20"/>
        </w:rPr>
        <w:t xml:space="preserve"> </w:t>
      </w:r>
      <w:r w:rsidR="00F849AF" w:rsidRPr="002C1E65">
        <w:rPr>
          <w:rFonts w:hint="eastAsia"/>
          <w:color w:val="000000"/>
          <w:sz w:val="20"/>
        </w:rPr>
        <w:t>관찰되지</w:t>
      </w:r>
      <w:r w:rsidR="00F849AF" w:rsidRPr="002C1E65">
        <w:rPr>
          <w:rFonts w:hint="eastAsia"/>
          <w:color w:val="000000"/>
          <w:sz w:val="20"/>
        </w:rPr>
        <w:t xml:space="preserve"> </w:t>
      </w:r>
      <w:r w:rsidR="00F849AF" w:rsidRPr="002C1E65">
        <w:rPr>
          <w:rFonts w:hint="eastAsia"/>
          <w:color w:val="000000"/>
          <w:sz w:val="20"/>
        </w:rPr>
        <w:t>않았다</w:t>
      </w:r>
      <w:r w:rsidR="00F849AF" w:rsidRPr="002C1E65">
        <w:rPr>
          <w:rFonts w:hint="eastAsia"/>
          <w:color w:val="000000"/>
          <w:sz w:val="20"/>
        </w:rPr>
        <w:t>.</w:t>
      </w:r>
    </w:p>
    <w:tbl>
      <w:tblPr>
        <w:tblW w:w="8703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9"/>
        <w:gridCol w:w="1659"/>
        <w:gridCol w:w="2279"/>
        <w:gridCol w:w="1701"/>
        <w:gridCol w:w="1365"/>
      </w:tblGrid>
      <w:tr w:rsidR="00F849AF" w:rsidRPr="003D580D" w14:paraId="0FBF2A45" w14:textId="77777777" w:rsidTr="003B79B3">
        <w:trPr>
          <w:trHeight w:val="384"/>
          <w:tblHeader/>
        </w:trPr>
        <w:tc>
          <w:tcPr>
            <w:tcW w:w="1699" w:type="dxa"/>
            <w:shd w:val="clear" w:color="auto" w:fill="D9D9D9"/>
            <w:vAlign w:val="center"/>
          </w:tcPr>
          <w:p w14:paraId="1FC5C7EE" w14:textId="77777777" w:rsidR="00F849AF" w:rsidRPr="003D580D" w:rsidRDefault="00F849AF" w:rsidP="003B79B3">
            <w:pPr>
              <w:pStyle w:val="af5"/>
              <w:keepLines w:val="0"/>
              <w:widowControl w:val="0"/>
              <w:jc w:val="center"/>
              <w:rPr>
                <w:rFonts w:ascii="바탕" w:eastAsia="바탕" w:hAnsi="바탕"/>
                <w:b/>
                <w:sz w:val="20"/>
                <w:szCs w:val="20"/>
              </w:rPr>
            </w:pPr>
            <w:r>
              <w:rPr>
                <w:rFonts w:ascii="바탕" w:eastAsia="바탕" w:hAnsi="바탕" w:hint="eastAsia"/>
                <w:b/>
                <w:sz w:val="20"/>
                <w:szCs w:val="20"/>
              </w:rPr>
              <w:t>제조번호</w:t>
            </w:r>
          </w:p>
        </w:tc>
        <w:tc>
          <w:tcPr>
            <w:tcW w:w="1659" w:type="dxa"/>
            <w:shd w:val="clear" w:color="auto" w:fill="D9D9D9"/>
            <w:vAlign w:val="center"/>
          </w:tcPr>
          <w:p w14:paraId="1B4E73A2" w14:textId="6117E2FD" w:rsidR="003B79B3" w:rsidRPr="002C1E65" w:rsidRDefault="003B79B3" w:rsidP="002C1E65">
            <w:pPr>
              <w:pStyle w:val="af5"/>
              <w:keepLines w:val="0"/>
              <w:widowControl w:val="0"/>
              <w:jc w:val="center"/>
              <w:rPr>
                <w:rFonts w:ascii="바탕" w:eastAsia="바탕" w:hAnsi="바탕"/>
                <w:b/>
                <w:sz w:val="20"/>
                <w:szCs w:val="20"/>
              </w:rPr>
            </w:pPr>
            <w:r>
              <w:rPr>
                <w:rFonts w:ascii="바탕" w:eastAsia="바탕" w:hAnsi="바탕" w:hint="eastAsia"/>
                <w:b/>
                <w:sz w:val="20"/>
                <w:szCs w:val="20"/>
              </w:rPr>
              <w:t>관련 문서번호</w:t>
            </w:r>
          </w:p>
        </w:tc>
        <w:tc>
          <w:tcPr>
            <w:tcW w:w="2279" w:type="dxa"/>
            <w:shd w:val="clear" w:color="auto" w:fill="D9D9D9"/>
            <w:vAlign w:val="center"/>
          </w:tcPr>
          <w:p w14:paraId="2BB6DC9B" w14:textId="77777777" w:rsidR="003B79B3" w:rsidRPr="003D580D" w:rsidRDefault="00F849AF" w:rsidP="003B79B3">
            <w:pPr>
              <w:pStyle w:val="af5"/>
              <w:keepLines w:val="0"/>
              <w:widowControl w:val="0"/>
              <w:jc w:val="center"/>
              <w:rPr>
                <w:rFonts w:ascii="바탕" w:eastAsia="바탕" w:hAnsi="바탕"/>
                <w:b/>
                <w:sz w:val="20"/>
                <w:szCs w:val="20"/>
              </w:rPr>
            </w:pPr>
            <w:r w:rsidRPr="003D580D">
              <w:rPr>
                <w:rFonts w:ascii="바탕" w:eastAsia="바탕" w:hAnsi="바탕" w:hint="eastAsia"/>
                <w:b/>
                <w:sz w:val="20"/>
                <w:szCs w:val="20"/>
              </w:rPr>
              <w:t>평가시점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2139E19E" w14:textId="77777777" w:rsidR="00F849AF" w:rsidRPr="003D580D" w:rsidRDefault="003B79B3" w:rsidP="003B79B3">
            <w:pPr>
              <w:pStyle w:val="af5"/>
              <w:keepLines w:val="0"/>
              <w:widowControl w:val="0"/>
              <w:jc w:val="center"/>
              <w:rPr>
                <w:rFonts w:ascii="바탕" w:eastAsia="바탕" w:hAnsi="바탕"/>
                <w:b/>
                <w:sz w:val="20"/>
                <w:szCs w:val="20"/>
              </w:rPr>
            </w:pPr>
            <w:r>
              <w:rPr>
                <w:rFonts w:ascii="바탕" w:eastAsia="바탕" w:hAnsi="바탕" w:hint="eastAsia"/>
                <w:b/>
                <w:sz w:val="20"/>
                <w:szCs w:val="20"/>
              </w:rPr>
              <w:t>승인일자</w:t>
            </w:r>
          </w:p>
        </w:tc>
        <w:tc>
          <w:tcPr>
            <w:tcW w:w="1365" w:type="dxa"/>
            <w:shd w:val="clear" w:color="auto" w:fill="D9D9D9"/>
            <w:vAlign w:val="center"/>
          </w:tcPr>
          <w:p w14:paraId="4491282D" w14:textId="77777777" w:rsidR="00F849AF" w:rsidRPr="003D580D" w:rsidRDefault="00F849AF" w:rsidP="003B79B3">
            <w:pPr>
              <w:pStyle w:val="af5"/>
              <w:keepLines w:val="0"/>
              <w:widowControl w:val="0"/>
              <w:jc w:val="center"/>
              <w:rPr>
                <w:rFonts w:ascii="바탕" w:eastAsia="바탕" w:hAnsi="바탕"/>
                <w:b/>
                <w:sz w:val="20"/>
                <w:szCs w:val="20"/>
              </w:rPr>
            </w:pPr>
            <w:r>
              <w:rPr>
                <w:rFonts w:ascii="바탕" w:eastAsia="바탕" w:hAnsi="바탕" w:hint="eastAsia"/>
                <w:b/>
                <w:sz w:val="20"/>
                <w:szCs w:val="20"/>
              </w:rPr>
              <w:t>평가결과</w:t>
            </w:r>
          </w:p>
        </w:tc>
      </w:tr>
      <w:tr w:rsidR="00F849AF" w:rsidRPr="003D580D" w14:paraId="7EC81741" w14:textId="77777777" w:rsidTr="003B79B3">
        <w:trPr>
          <w:trHeight w:val="344"/>
        </w:trPr>
        <w:tc>
          <w:tcPr>
            <w:tcW w:w="1699" w:type="dxa"/>
            <w:shd w:val="clear" w:color="auto" w:fill="auto"/>
            <w:vAlign w:val="center"/>
          </w:tcPr>
          <w:p w14:paraId="33C541AE" w14:textId="77777777" w:rsidR="00F849AF" w:rsidRPr="003D580D" w:rsidRDefault="00F849AF" w:rsidP="003B79B3">
            <w:pPr>
              <w:pStyle w:val="af5"/>
              <w:keepLines w:val="0"/>
              <w:widowControl w:val="0"/>
              <w:jc w:val="center"/>
              <w:rPr>
                <w:rFonts w:eastAsia="바탕"/>
                <w:sz w:val="20"/>
                <w:szCs w:val="20"/>
              </w:rPr>
            </w:pPr>
          </w:p>
        </w:tc>
        <w:tc>
          <w:tcPr>
            <w:tcW w:w="1659" w:type="dxa"/>
            <w:vAlign w:val="center"/>
          </w:tcPr>
          <w:p w14:paraId="317574EC" w14:textId="77777777" w:rsidR="00F849AF" w:rsidRPr="003D580D" w:rsidRDefault="00F849AF" w:rsidP="003B79B3">
            <w:pPr>
              <w:pStyle w:val="af5"/>
              <w:keepLines w:val="0"/>
              <w:widowControl w:val="0"/>
              <w:jc w:val="center"/>
              <w:rPr>
                <w:rFonts w:eastAsia="바탕"/>
                <w:sz w:val="20"/>
                <w:szCs w:val="20"/>
              </w:rPr>
            </w:pPr>
          </w:p>
        </w:tc>
        <w:tc>
          <w:tcPr>
            <w:tcW w:w="2279" w:type="dxa"/>
            <w:shd w:val="clear" w:color="auto" w:fill="auto"/>
            <w:vAlign w:val="center"/>
          </w:tcPr>
          <w:p w14:paraId="02134ADE" w14:textId="371B8FF5" w:rsidR="00F849AF" w:rsidRPr="003B79B3" w:rsidRDefault="00F849AF" w:rsidP="003B79B3">
            <w:pPr>
              <w:pStyle w:val="af5"/>
              <w:keepLines w:val="0"/>
              <w:widowControl w:val="0"/>
              <w:jc w:val="center"/>
              <w:rPr>
                <w:rFonts w:eastAsia="바탕"/>
                <w:color w:val="FF0000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392BE4EA" w14:textId="77777777" w:rsidR="00F849AF" w:rsidRPr="003D580D" w:rsidRDefault="00F849AF" w:rsidP="003B79B3">
            <w:pPr>
              <w:pStyle w:val="af5"/>
              <w:keepLines w:val="0"/>
              <w:widowControl w:val="0"/>
              <w:jc w:val="center"/>
              <w:rPr>
                <w:rFonts w:eastAsia="바탕"/>
                <w:sz w:val="20"/>
                <w:szCs w:val="20"/>
              </w:rPr>
            </w:pPr>
          </w:p>
        </w:tc>
        <w:tc>
          <w:tcPr>
            <w:tcW w:w="1365" w:type="dxa"/>
            <w:shd w:val="clear" w:color="auto" w:fill="auto"/>
            <w:vAlign w:val="center"/>
          </w:tcPr>
          <w:p w14:paraId="63F9BCAD" w14:textId="77777777" w:rsidR="00F849AF" w:rsidRPr="003D580D" w:rsidRDefault="00F849AF" w:rsidP="003B79B3">
            <w:pPr>
              <w:pStyle w:val="af5"/>
              <w:keepLines w:val="0"/>
              <w:widowControl w:val="0"/>
              <w:jc w:val="center"/>
              <w:rPr>
                <w:rFonts w:eastAsia="바탕"/>
                <w:sz w:val="20"/>
                <w:szCs w:val="20"/>
              </w:rPr>
            </w:pPr>
          </w:p>
        </w:tc>
      </w:tr>
    </w:tbl>
    <w:p w14:paraId="5D3113B8" w14:textId="77777777" w:rsidR="00F849AF" w:rsidRDefault="00F849AF" w:rsidP="00E06AB0">
      <w:pPr>
        <w:pStyle w:val="af4"/>
        <w:numPr>
          <w:ilvl w:val="0"/>
          <w:numId w:val="0"/>
        </w:numPr>
        <w:ind w:left="745"/>
      </w:pPr>
    </w:p>
    <w:p w14:paraId="3ECE6478" w14:textId="77777777" w:rsidR="004F04FB" w:rsidRPr="003B79B3" w:rsidRDefault="004F04FB" w:rsidP="00ED7AB0">
      <w:pPr>
        <w:pStyle w:val="2"/>
      </w:pPr>
      <w:r w:rsidRPr="003B79B3">
        <w:t xml:space="preserve"> Accelerated </w:t>
      </w:r>
      <w:r w:rsidRPr="003B79B3">
        <w:rPr>
          <w:rFonts w:hint="eastAsia"/>
        </w:rPr>
        <w:t>가속</w:t>
      </w:r>
      <w:r w:rsidR="003B79B3">
        <w:rPr>
          <w:rFonts w:hint="eastAsia"/>
        </w:rPr>
        <w:t>안정성</w:t>
      </w:r>
      <w:r w:rsidR="003B79B3">
        <w:rPr>
          <w:rFonts w:hint="eastAsia"/>
        </w:rPr>
        <w:t xml:space="preserve"> </w:t>
      </w:r>
      <w:r w:rsidR="003B79B3">
        <w:rPr>
          <w:rFonts w:hint="eastAsia"/>
        </w:rPr>
        <w:t>시험</w:t>
      </w:r>
    </w:p>
    <w:p w14:paraId="6C4E0249" w14:textId="69A0F06C" w:rsidR="002C1E65" w:rsidRDefault="002C1E65" w:rsidP="002C1E65">
      <w:pPr>
        <w:pStyle w:val="af4"/>
        <w:numPr>
          <w:ilvl w:val="0"/>
          <w:numId w:val="0"/>
        </w:numPr>
        <w:snapToGrid/>
        <w:spacing w:after="240"/>
        <w:ind w:left="743"/>
        <w:outlineLvl w:val="2"/>
        <w:rPr>
          <w:color w:val="000000"/>
          <w:sz w:val="20"/>
        </w:rPr>
      </w:pPr>
      <w:r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평가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기간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동안에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아래와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같이</w:t>
      </w:r>
      <w:r w:rsidRPr="002C1E65">
        <w:rPr>
          <w:rFonts w:hint="eastAsia"/>
          <w:sz w:val="20"/>
        </w:rPr>
        <w:t xml:space="preserve"> </w:t>
      </w:r>
      <w:r>
        <w:rPr>
          <w:rFonts w:hint="eastAsia"/>
          <w:sz w:val="20"/>
        </w:rPr>
        <w:t>가속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안정성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시험이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진행되었으며</w:t>
      </w:r>
      <w:r w:rsidRPr="002C1E65">
        <w:rPr>
          <w:rFonts w:hint="eastAsia"/>
          <w:sz w:val="20"/>
        </w:rPr>
        <w:t xml:space="preserve">, </w:t>
      </w:r>
      <w:r w:rsidRPr="002C1E65">
        <w:rPr>
          <w:rFonts w:hint="eastAsia"/>
          <w:sz w:val="20"/>
        </w:rPr>
        <w:t>전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배치의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모든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시험항목이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기준을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만족하였다</w:t>
      </w:r>
      <w:r w:rsidRPr="002C1E65">
        <w:rPr>
          <w:rFonts w:hint="eastAsia"/>
          <w:sz w:val="20"/>
        </w:rPr>
        <w:t xml:space="preserve">. </w:t>
      </w:r>
      <w:r w:rsidRPr="002C1E65">
        <w:rPr>
          <w:rFonts w:hint="eastAsia"/>
          <w:sz w:val="20"/>
        </w:rPr>
        <w:t>또한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제품의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품질에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영향을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미칠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수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있는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부정적인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color w:val="000000"/>
          <w:sz w:val="20"/>
        </w:rPr>
        <w:t>경향이</w:t>
      </w:r>
      <w:r w:rsidRPr="002C1E65">
        <w:rPr>
          <w:rFonts w:hint="eastAsia"/>
          <w:color w:val="000000"/>
          <w:sz w:val="20"/>
        </w:rPr>
        <w:t xml:space="preserve"> </w:t>
      </w:r>
      <w:r w:rsidRPr="002C1E65">
        <w:rPr>
          <w:rFonts w:hint="eastAsia"/>
          <w:color w:val="000000"/>
          <w:sz w:val="20"/>
        </w:rPr>
        <w:t>관찰되지</w:t>
      </w:r>
      <w:r w:rsidRPr="002C1E65">
        <w:rPr>
          <w:rFonts w:hint="eastAsia"/>
          <w:color w:val="000000"/>
          <w:sz w:val="20"/>
        </w:rPr>
        <w:t xml:space="preserve"> </w:t>
      </w:r>
      <w:r w:rsidRPr="002C1E65">
        <w:rPr>
          <w:rFonts w:hint="eastAsia"/>
          <w:color w:val="000000"/>
          <w:sz w:val="20"/>
        </w:rPr>
        <w:t>않았다</w:t>
      </w:r>
      <w:r w:rsidRPr="002C1E65">
        <w:rPr>
          <w:rFonts w:hint="eastAsia"/>
          <w:color w:val="000000"/>
          <w:sz w:val="20"/>
        </w:rPr>
        <w:t>.</w:t>
      </w:r>
    </w:p>
    <w:tbl>
      <w:tblPr>
        <w:tblW w:w="8703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9"/>
        <w:gridCol w:w="1659"/>
        <w:gridCol w:w="2279"/>
        <w:gridCol w:w="1701"/>
        <w:gridCol w:w="1365"/>
      </w:tblGrid>
      <w:tr w:rsidR="003B79B3" w:rsidRPr="003D580D" w14:paraId="7B15F3F9" w14:textId="77777777" w:rsidTr="003B79B3">
        <w:trPr>
          <w:trHeight w:val="384"/>
          <w:tblHeader/>
        </w:trPr>
        <w:tc>
          <w:tcPr>
            <w:tcW w:w="1699" w:type="dxa"/>
            <w:shd w:val="clear" w:color="auto" w:fill="D9D9D9"/>
            <w:vAlign w:val="center"/>
          </w:tcPr>
          <w:p w14:paraId="51CA1BC9" w14:textId="77777777" w:rsidR="003B79B3" w:rsidRPr="003D580D" w:rsidRDefault="003B79B3" w:rsidP="003B79B3">
            <w:pPr>
              <w:pStyle w:val="af5"/>
              <w:keepLines w:val="0"/>
              <w:widowControl w:val="0"/>
              <w:jc w:val="center"/>
              <w:rPr>
                <w:rFonts w:ascii="바탕" w:eastAsia="바탕" w:hAnsi="바탕"/>
                <w:b/>
                <w:sz w:val="20"/>
                <w:szCs w:val="20"/>
              </w:rPr>
            </w:pPr>
            <w:r>
              <w:rPr>
                <w:rFonts w:ascii="바탕" w:eastAsia="바탕" w:hAnsi="바탕" w:hint="eastAsia"/>
                <w:b/>
                <w:sz w:val="20"/>
                <w:szCs w:val="20"/>
              </w:rPr>
              <w:t>제조번호</w:t>
            </w:r>
          </w:p>
        </w:tc>
        <w:tc>
          <w:tcPr>
            <w:tcW w:w="1659" w:type="dxa"/>
            <w:shd w:val="clear" w:color="auto" w:fill="D9D9D9"/>
            <w:vAlign w:val="center"/>
          </w:tcPr>
          <w:p w14:paraId="6C8E7C39" w14:textId="16F10362" w:rsidR="003B79B3" w:rsidRPr="002C1E65" w:rsidRDefault="003B79B3" w:rsidP="002C1E65">
            <w:pPr>
              <w:pStyle w:val="af5"/>
              <w:keepLines w:val="0"/>
              <w:widowControl w:val="0"/>
              <w:jc w:val="center"/>
              <w:rPr>
                <w:rFonts w:ascii="바탕" w:eastAsia="바탕" w:hAnsi="바탕"/>
                <w:b/>
                <w:sz w:val="20"/>
                <w:szCs w:val="20"/>
              </w:rPr>
            </w:pPr>
            <w:r>
              <w:rPr>
                <w:rFonts w:ascii="바탕" w:eastAsia="바탕" w:hAnsi="바탕" w:hint="eastAsia"/>
                <w:b/>
                <w:sz w:val="20"/>
                <w:szCs w:val="20"/>
              </w:rPr>
              <w:t>관련 문서번호</w:t>
            </w:r>
          </w:p>
        </w:tc>
        <w:tc>
          <w:tcPr>
            <w:tcW w:w="2279" w:type="dxa"/>
            <w:shd w:val="clear" w:color="auto" w:fill="D9D9D9"/>
            <w:vAlign w:val="center"/>
          </w:tcPr>
          <w:p w14:paraId="31407D0F" w14:textId="77777777" w:rsidR="003B79B3" w:rsidRPr="003D580D" w:rsidRDefault="003B79B3" w:rsidP="003B79B3">
            <w:pPr>
              <w:pStyle w:val="af5"/>
              <w:keepLines w:val="0"/>
              <w:widowControl w:val="0"/>
              <w:jc w:val="center"/>
              <w:rPr>
                <w:rFonts w:ascii="바탕" w:eastAsia="바탕" w:hAnsi="바탕"/>
                <w:b/>
                <w:sz w:val="20"/>
                <w:szCs w:val="20"/>
              </w:rPr>
            </w:pPr>
            <w:r w:rsidRPr="003D580D">
              <w:rPr>
                <w:rFonts w:ascii="바탕" w:eastAsia="바탕" w:hAnsi="바탕" w:hint="eastAsia"/>
                <w:b/>
                <w:sz w:val="20"/>
                <w:szCs w:val="20"/>
              </w:rPr>
              <w:t>평가시점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120A8716" w14:textId="77777777" w:rsidR="003B79B3" w:rsidRPr="003D580D" w:rsidRDefault="003B79B3" w:rsidP="003B79B3">
            <w:pPr>
              <w:pStyle w:val="af5"/>
              <w:keepLines w:val="0"/>
              <w:widowControl w:val="0"/>
              <w:jc w:val="center"/>
              <w:rPr>
                <w:rFonts w:ascii="바탕" w:eastAsia="바탕" w:hAnsi="바탕"/>
                <w:b/>
                <w:sz w:val="20"/>
                <w:szCs w:val="20"/>
              </w:rPr>
            </w:pPr>
            <w:r>
              <w:rPr>
                <w:rFonts w:ascii="바탕" w:eastAsia="바탕" w:hAnsi="바탕" w:hint="eastAsia"/>
                <w:b/>
                <w:sz w:val="20"/>
                <w:szCs w:val="20"/>
              </w:rPr>
              <w:t>승인일자</w:t>
            </w:r>
          </w:p>
        </w:tc>
        <w:tc>
          <w:tcPr>
            <w:tcW w:w="1365" w:type="dxa"/>
            <w:shd w:val="clear" w:color="auto" w:fill="D9D9D9"/>
            <w:vAlign w:val="center"/>
          </w:tcPr>
          <w:p w14:paraId="38ED1A47" w14:textId="77777777" w:rsidR="003B79B3" w:rsidRPr="003D580D" w:rsidRDefault="003B79B3" w:rsidP="003B79B3">
            <w:pPr>
              <w:pStyle w:val="af5"/>
              <w:keepLines w:val="0"/>
              <w:widowControl w:val="0"/>
              <w:jc w:val="center"/>
              <w:rPr>
                <w:rFonts w:ascii="바탕" w:eastAsia="바탕" w:hAnsi="바탕"/>
                <w:b/>
                <w:sz w:val="20"/>
                <w:szCs w:val="20"/>
              </w:rPr>
            </w:pPr>
            <w:r>
              <w:rPr>
                <w:rFonts w:ascii="바탕" w:eastAsia="바탕" w:hAnsi="바탕" w:hint="eastAsia"/>
                <w:b/>
                <w:sz w:val="20"/>
                <w:szCs w:val="20"/>
              </w:rPr>
              <w:t>평가결과</w:t>
            </w:r>
          </w:p>
        </w:tc>
      </w:tr>
      <w:tr w:rsidR="003B79B3" w:rsidRPr="003D580D" w14:paraId="7D889805" w14:textId="77777777" w:rsidTr="003B79B3">
        <w:trPr>
          <w:trHeight w:val="344"/>
        </w:trPr>
        <w:tc>
          <w:tcPr>
            <w:tcW w:w="1699" w:type="dxa"/>
            <w:shd w:val="clear" w:color="auto" w:fill="auto"/>
            <w:vAlign w:val="center"/>
          </w:tcPr>
          <w:p w14:paraId="143DA407" w14:textId="77777777" w:rsidR="003B79B3" w:rsidRPr="003D580D" w:rsidRDefault="003B79B3" w:rsidP="003B79B3">
            <w:pPr>
              <w:pStyle w:val="af5"/>
              <w:keepLines w:val="0"/>
              <w:widowControl w:val="0"/>
              <w:jc w:val="center"/>
              <w:rPr>
                <w:rFonts w:eastAsia="바탕"/>
                <w:sz w:val="20"/>
                <w:szCs w:val="20"/>
              </w:rPr>
            </w:pPr>
          </w:p>
        </w:tc>
        <w:tc>
          <w:tcPr>
            <w:tcW w:w="1659" w:type="dxa"/>
            <w:vAlign w:val="center"/>
          </w:tcPr>
          <w:p w14:paraId="1BCA4ABB" w14:textId="77777777" w:rsidR="003B79B3" w:rsidRPr="003D580D" w:rsidRDefault="003B79B3" w:rsidP="003B79B3">
            <w:pPr>
              <w:pStyle w:val="af5"/>
              <w:keepLines w:val="0"/>
              <w:widowControl w:val="0"/>
              <w:jc w:val="center"/>
              <w:rPr>
                <w:rFonts w:eastAsia="바탕"/>
                <w:sz w:val="20"/>
                <w:szCs w:val="20"/>
              </w:rPr>
            </w:pPr>
          </w:p>
        </w:tc>
        <w:tc>
          <w:tcPr>
            <w:tcW w:w="2279" w:type="dxa"/>
            <w:shd w:val="clear" w:color="auto" w:fill="auto"/>
            <w:vAlign w:val="center"/>
          </w:tcPr>
          <w:p w14:paraId="3AA1A586" w14:textId="376E7D2D" w:rsidR="003B79B3" w:rsidRPr="003B79B3" w:rsidRDefault="003B79B3" w:rsidP="003B79B3">
            <w:pPr>
              <w:pStyle w:val="af5"/>
              <w:keepLines w:val="0"/>
              <w:widowControl w:val="0"/>
              <w:jc w:val="center"/>
              <w:rPr>
                <w:rFonts w:eastAsia="바탕"/>
                <w:color w:val="FF0000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657EB5B" w14:textId="77777777" w:rsidR="003B79B3" w:rsidRPr="003D580D" w:rsidRDefault="003B79B3" w:rsidP="003B79B3">
            <w:pPr>
              <w:pStyle w:val="af5"/>
              <w:keepLines w:val="0"/>
              <w:widowControl w:val="0"/>
              <w:jc w:val="center"/>
              <w:rPr>
                <w:rFonts w:eastAsia="바탕"/>
                <w:sz w:val="20"/>
                <w:szCs w:val="20"/>
              </w:rPr>
            </w:pPr>
          </w:p>
        </w:tc>
        <w:tc>
          <w:tcPr>
            <w:tcW w:w="1365" w:type="dxa"/>
            <w:shd w:val="clear" w:color="auto" w:fill="auto"/>
            <w:vAlign w:val="center"/>
          </w:tcPr>
          <w:p w14:paraId="55ECEE8E" w14:textId="77777777" w:rsidR="003B79B3" w:rsidRPr="003D580D" w:rsidRDefault="003B79B3" w:rsidP="003B79B3">
            <w:pPr>
              <w:pStyle w:val="af5"/>
              <w:keepLines w:val="0"/>
              <w:widowControl w:val="0"/>
              <w:jc w:val="center"/>
              <w:rPr>
                <w:rFonts w:eastAsia="바탕"/>
                <w:sz w:val="20"/>
                <w:szCs w:val="20"/>
              </w:rPr>
            </w:pPr>
          </w:p>
        </w:tc>
      </w:tr>
    </w:tbl>
    <w:p w14:paraId="7C3D013B" w14:textId="77777777" w:rsidR="003B79B3" w:rsidRDefault="003B79B3" w:rsidP="00E06AB0">
      <w:pPr>
        <w:pStyle w:val="af4"/>
        <w:numPr>
          <w:ilvl w:val="0"/>
          <w:numId w:val="0"/>
        </w:numPr>
        <w:ind w:left="849"/>
      </w:pPr>
    </w:p>
    <w:p w14:paraId="5806A9B9" w14:textId="77777777" w:rsidR="003B79B3" w:rsidRPr="00F849AF" w:rsidRDefault="003B79B3" w:rsidP="00ED7AB0">
      <w:pPr>
        <w:pStyle w:val="2"/>
      </w:pPr>
      <w:r>
        <w:t xml:space="preserve"> </w:t>
      </w:r>
      <w:r>
        <w:rPr>
          <w:rFonts w:hint="eastAsia"/>
        </w:rPr>
        <w:t>On-going</w:t>
      </w:r>
      <w:r w:rsidRPr="00F849AF">
        <w:t xml:space="preserve"> </w:t>
      </w:r>
      <w:r w:rsidRPr="00F849AF">
        <w:rPr>
          <w:rFonts w:hint="eastAsia"/>
        </w:rPr>
        <w:t>Stability Test</w:t>
      </w:r>
      <w:r w:rsidRPr="00F849AF">
        <w:t xml:space="preserve"> </w:t>
      </w:r>
      <w:r>
        <w:rPr>
          <w:rFonts w:hint="eastAsia"/>
        </w:rPr>
        <w:t>시판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 w:rsidRPr="00F849AF">
        <w:rPr>
          <w:rFonts w:hint="eastAsia"/>
        </w:rPr>
        <w:t>안정성</w:t>
      </w:r>
      <w:r w:rsidRPr="00F849AF">
        <w:rPr>
          <w:rFonts w:hint="eastAsia"/>
        </w:rPr>
        <w:t xml:space="preserve"> </w:t>
      </w:r>
      <w:r w:rsidRPr="00F849AF">
        <w:rPr>
          <w:rFonts w:hint="eastAsia"/>
        </w:rPr>
        <w:t>시험</w:t>
      </w:r>
    </w:p>
    <w:p w14:paraId="456E2FAD" w14:textId="17E9D633" w:rsidR="002C1E65" w:rsidRDefault="002C1E65" w:rsidP="002C1E65">
      <w:pPr>
        <w:pStyle w:val="af4"/>
        <w:numPr>
          <w:ilvl w:val="0"/>
          <w:numId w:val="0"/>
        </w:numPr>
        <w:snapToGrid/>
        <w:spacing w:after="240"/>
        <w:ind w:left="743"/>
        <w:outlineLvl w:val="2"/>
        <w:rPr>
          <w:color w:val="000000"/>
          <w:sz w:val="20"/>
        </w:rPr>
      </w:pPr>
      <w:r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평가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기간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동안에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아래와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같이</w:t>
      </w:r>
      <w:r w:rsidRPr="002C1E65">
        <w:rPr>
          <w:rFonts w:hint="eastAsia"/>
          <w:sz w:val="20"/>
        </w:rPr>
        <w:t xml:space="preserve"> </w:t>
      </w:r>
      <w:r>
        <w:rPr>
          <w:rFonts w:hint="eastAsia"/>
          <w:sz w:val="20"/>
        </w:rPr>
        <w:t>시판</w:t>
      </w:r>
      <w:r>
        <w:rPr>
          <w:rFonts w:hint="eastAsia"/>
          <w:sz w:val="20"/>
        </w:rPr>
        <w:t xml:space="preserve"> </w:t>
      </w:r>
      <w:r>
        <w:rPr>
          <w:rFonts w:hint="eastAsia"/>
          <w:sz w:val="20"/>
        </w:rPr>
        <w:t>후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안정성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시험이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진행되었으며</w:t>
      </w:r>
      <w:r w:rsidRPr="002C1E65">
        <w:rPr>
          <w:rFonts w:hint="eastAsia"/>
          <w:sz w:val="20"/>
        </w:rPr>
        <w:t xml:space="preserve">, </w:t>
      </w:r>
      <w:r w:rsidRPr="002C1E65">
        <w:rPr>
          <w:rFonts w:hint="eastAsia"/>
          <w:sz w:val="20"/>
        </w:rPr>
        <w:t>전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배치의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모든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시험항목이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기준을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만족하였다</w:t>
      </w:r>
      <w:r w:rsidRPr="002C1E65">
        <w:rPr>
          <w:rFonts w:hint="eastAsia"/>
          <w:sz w:val="20"/>
        </w:rPr>
        <w:t xml:space="preserve">. </w:t>
      </w:r>
      <w:r w:rsidRPr="002C1E65">
        <w:rPr>
          <w:rFonts w:hint="eastAsia"/>
          <w:sz w:val="20"/>
        </w:rPr>
        <w:t>또한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제품의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품질에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영향을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미칠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수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있는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부정적인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color w:val="000000"/>
          <w:sz w:val="20"/>
        </w:rPr>
        <w:t>경향이</w:t>
      </w:r>
      <w:r w:rsidRPr="002C1E65">
        <w:rPr>
          <w:rFonts w:hint="eastAsia"/>
          <w:color w:val="000000"/>
          <w:sz w:val="20"/>
        </w:rPr>
        <w:t xml:space="preserve"> </w:t>
      </w:r>
      <w:r w:rsidRPr="002C1E65">
        <w:rPr>
          <w:rFonts w:hint="eastAsia"/>
          <w:color w:val="000000"/>
          <w:sz w:val="20"/>
        </w:rPr>
        <w:t>관찰되지</w:t>
      </w:r>
      <w:r w:rsidRPr="002C1E65">
        <w:rPr>
          <w:rFonts w:hint="eastAsia"/>
          <w:color w:val="000000"/>
          <w:sz w:val="20"/>
        </w:rPr>
        <w:t xml:space="preserve"> </w:t>
      </w:r>
      <w:r w:rsidRPr="002C1E65">
        <w:rPr>
          <w:rFonts w:hint="eastAsia"/>
          <w:color w:val="000000"/>
          <w:sz w:val="20"/>
        </w:rPr>
        <w:t>않았다</w:t>
      </w:r>
      <w:r w:rsidRPr="002C1E65">
        <w:rPr>
          <w:rFonts w:hint="eastAsia"/>
          <w:color w:val="000000"/>
          <w:sz w:val="20"/>
        </w:rPr>
        <w:t>.</w:t>
      </w:r>
    </w:p>
    <w:tbl>
      <w:tblPr>
        <w:tblW w:w="889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721"/>
        <w:gridCol w:w="1701"/>
        <w:gridCol w:w="2074"/>
      </w:tblGrid>
      <w:tr w:rsidR="0007199E" w:rsidRPr="003D580D" w14:paraId="2A4F4AB8" w14:textId="77777777" w:rsidTr="0007199E">
        <w:trPr>
          <w:trHeight w:val="384"/>
          <w:tblHeader/>
        </w:trPr>
        <w:tc>
          <w:tcPr>
            <w:tcW w:w="1134" w:type="dxa"/>
            <w:shd w:val="clear" w:color="auto" w:fill="D9D9D9"/>
            <w:vAlign w:val="center"/>
          </w:tcPr>
          <w:p w14:paraId="21DF2505" w14:textId="77777777" w:rsidR="0007199E" w:rsidRPr="003D580D" w:rsidRDefault="0007199E" w:rsidP="0007199E">
            <w:pPr>
              <w:pStyle w:val="af5"/>
              <w:keepLines w:val="0"/>
              <w:widowControl w:val="0"/>
              <w:jc w:val="center"/>
              <w:rPr>
                <w:rFonts w:ascii="바탕" w:eastAsia="바탕" w:hAnsi="바탕"/>
                <w:b/>
                <w:sz w:val="20"/>
                <w:szCs w:val="20"/>
              </w:rPr>
            </w:pPr>
            <w:r>
              <w:rPr>
                <w:rFonts w:ascii="바탕" w:eastAsia="바탕" w:hAnsi="바탕" w:hint="eastAsia"/>
                <w:b/>
                <w:sz w:val="20"/>
                <w:szCs w:val="20"/>
              </w:rPr>
              <w:t>제조번호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089BEEDC" w14:textId="77777777" w:rsidR="0007199E" w:rsidRPr="003D580D" w:rsidRDefault="0007199E" w:rsidP="0007199E">
            <w:pPr>
              <w:pStyle w:val="af5"/>
              <w:keepLines w:val="0"/>
              <w:widowControl w:val="0"/>
              <w:jc w:val="center"/>
              <w:rPr>
                <w:rFonts w:ascii="바탕" w:eastAsia="바탕" w:hAnsi="바탕"/>
                <w:b/>
                <w:sz w:val="20"/>
                <w:szCs w:val="20"/>
              </w:rPr>
            </w:pPr>
            <w:r>
              <w:rPr>
                <w:rFonts w:ascii="바탕" w:eastAsia="바탕" w:hAnsi="바탕" w:hint="eastAsia"/>
                <w:b/>
                <w:sz w:val="20"/>
                <w:szCs w:val="20"/>
              </w:rPr>
              <w:t>로딩일자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612730AE" w14:textId="77777777" w:rsidR="0007199E" w:rsidRPr="003D580D" w:rsidRDefault="0007199E" w:rsidP="0007199E">
            <w:pPr>
              <w:pStyle w:val="af5"/>
              <w:keepLines w:val="0"/>
              <w:widowControl w:val="0"/>
              <w:jc w:val="center"/>
              <w:rPr>
                <w:rFonts w:ascii="바탕" w:eastAsia="바탕" w:hAnsi="바탕"/>
                <w:b/>
                <w:sz w:val="20"/>
                <w:szCs w:val="20"/>
              </w:rPr>
            </w:pPr>
            <w:r w:rsidRPr="003D580D">
              <w:rPr>
                <w:rFonts w:ascii="바탕" w:eastAsia="바탕" w:hAnsi="바탕" w:hint="eastAsia"/>
                <w:b/>
                <w:sz w:val="20"/>
                <w:szCs w:val="20"/>
              </w:rPr>
              <w:t>평가시점</w:t>
            </w:r>
          </w:p>
        </w:tc>
        <w:tc>
          <w:tcPr>
            <w:tcW w:w="1721" w:type="dxa"/>
            <w:shd w:val="clear" w:color="auto" w:fill="D9D9D9"/>
            <w:vAlign w:val="center"/>
          </w:tcPr>
          <w:p w14:paraId="4A6C75A8" w14:textId="0E0BC884" w:rsidR="0007199E" w:rsidRPr="002C1E65" w:rsidRDefault="0007199E" w:rsidP="002C1E65">
            <w:pPr>
              <w:pStyle w:val="af5"/>
              <w:keepLines w:val="0"/>
              <w:widowControl w:val="0"/>
              <w:jc w:val="center"/>
              <w:rPr>
                <w:rFonts w:ascii="바탕" w:eastAsia="바탕" w:hAnsi="바탕"/>
                <w:b/>
                <w:sz w:val="20"/>
                <w:szCs w:val="20"/>
              </w:rPr>
            </w:pPr>
            <w:r>
              <w:rPr>
                <w:rFonts w:ascii="바탕" w:eastAsia="바탕" w:hAnsi="바탕" w:hint="eastAsia"/>
                <w:b/>
                <w:sz w:val="20"/>
                <w:szCs w:val="20"/>
              </w:rPr>
              <w:t>관련 문서번호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67A23C3F" w14:textId="3B16C47F" w:rsidR="0007199E" w:rsidRPr="002C1E65" w:rsidRDefault="0007199E" w:rsidP="002C1E65">
            <w:pPr>
              <w:pStyle w:val="af5"/>
              <w:keepLines w:val="0"/>
              <w:widowControl w:val="0"/>
              <w:jc w:val="center"/>
              <w:rPr>
                <w:rFonts w:ascii="바탕" w:eastAsia="바탕" w:hAnsi="바탕"/>
                <w:b/>
                <w:sz w:val="20"/>
                <w:szCs w:val="20"/>
              </w:rPr>
            </w:pPr>
            <w:r>
              <w:rPr>
                <w:rFonts w:ascii="바탕" w:eastAsia="바탕" w:hAnsi="바탕" w:hint="eastAsia"/>
                <w:b/>
                <w:sz w:val="20"/>
                <w:szCs w:val="20"/>
              </w:rPr>
              <w:t>승인일자</w:t>
            </w:r>
          </w:p>
        </w:tc>
        <w:tc>
          <w:tcPr>
            <w:tcW w:w="2074" w:type="dxa"/>
            <w:shd w:val="clear" w:color="auto" w:fill="D9D9D9"/>
            <w:vAlign w:val="center"/>
          </w:tcPr>
          <w:p w14:paraId="55EE1959" w14:textId="77777777" w:rsidR="0007199E" w:rsidRPr="003D580D" w:rsidRDefault="0007199E" w:rsidP="0007199E">
            <w:pPr>
              <w:pStyle w:val="af5"/>
              <w:keepLines w:val="0"/>
              <w:widowControl w:val="0"/>
              <w:jc w:val="center"/>
              <w:rPr>
                <w:rFonts w:ascii="바탕" w:eastAsia="바탕" w:hAnsi="바탕"/>
                <w:b/>
                <w:sz w:val="20"/>
                <w:szCs w:val="20"/>
              </w:rPr>
            </w:pPr>
            <w:r>
              <w:rPr>
                <w:rFonts w:ascii="바탕" w:eastAsia="바탕" w:hAnsi="바탕" w:hint="eastAsia"/>
                <w:b/>
                <w:sz w:val="20"/>
                <w:szCs w:val="20"/>
              </w:rPr>
              <w:t>결과</w:t>
            </w:r>
          </w:p>
        </w:tc>
      </w:tr>
      <w:tr w:rsidR="0007199E" w:rsidRPr="003D580D" w14:paraId="23EA0ABC" w14:textId="77777777" w:rsidTr="0007199E">
        <w:trPr>
          <w:trHeight w:val="344"/>
        </w:trPr>
        <w:tc>
          <w:tcPr>
            <w:tcW w:w="1134" w:type="dxa"/>
            <w:shd w:val="clear" w:color="auto" w:fill="auto"/>
            <w:vAlign w:val="center"/>
          </w:tcPr>
          <w:p w14:paraId="3EF23116" w14:textId="77777777" w:rsidR="0007199E" w:rsidRPr="002C1E65" w:rsidRDefault="0007199E" w:rsidP="0007199E">
            <w:pPr>
              <w:pStyle w:val="af5"/>
              <w:keepLines w:val="0"/>
              <w:widowControl w:val="0"/>
              <w:jc w:val="center"/>
              <w:rPr>
                <w:rFonts w:eastAsia="바탕"/>
                <w:sz w:val="20"/>
                <w:szCs w:val="20"/>
                <w:highlight w:val="yellow"/>
              </w:rPr>
            </w:pPr>
            <w:r w:rsidRPr="002C1E65">
              <w:rPr>
                <w:rFonts w:eastAsia="바탕" w:hint="eastAsia"/>
                <w:sz w:val="20"/>
                <w:szCs w:val="20"/>
                <w:highlight w:val="yellow"/>
              </w:rPr>
              <w:t>W001</w:t>
            </w:r>
          </w:p>
        </w:tc>
        <w:tc>
          <w:tcPr>
            <w:tcW w:w="1134" w:type="dxa"/>
            <w:vAlign w:val="center"/>
          </w:tcPr>
          <w:p w14:paraId="6C51F454" w14:textId="77777777" w:rsidR="0007199E" w:rsidRPr="002C1E65" w:rsidRDefault="0007199E" w:rsidP="0007199E">
            <w:pPr>
              <w:pStyle w:val="af5"/>
              <w:keepLines w:val="0"/>
              <w:widowControl w:val="0"/>
              <w:jc w:val="center"/>
              <w:rPr>
                <w:rFonts w:eastAsia="바탕"/>
                <w:sz w:val="20"/>
                <w:szCs w:val="20"/>
                <w:highlight w:val="yellow"/>
              </w:rPr>
            </w:pPr>
            <w:r w:rsidRPr="002C1E65">
              <w:rPr>
                <w:rFonts w:eastAsia="바탕" w:hint="eastAsia"/>
                <w:sz w:val="20"/>
                <w:szCs w:val="20"/>
                <w:highlight w:val="yellow"/>
              </w:rPr>
              <w:t>2018.11.01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F172477" w14:textId="77777777" w:rsidR="0007199E" w:rsidRPr="002C1E65" w:rsidRDefault="0007199E" w:rsidP="0007199E">
            <w:pPr>
              <w:pStyle w:val="af5"/>
              <w:keepLines w:val="0"/>
              <w:widowControl w:val="0"/>
              <w:jc w:val="center"/>
              <w:rPr>
                <w:rFonts w:eastAsia="바탕"/>
                <w:sz w:val="20"/>
                <w:szCs w:val="20"/>
                <w:highlight w:val="yellow"/>
              </w:rPr>
            </w:pPr>
            <w:r w:rsidRPr="002C1E65">
              <w:rPr>
                <w:rFonts w:eastAsia="바탕" w:hint="eastAsia"/>
                <w:sz w:val="20"/>
                <w:szCs w:val="20"/>
                <w:highlight w:val="yellow"/>
              </w:rPr>
              <w:t>12M</w:t>
            </w:r>
          </w:p>
        </w:tc>
        <w:tc>
          <w:tcPr>
            <w:tcW w:w="1721" w:type="dxa"/>
            <w:vAlign w:val="center"/>
          </w:tcPr>
          <w:p w14:paraId="55DEBD13" w14:textId="77777777" w:rsidR="0007199E" w:rsidRPr="002C1E65" w:rsidRDefault="0007199E" w:rsidP="0007199E">
            <w:pPr>
              <w:pStyle w:val="af5"/>
              <w:keepLines w:val="0"/>
              <w:widowControl w:val="0"/>
              <w:jc w:val="center"/>
              <w:rPr>
                <w:rFonts w:eastAsia="바탕"/>
                <w:sz w:val="20"/>
                <w:szCs w:val="20"/>
                <w:highlight w:val="yellow"/>
              </w:rPr>
            </w:pPr>
            <w:r w:rsidRPr="002C1E65">
              <w:rPr>
                <w:rFonts w:eastAsia="바탕" w:hint="eastAsia"/>
                <w:sz w:val="20"/>
                <w:szCs w:val="20"/>
                <w:highlight w:val="yellow"/>
              </w:rPr>
              <w:t>XXXXX</w:t>
            </w:r>
          </w:p>
        </w:tc>
        <w:tc>
          <w:tcPr>
            <w:tcW w:w="1701" w:type="dxa"/>
            <w:vAlign w:val="center"/>
          </w:tcPr>
          <w:p w14:paraId="5D08658E" w14:textId="77777777" w:rsidR="0007199E" w:rsidRPr="002C1E65" w:rsidRDefault="0007199E" w:rsidP="0007199E">
            <w:pPr>
              <w:jc w:val="center"/>
              <w:rPr>
                <w:highlight w:val="yellow"/>
              </w:rPr>
            </w:pPr>
            <w:r w:rsidRPr="002C1E65">
              <w:rPr>
                <w:rFonts w:hint="eastAsia"/>
                <w:sz w:val="20"/>
                <w:szCs w:val="20"/>
                <w:highlight w:val="yellow"/>
              </w:rPr>
              <w:t>XXXX.XX.XX</w:t>
            </w:r>
          </w:p>
        </w:tc>
        <w:tc>
          <w:tcPr>
            <w:tcW w:w="2074" w:type="dxa"/>
            <w:shd w:val="clear" w:color="auto" w:fill="auto"/>
            <w:vAlign w:val="center"/>
          </w:tcPr>
          <w:p w14:paraId="262CE8C1" w14:textId="77777777" w:rsidR="0007199E" w:rsidRPr="002C1E65" w:rsidRDefault="0007199E" w:rsidP="0007199E">
            <w:pPr>
              <w:pStyle w:val="af5"/>
              <w:keepLines w:val="0"/>
              <w:widowControl w:val="0"/>
              <w:jc w:val="center"/>
              <w:rPr>
                <w:rFonts w:eastAsia="바탕"/>
                <w:sz w:val="20"/>
                <w:szCs w:val="20"/>
                <w:highlight w:val="yellow"/>
              </w:rPr>
            </w:pPr>
            <w:r w:rsidRPr="002C1E65">
              <w:rPr>
                <w:rFonts w:eastAsia="바탕" w:hint="eastAsia"/>
                <w:sz w:val="20"/>
                <w:szCs w:val="20"/>
                <w:highlight w:val="yellow"/>
              </w:rPr>
              <w:t>적합</w:t>
            </w:r>
          </w:p>
        </w:tc>
      </w:tr>
      <w:tr w:rsidR="0007199E" w:rsidRPr="003D580D" w14:paraId="7C1BE2ED" w14:textId="77777777" w:rsidTr="0007199E">
        <w:trPr>
          <w:trHeight w:val="344"/>
        </w:trPr>
        <w:tc>
          <w:tcPr>
            <w:tcW w:w="1134" w:type="dxa"/>
            <w:shd w:val="clear" w:color="auto" w:fill="auto"/>
            <w:vAlign w:val="center"/>
          </w:tcPr>
          <w:p w14:paraId="64AA80DF" w14:textId="77777777" w:rsidR="0007199E" w:rsidRPr="002C1E65" w:rsidRDefault="0007199E" w:rsidP="0007199E">
            <w:pPr>
              <w:pStyle w:val="af5"/>
              <w:keepLines w:val="0"/>
              <w:widowControl w:val="0"/>
              <w:jc w:val="center"/>
              <w:rPr>
                <w:rFonts w:eastAsia="바탕"/>
                <w:sz w:val="20"/>
                <w:szCs w:val="20"/>
                <w:highlight w:val="yellow"/>
              </w:rPr>
            </w:pPr>
            <w:r w:rsidRPr="002C1E65">
              <w:rPr>
                <w:rFonts w:eastAsia="바탕" w:hint="eastAsia"/>
                <w:sz w:val="20"/>
                <w:szCs w:val="20"/>
                <w:highlight w:val="yellow"/>
              </w:rPr>
              <w:t>X001</w:t>
            </w:r>
          </w:p>
        </w:tc>
        <w:tc>
          <w:tcPr>
            <w:tcW w:w="1134" w:type="dxa"/>
            <w:vAlign w:val="center"/>
          </w:tcPr>
          <w:p w14:paraId="7C1EDC26" w14:textId="77777777" w:rsidR="0007199E" w:rsidRPr="002C1E65" w:rsidRDefault="0007199E" w:rsidP="0007199E">
            <w:pPr>
              <w:pStyle w:val="af5"/>
              <w:keepLines w:val="0"/>
              <w:widowControl w:val="0"/>
              <w:jc w:val="center"/>
              <w:rPr>
                <w:rFonts w:eastAsia="바탕"/>
                <w:sz w:val="20"/>
                <w:szCs w:val="20"/>
                <w:highlight w:val="yellow"/>
              </w:rPr>
            </w:pPr>
            <w:r w:rsidRPr="002C1E65">
              <w:rPr>
                <w:rFonts w:eastAsia="바탕" w:hint="eastAsia"/>
                <w:sz w:val="20"/>
                <w:szCs w:val="20"/>
                <w:highlight w:val="yellow"/>
              </w:rPr>
              <w:t>2019.05.01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6F0A8A6" w14:textId="77777777" w:rsidR="0007199E" w:rsidRPr="002C1E65" w:rsidRDefault="0007199E" w:rsidP="0007199E">
            <w:pPr>
              <w:pStyle w:val="af5"/>
              <w:keepLines w:val="0"/>
              <w:widowControl w:val="0"/>
              <w:jc w:val="center"/>
              <w:rPr>
                <w:rFonts w:eastAsia="바탕"/>
                <w:sz w:val="20"/>
                <w:szCs w:val="20"/>
                <w:highlight w:val="yellow"/>
              </w:rPr>
            </w:pPr>
            <w:r w:rsidRPr="002C1E65">
              <w:rPr>
                <w:rFonts w:eastAsia="바탕" w:hint="eastAsia"/>
                <w:sz w:val="20"/>
                <w:szCs w:val="20"/>
                <w:highlight w:val="yellow"/>
              </w:rPr>
              <w:t>6M</w:t>
            </w:r>
          </w:p>
        </w:tc>
        <w:tc>
          <w:tcPr>
            <w:tcW w:w="1721" w:type="dxa"/>
            <w:vAlign w:val="center"/>
          </w:tcPr>
          <w:p w14:paraId="1982B21D" w14:textId="77777777" w:rsidR="0007199E" w:rsidRPr="002C1E65" w:rsidRDefault="0007199E" w:rsidP="0007199E">
            <w:pPr>
              <w:pStyle w:val="af5"/>
              <w:keepLines w:val="0"/>
              <w:widowControl w:val="0"/>
              <w:jc w:val="center"/>
              <w:rPr>
                <w:rFonts w:eastAsia="바탕"/>
                <w:sz w:val="20"/>
                <w:szCs w:val="20"/>
                <w:highlight w:val="yellow"/>
              </w:rPr>
            </w:pPr>
            <w:r w:rsidRPr="002C1E65">
              <w:rPr>
                <w:rFonts w:eastAsia="바탕" w:hint="eastAsia"/>
                <w:sz w:val="20"/>
                <w:szCs w:val="20"/>
                <w:highlight w:val="yellow"/>
              </w:rPr>
              <w:t>XXXXX</w:t>
            </w:r>
          </w:p>
        </w:tc>
        <w:tc>
          <w:tcPr>
            <w:tcW w:w="1701" w:type="dxa"/>
            <w:vAlign w:val="center"/>
          </w:tcPr>
          <w:p w14:paraId="45F7B2CA" w14:textId="77777777" w:rsidR="0007199E" w:rsidRPr="002C1E65" w:rsidRDefault="0007199E" w:rsidP="0007199E">
            <w:pPr>
              <w:jc w:val="center"/>
              <w:rPr>
                <w:highlight w:val="yellow"/>
              </w:rPr>
            </w:pPr>
            <w:r w:rsidRPr="002C1E65">
              <w:rPr>
                <w:rFonts w:hint="eastAsia"/>
                <w:sz w:val="20"/>
                <w:szCs w:val="20"/>
                <w:highlight w:val="yellow"/>
              </w:rPr>
              <w:t>XXXX.XX.XX</w:t>
            </w:r>
          </w:p>
        </w:tc>
        <w:tc>
          <w:tcPr>
            <w:tcW w:w="2074" w:type="dxa"/>
            <w:shd w:val="clear" w:color="auto" w:fill="auto"/>
            <w:vAlign w:val="center"/>
          </w:tcPr>
          <w:p w14:paraId="4A92C853" w14:textId="77777777" w:rsidR="0007199E" w:rsidRPr="002C1E65" w:rsidRDefault="0007199E" w:rsidP="0007199E">
            <w:pPr>
              <w:pStyle w:val="af5"/>
              <w:keepLines w:val="0"/>
              <w:widowControl w:val="0"/>
              <w:jc w:val="center"/>
              <w:rPr>
                <w:rFonts w:eastAsia="바탕"/>
                <w:sz w:val="20"/>
                <w:szCs w:val="20"/>
                <w:highlight w:val="yellow"/>
              </w:rPr>
            </w:pPr>
            <w:r w:rsidRPr="002C1E65">
              <w:rPr>
                <w:rFonts w:eastAsia="바탕" w:hint="eastAsia"/>
                <w:sz w:val="20"/>
                <w:szCs w:val="20"/>
                <w:highlight w:val="yellow"/>
              </w:rPr>
              <w:t>적합</w:t>
            </w:r>
          </w:p>
        </w:tc>
      </w:tr>
      <w:tr w:rsidR="0007199E" w:rsidRPr="003D580D" w14:paraId="2E05A66C" w14:textId="77777777" w:rsidTr="0007199E">
        <w:trPr>
          <w:trHeight w:val="344"/>
        </w:trPr>
        <w:tc>
          <w:tcPr>
            <w:tcW w:w="1134" w:type="dxa"/>
            <w:shd w:val="clear" w:color="auto" w:fill="auto"/>
            <w:vAlign w:val="center"/>
          </w:tcPr>
          <w:p w14:paraId="54DDA8F0" w14:textId="77777777" w:rsidR="0007199E" w:rsidRPr="002C1E65" w:rsidRDefault="0007199E" w:rsidP="0007199E">
            <w:pPr>
              <w:pStyle w:val="af5"/>
              <w:keepLines w:val="0"/>
              <w:widowControl w:val="0"/>
              <w:jc w:val="center"/>
              <w:rPr>
                <w:rFonts w:eastAsia="바탕"/>
                <w:sz w:val="20"/>
                <w:szCs w:val="20"/>
                <w:highlight w:val="yellow"/>
              </w:rPr>
            </w:pPr>
            <w:r w:rsidRPr="002C1E65">
              <w:rPr>
                <w:rFonts w:eastAsia="바탕" w:hint="eastAsia"/>
                <w:sz w:val="20"/>
                <w:szCs w:val="20"/>
                <w:highlight w:val="yellow"/>
              </w:rPr>
              <w:lastRenderedPageBreak/>
              <w:t>Y001</w:t>
            </w:r>
          </w:p>
        </w:tc>
        <w:tc>
          <w:tcPr>
            <w:tcW w:w="1134" w:type="dxa"/>
            <w:vAlign w:val="center"/>
          </w:tcPr>
          <w:p w14:paraId="56A6EF5B" w14:textId="77777777" w:rsidR="0007199E" w:rsidRPr="002C1E65" w:rsidRDefault="0007199E" w:rsidP="0007199E">
            <w:pPr>
              <w:pStyle w:val="af5"/>
              <w:keepLines w:val="0"/>
              <w:widowControl w:val="0"/>
              <w:jc w:val="center"/>
              <w:rPr>
                <w:rFonts w:eastAsia="바탕"/>
                <w:sz w:val="20"/>
                <w:szCs w:val="20"/>
                <w:highlight w:val="yellow"/>
              </w:rPr>
            </w:pPr>
            <w:r w:rsidRPr="002C1E65">
              <w:rPr>
                <w:rFonts w:eastAsia="바탕" w:hint="eastAsia"/>
                <w:sz w:val="20"/>
                <w:szCs w:val="20"/>
                <w:highlight w:val="yellow"/>
              </w:rPr>
              <w:t>2020.03.15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D394CAD" w14:textId="77777777" w:rsidR="0007199E" w:rsidRPr="002C1E65" w:rsidRDefault="0007199E" w:rsidP="0007199E">
            <w:pPr>
              <w:pStyle w:val="af5"/>
              <w:keepLines w:val="0"/>
              <w:widowControl w:val="0"/>
              <w:jc w:val="center"/>
              <w:rPr>
                <w:rFonts w:eastAsia="바탕"/>
                <w:sz w:val="20"/>
                <w:szCs w:val="20"/>
                <w:highlight w:val="yellow"/>
              </w:rPr>
            </w:pPr>
            <w:r w:rsidRPr="002C1E65">
              <w:rPr>
                <w:rFonts w:eastAsia="바탕"/>
                <w:sz w:val="20"/>
                <w:szCs w:val="20"/>
                <w:highlight w:val="yellow"/>
              </w:rPr>
              <w:t>0</w:t>
            </w:r>
            <w:r w:rsidRPr="002C1E65">
              <w:rPr>
                <w:rFonts w:eastAsia="바탕" w:hint="eastAsia"/>
                <w:sz w:val="20"/>
                <w:szCs w:val="20"/>
                <w:highlight w:val="yellow"/>
              </w:rPr>
              <w:t>M</w:t>
            </w:r>
          </w:p>
        </w:tc>
        <w:tc>
          <w:tcPr>
            <w:tcW w:w="1721" w:type="dxa"/>
            <w:vAlign w:val="center"/>
          </w:tcPr>
          <w:p w14:paraId="7A3F61C9" w14:textId="77777777" w:rsidR="0007199E" w:rsidRPr="002C1E65" w:rsidRDefault="0007199E" w:rsidP="0007199E">
            <w:pPr>
              <w:pStyle w:val="af5"/>
              <w:keepLines w:val="0"/>
              <w:widowControl w:val="0"/>
              <w:jc w:val="center"/>
              <w:rPr>
                <w:rFonts w:eastAsia="바탕"/>
                <w:sz w:val="20"/>
                <w:szCs w:val="20"/>
                <w:highlight w:val="yellow"/>
              </w:rPr>
            </w:pPr>
            <w:r w:rsidRPr="002C1E65">
              <w:rPr>
                <w:rFonts w:eastAsia="바탕" w:hint="eastAsia"/>
                <w:sz w:val="20"/>
                <w:szCs w:val="20"/>
                <w:highlight w:val="yellow"/>
              </w:rPr>
              <w:t>XXXXX</w:t>
            </w:r>
          </w:p>
        </w:tc>
        <w:tc>
          <w:tcPr>
            <w:tcW w:w="1701" w:type="dxa"/>
            <w:vAlign w:val="center"/>
          </w:tcPr>
          <w:p w14:paraId="6C974D29" w14:textId="77777777" w:rsidR="0007199E" w:rsidRPr="002C1E65" w:rsidRDefault="0007199E" w:rsidP="0007199E">
            <w:pPr>
              <w:pStyle w:val="af5"/>
              <w:keepLines w:val="0"/>
              <w:widowControl w:val="0"/>
              <w:jc w:val="center"/>
              <w:rPr>
                <w:rFonts w:eastAsia="바탕"/>
                <w:sz w:val="20"/>
                <w:szCs w:val="20"/>
                <w:highlight w:val="yellow"/>
              </w:rPr>
            </w:pPr>
            <w:r w:rsidRPr="002C1E65">
              <w:rPr>
                <w:rFonts w:eastAsia="바탕" w:hint="eastAsia"/>
                <w:sz w:val="20"/>
                <w:szCs w:val="20"/>
                <w:highlight w:val="yellow"/>
              </w:rPr>
              <w:t>XXXX.XX.XX</w:t>
            </w:r>
          </w:p>
        </w:tc>
        <w:tc>
          <w:tcPr>
            <w:tcW w:w="2074" w:type="dxa"/>
            <w:shd w:val="clear" w:color="auto" w:fill="auto"/>
            <w:vAlign w:val="center"/>
          </w:tcPr>
          <w:p w14:paraId="03780287" w14:textId="77777777" w:rsidR="0007199E" w:rsidRPr="002C1E65" w:rsidRDefault="0007199E" w:rsidP="0007199E">
            <w:pPr>
              <w:pStyle w:val="af5"/>
              <w:keepLines w:val="0"/>
              <w:widowControl w:val="0"/>
              <w:jc w:val="center"/>
              <w:rPr>
                <w:rFonts w:eastAsia="바탕"/>
                <w:sz w:val="20"/>
                <w:szCs w:val="20"/>
                <w:highlight w:val="yellow"/>
              </w:rPr>
            </w:pPr>
            <w:r w:rsidRPr="002C1E65">
              <w:rPr>
                <w:rFonts w:eastAsia="바탕" w:hint="eastAsia"/>
                <w:sz w:val="20"/>
                <w:szCs w:val="20"/>
                <w:highlight w:val="yellow"/>
              </w:rPr>
              <w:t>적합</w:t>
            </w:r>
            <w:r w:rsidRPr="002C1E65">
              <w:rPr>
                <w:rFonts w:eastAsia="바탕" w:hint="eastAsia"/>
                <w:sz w:val="20"/>
                <w:szCs w:val="20"/>
                <w:highlight w:val="yellow"/>
              </w:rPr>
              <w:t>(</w:t>
            </w:r>
            <w:r w:rsidRPr="002C1E65">
              <w:rPr>
                <w:rFonts w:eastAsia="바탕" w:hint="eastAsia"/>
                <w:sz w:val="20"/>
                <w:szCs w:val="20"/>
                <w:highlight w:val="yellow"/>
              </w:rPr>
              <w:t>완제품시험결과로</w:t>
            </w:r>
            <w:r w:rsidRPr="002C1E65">
              <w:rPr>
                <w:rFonts w:eastAsia="바탕" w:hint="eastAsia"/>
                <w:sz w:val="20"/>
                <w:szCs w:val="20"/>
                <w:highlight w:val="yellow"/>
              </w:rPr>
              <w:t xml:space="preserve"> </w:t>
            </w:r>
            <w:r w:rsidRPr="002C1E65">
              <w:rPr>
                <w:rFonts w:eastAsia="바탕" w:hint="eastAsia"/>
                <w:sz w:val="20"/>
                <w:szCs w:val="20"/>
                <w:highlight w:val="yellow"/>
              </w:rPr>
              <w:t>대체</w:t>
            </w:r>
            <w:r w:rsidRPr="002C1E65">
              <w:rPr>
                <w:rFonts w:eastAsia="바탕" w:hint="eastAsia"/>
                <w:sz w:val="20"/>
                <w:szCs w:val="20"/>
                <w:highlight w:val="yellow"/>
              </w:rPr>
              <w:t>)</w:t>
            </w:r>
          </w:p>
        </w:tc>
      </w:tr>
    </w:tbl>
    <w:p w14:paraId="29CE4B9C" w14:textId="77777777" w:rsidR="003B79B3" w:rsidRDefault="003B79B3" w:rsidP="002C1E65">
      <w:pPr>
        <w:pStyle w:val="28"/>
        <w:numPr>
          <w:ilvl w:val="0"/>
          <w:numId w:val="0"/>
        </w:numPr>
        <w:spacing w:after="240"/>
        <w:ind w:left="567"/>
        <w:rPr>
          <w:sz w:val="20"/>
        </w:rPr>
      </w:pPr>
    </w:p>
    <w:p w14:paraId="6A37795C" w14:textId="77777777" w:rsidR="007D6752" w:rsidRDefault="007D6752" w:rsidP="002C1E65">
      <w:pPr>
        <w:pStyle w:val="10"/>
        <w:snapToGrid/>
        <w:spacing w:after="240" w:line="360" w:lineRule="auto"/>
        <w:outlineLvl w:val="9"/>
        <w:rPr>
          <w:rFonts w:ascii="바탕" w:eastAsia="바탕" w:hAnsi="바탕"/>
          <w:b w:val="0"/>
          <w:color w:val="000000"/>
          <w:sz w:val="20"/>
        </w:rPr>
      </w:pPr>
      <w:r w:rsidRPr="00A64804">
        <w:rPr>
          <w:rFonts w:hint="eastAsia"/>
          <w:color w:val="000000"/>
        </w:rPr>
        <w:t xml:space="preserve">Review of previous PPQR </w:t>
      </w:r>
      <w:commentRangeStart w:id="79"/>
      <w:r w:rsidR="007039F3">
        <w:rPr>
          <w:rFonts w:ascii="바탕" w:eastAsia="바탕" w:hAnsi="바탕" w:hint="eastAsia"/>
          <w:b w:val="0"/>
          <w:color w:val="000000"/>
          <w:sz w:val="20"/>
        </w:rPr>
        <w:t>이전</w:t>
      </w:r>
      <w:r w:rsidRPr="00A64804">
        <w:rPr>
          <w:rFonts w:ascii="바탕" w:eastAsia="바탕" w:hAnsi="바탕" w:hint="eastAsia"/>
          <w:b w:val="0"/>
          <w:color w:val="000000"/>
          <w:sz w:val="20"/>
        </w:rPr>
        <w:t xml:space="preserve"> </w:t>
      </w:r>
      <w:r w:rsidRPr="00A64804">
        <w:rPr>
          <w:rFonts w:eastAsia="바탕"/>
          <w:b w:val="0"/>
          <w:color w:val="000000"/>
          <w:sz w:val="20"/>
        </w:rPr>
        <w:t>PPQR</w:t>
      </w:r>
      <w:r w:rsidRPr="00A64804">
        <w:rPr>
          <w:rFonts w:ascii="바탕" w:eastAsia="바탕" w:hAnsi="바탕" w:hint="eastAsia"/>
          <w:b w:val="0"/>
          <w:color w:val="000000"/>
          <w:sz w:val="20"/>
        </w:rPr>
        <w:t xml:space="preserve">의 검토 </w:t>
      </w:r>
      <w:r w:rsidR="0071446B" w:rsidRPr="00A64804">
        <w:rPr>
          <w:rFonts w:hint="eastAsia"/>
          <w:color w:val="000000"/>
        </w:rPr>
        <w:t xml:space="preserve">                          </w:t>
      </w:r>
      <w:commentRangeEnd w:id="79"/>
      <w:r w:rsidR="002C1E65">
        <w:rPr>
          <w:rStyle w:val="a8"/>
          <w:rFonts w:eastAsia="바탕"/>
          <w:b w:val="0"/>
          <w:kern w:val="0"/>
          <w:lang w:eastAsia="en-US"/>
        </w:rPr>
        <w:commentReference w:id="79"/>
      </w:r>
      <w:r w:rsidR="005C2CD5">
        <w:rPr>
          <w:rFonts w:ascii="바탕" w:eastAsia="바탕" w:hAnsi="바탕" w:hint="eastAsia"/>
          <w:b w:val="0"/>
          <w:color w:val="000000"/>
          <w:sz w:val="20"/>
        </w:rPr>
        <w:t>이전</w:t>
      </w:r>
      <w:r w:rsidR="0071446B" w:rsidRPr="00A64804">
        <w:rPr>
          <w:rFonts w:ascii="바탕" w:eastAsia="바탕" w:hAnsi="바탕" w:hint="eastAsia"/>
          <w:b w:val="0"/>
          <w:color w:val="000000"/>
          <w:sz w:val="20"/>
        </w:rPr>
        <w:t xml:space="preserve"> </w:t>
      </w:r>
      <w:r w:rsidR="0071446B" w:rsidRPr="003326C0">
        <w:rPr>
          <w:rFonts w:eastAsia="바탕"/>
          <w:b w:val="0"/>
          <w:color w:val="000000"/>
          <w:sz w:val="20"/>
        </w:rPr>
        <w:t>PPQR</w:t>
      </w:r>
      <w:r w:rsidR="0071446B" w:rsidRPr="00A64804">
        <w:rPr>
          <w:rFonts w:ascii="바탕" w:eastAsia="바탕" w:hAnsi="바탕" w:hint="eastAsia"/>
          <w:b w:val="0"/>
          <w:color w:val="000000"/>
          <w:sz w:val="20"/>
        </w:rPr>
        <w:t>의 권고사항 및 미해결된 문제는 없었다.</w:t>
      </w:r>
    </w:p>
    <w:p w14:paraId="4F7F170B" w14:textId="77777777" w:rsidR="002C1E65" w:rsidRPr="002C1E65" w:rsidRDefault="002C1E65" w:rsidP="00C97D75">
      <w:pPr>
        <w:pStyle w:val="17"/>
        <w:outlineLvl w:val="9"/>
      </w:pPr>
    </w:p>
    <w:p w14:paraId="049152D5" w14:textId="77777777" w:rsidR="00586145" w:rsidRPr="006B6609" w:rsidRDefault="00586145" w:rsidP="004D0002">
      <w:pPr>
        <w:pStyle w:val="10"/>
        <w:spacing w:before="240" w:line="360" w:lineRule="auto"/>
      </w:pPr>
      <w:bookmarkStart w:id="80" w:name="_Toc194611985"/>
      <w:r w:rsidRPr="006B6609">
        <w:rPr>
          <w:rFonts w:hint="eastAsia"/>
        </w:rPr>
        <w:t xml:space="preserve">Evaluation </w:t>
      </w:r>
      <w:commentRangeStart w:id="81"/>
      <w:r w:rsidR="00991510" w:rsidRPr="006B6609">
        <w:rPr>
          <w:rFonts w:ascii="바탕" w:eastAsia="바탕" w:hAnsi="바탕" w:hint="eastAsia"/>
          <w:b w:val="0"/>
          <w:sz w:val="22"/>
          <w:szCs w:val="22"/>
        </w:rPr>
        <w:t>평 가</w:t>
      </w:r>
      <w:commentRangeEnd w:id="81"/>
      <w:r w:rsidR="002C1E65">
        <w:rPr>
          <w:rStyle w:val="a8"/>
          <w:rFonts w:eastAsia="바탕"/>
          <w:b w:val="0"/>
          <w:kern w:val="0"/>
          <w:lang w:eastAsia="en-US"/>
        </w:rPr>
        <w:commentReference w:id="81"/>
      </w:r>
      <w:bookmarkEnd w:id="80"/>
    </w:p>
    <w:p w14:paraId="562368C7" w14:textId="67640CBE" w:rsidR="00CF6F35" w:rsidRPr="006D01FC" w:rsidRDefault="0093335D" w:rsidP="006D01FC">
      <w:pPr>
        <w:pStyle w:val="2"/>
        <w:ind w:left="681" w:hanging="397"/>
        <w:jc w:val="both"/>
      </w:pPr>
      <w:r w:rsidRPr="0093335D">
        <w:rPr>
          <w:rFonts w:hint="eastAsia"/>
        </w:rPr>
        <w:t xml:space="preserve"> </w:t>
      </w:r>
      <w:r w:rsidR="002C1E65" w:rsidRPr="006D01FC">
        <w:rPr>
          <w:rFonts w:hint="eastAsia"/>
        </w:rPr>
        <w:t>평가기간</w:t>
      </w:r>
      <w:r w:rsidR="006D01FC">
        <w:rPr>
          <w:rFonts w:hint="eastAsia"/>
        </w:rPr>
        <w:t xml:space="preserve"> </w:t>
      </w:r>
      <w:r w:rsidR="002C1E65" w:rsidRPr="006D01FC">
        <w:rPr>
          <w:rFonts w:hint="eastAsia"/>
        </w:rPr>
        <w:t>동안</w:t>
      </w:r>
      <w:r w:rsidR="002C1E65" w:rsidRPr="006D01FC">
        <w:rPr>
          <w:rFonts w:hint="eastAsia"/>
        </w:rPr>
        <w:t xml:space="preserve"> </w:t>
      </w:r>
      <w:r w:rsidR="006D01FC" w:rsidRPr="006D01FC">
        <w:rPr>
          <w:rFonts w:hint="eastAsia"/>
        </w:rPr>
        <w:t>입고된</w:t>
      </w:r>
      <w:r w:rsidR="006D01FC" w:rsidRPr="006D01FC">
        <w:rPr>
          <w:rFonts w:hint="eastAsia"/>
        </w:rPr>
        <w:t xml:space="preserve"> </w:t>
      </w:r>
      <w:r w:rsidR="006D01FC" w:rsidRPr="006D01FC">
        <w:rPr>
          <w:rFonts w:hint="eastAsia"/>
        </w:rPr>
        <w:t>원자재</w:t>
      </w:r>
      <w:r w:rsidR="006D01FC" w:rsidRPr="006D01FC">
        <w:rPr>
          <w:rFonts w:hint="eastAsia"/>
        </w:rPr>
        <w:t xml:space="preserve"> </w:t>
      </w:r>
      <w:r w:rsidR="006D01FC" w:rsidRPr="006D01FC">
        <w:rPr>
          <w:rFonts w:hint="eastAsia"/>
        </w:rPr>
        <w:t>및</w:t>
      </w:r>
      <w:r w:rsidR="006D01FC" w:rsidRPr="006D01FC">
        <w:rPr>
          <w:rFonts w:hint="eastAsia"/>
        </w:rPr>
        <w:t xml:space="preserve"> </w:t>
      </w:r>
      <w:r w:rsidR="006D01FC" w:rsidRPr="006D01FC">
        <w:rPr>
          <w:rFonts w:hint="eastAsia"/>
        </w:rPr>
        <w:t>제조된</w:t>
      </w:r>
      <w:r w:rsidR="006D01FC" w:rsidRPr="006D01FC">
        <w:rPr>
          <w:rFonts w:hint="eastAsia"/>
        </w:rPr>
        <w:t xml:space="preserve"> </w:t>
      </w:r>
      <w:r w:rsidR="006D01FC" w:rsidRPr="006D01FC">
        <w:rPr>
          <w:rFonts w:hint="eastAsia"/>
        </w:rPr>
        <w:t>완제품에</w:t>
      </w:r>
      <w:r w:rsidR="006D01FC" w:rsidRPr="006D01FC">
        <w:rPr>
          <w:rFonts w:hint="eastAsia"/>
        </w:rPr>
        <w:t xml:space="preserve"> </w:t>
      </w:r>
      <w:r w:rsidR="006D01FC" w:rsidRPr="006D01FC">
        <w:rPr>
          <w:rFonts w:hint="eastAsia"/>
        </w:rPr>
        <w:t>대한</w:t>
      </w:r>
      <w:r w:rsidR="006D01FC" w:rsidRPr="006D01FC">
        <w:rPr>
          <w:rFonts w:hint="eastAsia"/>
        </w:rPr>
        <w:t xml:space="preserve"> </w:t>
      </w:r>
      <w:r w:rsidR="006D01FC" w:rsidRPr="006D01FC">
        <w:rPr>
          <w:rFonts w:hint="eastAsia"/>
        </w:rPr>
        <w:t>품질분석</w:t>
      </w:r>
      <w:r w:rsidR="006D01FC" w:rsidRPr="006D01FC">
        <w:rPr>
          <w:rFonts w:hint="eastAsia"/>
        </w:rPr>
        <w:t xml:space="preserve"> </w:t>
      </w:r>
      <w:r w:rsidR="006D01FC" w:rsidRPr="006D01FC">
        <w:rPr>
          <w:rFonts w:hint="eastAsia"/>
        </w:rPr>
        <w:t>결과</w:t>
      </w:r>
      <w:r w:rsidR="006D01FC" w:rsidRPr="006D01FC">
        <w:rPr>
          <w:rFonts w:hint="eastAsia"/>
        </w:rPr>
        <w:t xml:space="preserve">, </w:t>
      </w:r>
      <w:r w:rsidR="006D01FC" w:rsidRPr="006D01FC">
        <w:rPr>
          <w:rFonts w:hint="eastAsia"/>
        </w:rPr>
        <w:t>모든</w:t>
      </w:r>
      <w:r w:rsidR="006D01FC" w:rsidRPr="006D01FC">
        <w:rPr>
          <w:rFonts w:hint="eastAsia"/>
        </w:rPr>
        <w:t xml:space="preserve"> </w:t>
      </w:r>
      <w:r w:rsidR="006D01FC" w:rsidRPr="006D01FC">
        <w:rPr>
          <w:rFonts w:hint="eastAsia"/>
        </w:rPr>
        <w:t>결과는</w:t>
      </w:r>
      <w:r w:rsidR="006D01FC" w:rsidRPr="006D01FC">
        <w:rPr>
          <w:rFonts w:hint="eastAsia"/>
        </w:rPr>
        <w:t xml:space="preserve"> </w:t>
      </w:r>
      <w:r w:rsidR="006D01FC" w:rsidRPr="006D01FC">
        <w:rPr>
          <w:rFonts w:hint="eastAsia"/>
        </w:rPr>
        <w:t>품질시스템</w:t>
      </w:r>
      <w:r w:rsidR="006D01FC" w:rsidRPr="006D01FC">
        <w:rPr>
          <w:rFonts w:hint="eastAsia"/>
        </w:rPr>
        <w:t xml:space="preserve"> </w:t>
      </w:r>
      <w:r w:rsidR="006D01FC" w:rsidRPr="006D01FC">
        <w:rPr>
          <w:rFonts w:hint="eastAsia"/>
        </w:rPr>
        <w:t>하에서</w:t>
      </w:r>
      <w:r w:rsidR="006D01FC" w:rsidRPr="006D01FC">
        <w:rPr>
          <w:rFonts w:hint="eastAsia"/>
        </w:rPr>
        <w:t xml:space="preserve"> </w:t>
      </w:r>
      <w:r w:rsidR="006D01FC" w:rsidRPr="006D01FC">
        <w:rPr>
          <w:rFonts w:hint="eastAsia"/>
        </w:rPr>
        <w:t>적절히</w:t>
      </w:r>
      <w:r w:rsidR="006D01FC" w:rsidRPr="006D01FC">
        <w:rPr>
          <w:rFonts w:hint="eastAsia"/>
        </w:rPr>
        <w:t xml:space="preserve"> </w:t>
      </w:r>
      <w:r w:rsidR="006D01FC" w:rsidRPr="006D01FC">
        <w:rPr>
          <w:rFonts w:hint="eastAsia"/>
        </w:rPr>
        <w:t>관리되고</w:t>
      </w:r>
      <w:r w:rsidR="006D01FC" w:rsidRPr="006D01FC">
        <w:rPr>
          <w:rFonts w:hint="eastAsia"/>
        </w:rPr>
        <w:t xml:space="preserve"> </w:t>
      </w:r>
      <w:r w:rsidR="006D01FC" w:rsidRPr="006D01FC">
        <w:rPr>
          <w:rFonts w:hint="eastAsia"/>
        </w:rPr>
        <w:t>있었으며</w:t>
      </w:r>
      <w:r w:rsidR="006D01FC" w:rsidRPr="006D01FC">
        <w:rPr>
          <w:rFonts w:hint="eastAsia"/>
        </w:rPr>
        <w:t xml:space="preserve"> </w:t>
      </w:r>
      <w:r w:rsidR="006D01FC" w:rsidRPr="006D01FC">
        <w:rPr>
          <w:rFonts w:hint="eastAsia"/>
        </w:rPr>
        <w:t>특이적인</w:t>
      </w:r>
      <w:r w:rsidR="006D01FC" w:rsidRPr="006D01FC">
        <w:rPr>
          <w:rFonts w:hint="eastAsia"/>
        </w:rPr>
        <w:t xml:space="preserve"> </w:t>
      </w:r>
      <w:r w:rsidR="006D01FC" w:rsidRPr="006D01FC">
        <w:rPr>
          <w:rFonts w:hint="eastAsia"/>
        </w:rPr>
        <w:t>경향성을</w:t>
      </w:r>
      <w:r w:rsidR="006D01FC" w:rsidRPr="006D01FC">
        <w:rPr>
          <w:rFonts w:hint="eastAsia"/>
        </w:rPr>
        <w:t xml:space="preserve"> </w:t>
      </w:r>
      <w:r w:rsidR="006D01FC" w:rsidRPr="006D01FC">
        <w:rPr>
          <w:rFonts w:hint="eastAsia"/>
        </w:rPr>
        <w:t>나타내지</w:t>
      </w:r>
      <w:r w:rsidR="006D01FC" w:rsidRPr="006D01FC">
        <w:rPr>
          <w:rFonts w:hint="eastAsia"/>
        </w:rPr>
        <w:t xml:space="preserve"> </w:t>
      </w:r>
      <w:r w:rsidR="006D01FC" w:rsidRPr="006D01FC">
        <w:rPr>
          <w:rFonts w:hint="eastAsia"/>
        </w:rPr>
        <w:t>않았다</w:t>
      </w:r>
      <w:r w:rsidR="006D01FC" w:rsidRPr="006D01FC">
        <w:rPr>
          <w:rFonts w:hint="eastAsia"/>
        </w:rPr>
        <w:t xml:space="preserve">. </w:t>
      </w:r>
    </w:p>
    <w:p w14:paraId="27778B5D" w14:textId="11702EE5" w:rsidR="00CF6F35" w:rsidRPr="006D01FC" w:rsidRDefault="0093335D" w:rsidP="006D01FC">
      <w:pPr>
        <w:pStyle w:val="2"/>
        <w:ind w:left="681" w:hanging="397"/>
        <w:jc w:val="both"/>
      </w:pPr>
      <w:r w:rsidRPr="006D01FC">
        <w:t xml:space="preserve"> </w:t>
      </w:r>
      <w:r w:rsidR="006D01FC" w:rsidRPr="006D01FC">
        <w:rPr>
          <w:rFonts w:hint="eastAsia"/>
        </w:rPr>
        <w:t>평가기간</w:t>
      </w:r>
      <w:r w:rsidR="006D01FC" w:rsidRPr="006D01FC">
        <w:rPr>
          <w:rFonts w:hint="eastAsia"/>
        </w:rPr>
        <w:t xml:space="preserve"> </w:t>
      </w:r>
      <w:r w:rsidR="006D01FC" w:rsidRPr="006D01FC">
        <w:rPr>
          <w:rFonts w:hint="eastAsia"/>
        </w:rPr>
        <w:t>동안</w:t>
      </w:r>
      <w:r w:rsidR="006D01FC" w:rsidRPr="006D01FC">
        <w:rPr>
          <w:rFonts w:hint="eastAsia"/>
        </w:rPr>
        <w:t xml:space="preserve"> </w:t>
      </w:r>
      <w:r w:rsidR="006D01FC" w:rsidRPr="006D01FC">
        <w:rPr>
          <w:rFonts w:hint="eastAsia"/>
        </w:rPr>
        <w:t>개시된</w:t>
      </w:r>
      <w:r w:rsidR="006D01FC" w:rsidRPr="006D01FC">
        <w:rPr>
          <w:rFonts w:hint="eastAsia"/>
        </w:rPr>
        <w:t xml:space="preserve"> </w:t>
      </w:r>
      <w:r w:rsidR="006D01FC" w:rsidRPr="006D01FC">
        <w:rPr>
          <w:rFonts w:hint="eastAsia"/>
        </w:rPr>
        <w:t>일탈은</w:t>
      </w:r>
      <w:r w:rsidR="006D01FC" w:rsidRPr="006D01FC">
        <w:rPr>
          <w:rFonts w:hint="eastAsia"/>
        </w:rPr>
        <w:t xml:space="preserve"> </w:t>
      </w:r>
      <w:r w:rsidR="006D01FC" w:rsidRPr="006D01FC">
        <w:rPr>
          <w:highlight w:val="yellow"/>
        </w:rPr>
        <w:t>XX</w:t>
      </w:r>
      <w:r w:rsidR="006D01FC" w:rsidRPr="006D01FC">
        <w:rPr>
          <w:rFonts w:hint="eastAsia"/>
          <w:highlight w:val="yellow"/>
        </w:rPr>
        <w:t>건</w:t>
      </w:r>
      <w:r w:rsidR="006D01FC" w:rsidRPr="006D01FC">
        <w:rPr>
          <w:rFonts w:hint="eastAsia"/>
        </w:rPr>
        <w:t>,</w:t>
      </w:r>
      <w:r w:rsidR="006D01FC" w:rsidRPr="006D01FC">
        <w:t xml:space="preserve"> </w:t>
      </w:r>
      <w:r w:rsidR="006D01FC" w:rsidRPr="006D01FC">
        <w:rPr>
          <w:rFonts w:hint="eastAsia"/>
        </w:rPr>
        <w:t>변경관리는</w:t>
      </w:r>
      <w:r w:rsidR="006D01FC" w:rsidRPr="006D01FC">
        <w:rPr>
          <w:rFonts w:hint="eastAsia"/>
        </w:rPr>
        <w:t xml:space="preserve"> </w:t>
      </w:r>
      <w:r w:rsidR="006D01FC" w:rsidRPr="006D01FC">
        <w:rPr>
          <w:highlight w:val="yellow"/>
        </w:rPr>
        <w:t>XX</w:t>
      </w:r>
      <w:r w:rsidR="006D01FC" w:rsidRPr="006D01FC">
        <w:rPr>
          <w:rFonts w:hint="eastAsia"/>
          <w:highlight w:val="yellow"/>
        </w:rPr>
        <w:t>건</w:t>
      </w:r>
      <w:r w:rsidR="006D01FC" w:rsidRPr="006D01FC">
        <w:rPr>
          <w:rFonts w:hint="eastAsia"/>
        </w:rPr>
        <w:t>이었으며</w:t>
      </w:r>
      <w:r w:rsidR="006D01FC" w:rsidRPr="006D01FC">
        <w:rPr>
          <w:rFonts w:hint="eastAsia"/>
        </w:rPr>
        <w:t xml:space="preserve"> </w:t>
      </w:r>
      <w:r w:rsidR="006D01FC" w:rsidRPr="006D01FC">
        <w:rPr>
          <w:rFonts w:hint="eastAsia"/>
        </w:rPr>
        <w:t>관련된</w:t>
      </w:r>
      <w:r w:rsidR="006D01FC" w:rsidRPr="006D01FC">
        <w:rPr>
          <w:rFonts w:hint="eastAsia"/>
        </w:rPr>
        <w:t xml:space="preserve"> </w:t>
      </w:r>
      <w:r w:rsidR="006D01FC" w:rsidRPr="006D01FC">
        <w:rPr>
          <w:rFonts w:hint="eastAsia"/>
        </w:rPr>
        <w:t>절차에</w:t>
      </w:r>
      <w:r w:rsidR="006D01FC" w:rsidRPr="006D01FC">
        <w:rPr>
          <w:rFonts w:hint="eastAsia"/>
        </w:rPr>
        <w:t xml:space="preserve"> </w:t>
      </w:r>
      <w:r w:rsidR="006D01FC" w:rsidRPr="006D01FC">
        <w:rPr>
          <w:rFonts w:hint="eastAsia"/>
        </w:rPr>
        <w:t>따라</w:t>
      </w:r>
      <w:r w:rsidR="006D01FC" w:rsidRPr="006D01FC">
        <w:rPr>
          <w:rFonts w:hint="eastAsia"/>
        </w:rPr>
        <w:t xml:space="preserve"> </w:t>
      </w:r>
      <w:r w:rsidR="006D01FC" w:rsidRPr="006D01FC">
        <w:rPr>
          <w:rFonts w:hint="eastAsia"/>
        </w:rPr>
        <w:t>적절히</w:t>
      </w:r>
      <w:r w:rsidR="006D01FC" w:rsidRPr="006D01FC">
        <w:rPr>
          <w:rFonts w:hint="eastAsia"/>
        </w:rPr>
        <w:t xml:space="preserve"> </w:t>
      </w:r>
      <w:r w:rsidR="006D01FC" w:rsidRPr="006D01FC">
        <w:rPr>
          <w:rFonts w:hint="eastAsia"/>
        </w:rPr>
        <w:t>관리되고</w:t>
      </w:r>
      <w:r w:rsidR="006D01FC" w:rsidRPr="006D01FC">
        <w:rPr>
          <w:rFonts w:hint="eastAsia"/>
        </w:rPr>
        <w:t xml:space="preserve"> </w:t>
      </w:r>
      <w:r w:rsidR="006D01FC" w:rsidRPr="006D01FC">
        <w:rPr>
          <w:rFonts w:hint="eastAsia"/>
        </w:rPr>
        <w:t>있었다</w:t>
      </w:r>
      <w:r w:rsidR="006D01FC" w:rsidRPr="006D01FC">
        <w:rPr>
          <w:rFonts w:hint="eastAsia"/>
        </w:rPr>
        <w:t>.</w:t>
      </w:r>
      <w:r w:rsidR="006D01FC" w:rsidRPr="006D01FC">
        <w:t xml:space="preserve"> </w:t>
      </w:r>
      <w:r w:rsidR="006D01FC" w:rsidRPr="006D01FC">
        <w:rPr>
          <w:rFonts w:hint="eastAsia"/>
        </w:rPr>
        <w:t>미완료되어</w:t>
      </w:r>
      <w:r w:rsidR="006D01FC" w:rsidRPr="006D01FC">
        <w:rPr>
          <w:rFonts w:hint="eastAsia"/>
        </w:rPr>
        <w:t xml:space="preserve"> </w:t>
      </w:r>
      <w:r w:rsidR="006D01FC" w:rsidRPr="006D01FC">
        <w:rPr>
          <w:rFonts w:hint="eastAsia"/>
        </w:rPr>
        <w:t>진행</w:t>
      </w:r>
      <w:r w:rsidR="006D01FC" w:rsidRPr="006D01FC">
        <w:rPr>
          <w:rFonts w:hint="eastAsia"/>
        </w:rPr>
        <w:t xml:space="preserve"> </w:t>
      </w:r>
      <w:r w:rsidR="006D01FC" w:rsidRPr="006D01FC">
        <w:rPr>
          <w:rFonts w:hint="eastAsia"/>
        </w:rPr>
        <w:t>중인</w:t>
      </w:r>
      <w:r w:rsidR="006D01FC" w:rsidRPr="006D01FC">
        <w:rPr>
          <w:rFonts w:hint="eastAsia"/>
        </w:rPr>
        <w:t xml:space="preserve"> </w:t>
      </w:r>
      <w:r w:rsidR="006D01FC" w:rsidRPr="006D01FC">
        <w:rPr>
          <w:rFonts w:hint="eastAsia"/>
        </w:rPr>
        <w:t>건들은</w:t>
      </w:r>
      <w:r w:rsidR="006D01FC" w:rsidRPr="006D01FC">
        <w:rPr>
          <w:rFonts w:hint="eastAsia"/>
        </w:rPr>
        <w:t xml:space="preserve"> </w:t>
      </w:r>
      <w:r w:rsidR="006D01FC" w:rsidRPr="006D01FC">
        <w:rPr>
          <w:rFonts w:hint="eastAsia"/>
        </w:rPr>
        <w:t>다음</w:t>
      </w:r>
      <w:r w:rsidR="006D01FC" w:rsidRPr="006D01FC">
        <w:rPr>
          <w:rFonts w:hint="eastAsia"/>
        </w:rPr>
        <w:t xml:space="preserve"> </w:t>
      </w:r>
      <w:r w:rsidR="006D01FC" w:rsidRPr="006D01FC">
        <w:t>PPQR</w:t>
      </w:r>
      <w:r w:rsidR="006D01FC" w:rsidRPr="006D01FC">
        <w:rPr>
          <w:rFonts w:hint="eastAsia"/>
        </w:rPr>
        <w:t>에서</w:t>
      </w:r>
      <w:r w:rsidR="006D01FC" w:rsidRPr="006D01FC">
        <w:rPr>
          <w:rFonts w:hint="eastAsia"/>
        </w:rPr>
        <w:t xml:space="preserve"> </w:t>
      </w:r>
      <w:r w:rsidR="006D01FC" w:rsidRPr="006D01FC">
        <w:rPr>
          <w:rFonts w:hint="eastAsia"/>
        </w:rPr>
        <w:t>검토될</w:t>
      </w:r>
      <w:r w:rsidR="006D01FC" w:rsidRPr="006D01FC">
        <w:rPr>
          <w:rFonts w:hint="eastAsia"/>
        </w:rPr>
        <w:t xml:space="preserve"> </w:t>
      </w:r>
      <w:r w:rsidR="006D01FC" w:rsidRPr="006D01FC">
        <w:rPr>
          <w:rFonts w:hint="eastAsia"/>
        </w:rPr>
        <w:t>예정이다</w:t>
      </w:r>
      <w:r w:rsidR="006D01FC" w:rsidRPr="006D01FC">
        <w:rPr>
          <w:rFonts w:hint="eastAsia"/>
        </w:rPr>
        <w:t>.</w:t>
      </w:r>
    </w:p>
    <w:p w14:paraId="302A25EF" w14:textId="6B57D9B9" w:rsidR="00CF6F35" w:rsidRPr="00F01BA4" w:rsidRDefault="0093335D" w:rsidP="006D01FC">
      <w:pPr>
        <w:pStyle w:val="2"/>
        <w:ind w:left="681" w:hanging="397"/>
        <w:jc w:val="both"/>
        <w:rPr>
          <w:color w:val="FF0000"/>
        </w:rPr>
      </w:pPr>
      <w:r>
        <w:rPr>
          <w:rFonts w:hint="eastAsia"/>
        </w:rPr>
        <w:t xml:space="preserve"> </w:t>
      </w:r>
      <w:r w:rsidR="001B513A">
        <w:t xml:space="preserve"> </w:t>
      </w:r>
      <w:r w:rsidR="00F01BA4" w:rsidRPr="00F01BA4">
        <w:rPr>
          <w:rFonts w:hint="eastAsia"/>
          <w:highlight w:val="yellow"/>
        </w:rPr>
        <w:t>~~~~~</w:t>
      </w:r>
      <w:r w:rsidRPr="001B513A">
        <w:rPr>
          <w:rFonts w:hint="eastAsia"/>
        </w:rPr>
        <w:t>기간동안</w:t>
      </w:r>
      <w:r w:rsidRPr="001B513A">
        <w:rPr>
          <w:rFonts w:hint="eastAsia"/>
        </w:rPr>
        <w:t xml:space="preserve"> </w:t>
      </w:r>
      <w:r w:rsidRPr="001B513A">
        <w:rPr>
          <w:highlight w:val="yellow"/>
        </w:rPr>
        <w:t>~~</w:t>
      </w:r>
      <w:r w:rsidRPr="001B513A">
        <w:rPr>
          <w:rFonts w:hint="eastAsia"/>
        </w:rPr>
        <w:t>제품의</w:t>
      </w:r>
      <w:r w:rsidRPr="001B513A">
        <w:rPr>
          <w:rFonts w:hint="eastAsia"/>
        </w:rPr>
        <w:t xml:space="preserve"> </w:t>
      </w:r>
      <w:r w:rsidRPr="001B513A">
        <w:rPr>
          <w:rFonts w:hint="eastAsia"/>
        </w:rPr>
        <w:t>품질을</w:t>
      </w:r>
      <w:r w:rsidRPr="001B513A">
        <w:rPr>
          <w:rFonts w:hint="eastAsia"/>
        </w:rPr>
        <w:t xml:space="preserve"> </w:t>
      </w:r>
      <w:r w:rsidRPr="001B513A">
        <w:rPr>
          <w:rFonts w:hint="eastAsia"/>
        </w:rPr>
        <w:t>검토하였을</w:t>
      </w:r>
      <w:r w:rsidRPr="001B513A">
        <w:rPr>
          <w:rFonts w:hint="eastAsia"/>
        </w:rPr>
        <w:t xml:space="preserve"> </w:t>
      </w:r>
      <w:r w:rsidRPr="001B513A">
        <w:rPr>
          <w:rFonts w:hint="eastAsia"/>
        </w:rPr>
        <w:t>때</w:t>
      </w:r>
      <w:r w:rsidR="001B513A">
        <w:rPr>
          <w:rFonts w:hint="eastAsia"/>
        </w:rPr>
        <w:t>,</w:t>
      </w:r>
      <w:r w:rsidRPr="001B513A">
        <w:rPr>
          <w:rFonts w:hint="eastAsia"/>
        </w:rPr>
        <w:t xml:space="preserve"> </w:t>
      </w:r>
      <w:r w:rsidR="001B513A">
        <w:rPr>
          <w:rFonts w:hint="eastAsia"/>
        </w:rPr>
        <w:t>품질에</w:t>
      </w:r>
      <w:r w:rsidR="001B513A">
        <w:rPr>
          <w:rFonts w:hint="eastAsia"/>
        </w:rPr>
        <w:t xml:space="preserve"> </w:t>
      </w:r>
      <w:r w:rsidR="001B513A">
        <w:rPr>
          <w:rFonts w:hint="eastAsia"/>
        </w:rPr>
        <w:t>영향을</w:t>
      </w:r>
      <w:r w:rsidR="001B513A">
        <w:rPr>
          <w:rFonts w:hint="eastAsia"/>
        </w:rPr>
        <w:t xml:space="preserve"> </w:t>
      </w:r>
      <w:r w:rsidR="001B513A">
        <w:rPr>
          <w:rFonts w:hint="eastAsia"/>
        </w:rPr>
        <w:t>끼칠만한</w:t>
      </w:r>
      <w:r w:rsidR="001B513A">
        <w:rPr>
          <w:rFonts w:hint="eastAsia"/>
        </w:rPr>
        <w:t xml:space="preserve"> </w:t>
      </w:r>
      <w:r w:rsidRPr="001B513A">
        <w:rPr>
          <w:rFonts w:hint="eastAsia"/>
        </w:rPr>
        <w:t>특이사항이나</w:t>
      </w:r>
      <w:r w:rsidRPr="001B513A">
        <w:rPr>
          <w:rFonts w:hint="eastAsia"/>
        </w:rPr>
        <w:t xml:space="preserve"> </w:t>
      </w:r>
      <w:r w:rsidRPr="001B513A">
        <w:rPr>
          <w:rFonts w:hint="eastAsia"/>
        </w:rPr>
        <w:t>경향성은</w:t>
      </w:r>
      <w:r w:rsidRPr="001B513A">
        <w:rPr>
          <w:rFonts w:hint="eastAsia"/>
        </w:rPr>
        <w:t xml:space="preserve"> </w:t>
      </w:r>
      <w:r w:rsidRPr="001B513A">
        <w:rPr>
          <w:rFonts w:hint="eastAsia"/>
        </w:rPr>
        <w:t>확인되지</w:t>
      </w:r>
      <w:r w:rsidRPr="001B513A">
        <w:rPr>
          <w:rFonts w:hint="eastAsia"/>
        </w:rPr>
        <w:t xml:space="preserve"> </w:t>
      </w:r>
      <w:r w:rsidR="006D01FC">
        <w:rPr>
          <w:rFonts w:hint="eastAsia"/>
        </w:rPr>
        <w:t>않았으며</w:t>
      </w:r>
      <w:r w:rsidRPr="001B513A">
        <w:rPr>
          <w:rFonts w:hint="eastAsia"/>
        </w:rPr>
        <w:t xml:space="preserve"> </w:t>
      </w:r>
      <w:r w:rsidR="001B513A">
        <w:rPr>
          <w:rFonts w:hint="eastAsia"/>
        </w:rPr>
        <w:t>공정</w:t>
      </w:r>
      <w:r w:rsidR="006D01FC">
        <w:rPr>
          <w:rFonts w:hint="eastAsia"/>
        </w:rPr>
        <w:t>이</w:t>
      </w:r>
      <w:r w:rsidR="001B513A">
        <w:rPr>
          <w:rFonts w:hint="eastAsia"/>
        </w:rPr>
        <w:t xml:space="preserve"> </w:t>
      </w:r>
      <w:r w:rsidR="001B513A">
        <w:rPr>
          <w:rFonts w:hint="eastAsia"/>
        </w:rPr>
        <w:t>밸리데이션된</w:t>
      </w:r>
      <w:r w:rsidR="001B513A">
        <w:rPr>
          <w:rFonts w:hint="eastAsia"/>
        </w:rPr>
        <w:t xml:space="preserve"> </w:t>
      </w:r>
      <w:r w:rsidR="001B513A">
        <w:rPr>
          <w:rFonts w:hint="eastAsia"/>
        </w:rPr>
        <w:t>대로</w:t>
      </w:r>
      <w:r w:rsidR="001B513A">
        <w:rPr>
          <w:rFonts w:hint="eastAsia"/>
        </w:rPr>
        <w:t xml:space="preserve"> </w:t>
      </w:r>
      <w:r w:rsidR="001B513A">
        <w:rPr>
          <w:rFonts w:hint="eastAsia"/>
        </w:rPr>
        <w:t>작동됨을</w:t>
      </w:r>
      <w:r w:rsidR="001B513A">
        <w:rPr>
          <w:rFonts w:hint="eastAsia"/>
        </w:rPr>
        <w:t xml:space="preserve"> </w:t>
      </w:r>
      <w:r w:rsidR="001B513A">
        <w:rPr>
          <w:rFonts w:hint="eastAsia"/>
        </w:rPr>
        <w:t>확인하였다</w:t>
      </w:r>
      <w:r w:rsidR="001B513A">
        <w:rPr>
          <w:rFonts w:hint="eastAsia"/>
        </w:rPr>
        <w:t>.</w:t>
      </w:r>
      <w:r w:rsidR="001B513A">
        <w:t xml:space="preserve"> </w:t>
      </w:r>
      <w:commentRangeStart w:id="82"/>
      <w:r w:rsidR="00686F08">
        <w:rPr>
          <w:rFonts w:hint="eastAsia"/>
        </w:rPr>
        <w:t>즉</w:t>
      </w:r>
      <w:r w:rsidR="00686F08">
        <w:rPr>
          <w:rFonts w:hint="eastAsia"/>
        </w:rPr>
        <w:t>,</w:t>
      </w:r>
      <w:r w:rsidR="00686F08">
        <w:t xml:space="preserve"> </w:t>
      </w:r>
      <w:r w:rsidR="00686F08">
        <w:rPr>
          <w:rFonts w:hint="eastAsia"/>
        </w:rPr>
        <w:t>모든</w:t>
      </w:r>
      <w:r w:rsidR="00686F08">
        <w:rPr>
          <w:rFonts w:hint="eastAsia"/>
        </w:rPr>
        <w:t xml:space="preserve"> </w:t>
      </w:r>
      <w:r w:rsidR="00686F08">
        <w:rPr>
          <w:rFonts w:hint="eastAsia"/>
        </w:rPr>
        <w:t>공정은</w:t>
      </w:r>
      <w:r w:rsidR="00686F08">
        <w:rPr>
          <w:rFonts w:hint="eastAsia"/>
        </w:rPr>
        <w:t xml:space="preserve"> </w:t>
      </w:r>
      <w:r w:rsidR="00686F08">
        <w:rPr>
          <w:rFonts w:hint="eastAsia"/>
        </w:rPr>
        <w:t>관리상태</w:t>
      </w:r>
      <w:r w:rsidR="00686F08">
        <w:rPr>
          <w:rFonts w:hint="eastAsia"/>
        </w:rPr>
        <w:t xml:space="preserve"> </w:t>
      </w:r>
      <w:r w:rsidR="00686F08">
        <w:rPr>
          <w:rFonts w:hint="eastAsia"/>
        </w:rPr>
        <w:t>하에</w:t>
      </w:r>
      <w:r w:rsidR="00686F08">
        <w:rPr>
          <w:rFonts w:hint="eastAsia"/>
        </w:rPr>
        <w:t xml:space="preserve"> </w:t>
      </w:r>
      <w:r w:rsidR="00686F08">
        <w:rPr>
          <w:rFonts w:hint="eastAsia"/>
        </w:rPr>
        <w:t>있다</w:t>
      </w:r>
      <w:r w:rsidR="00686F08">
        <w:rPr>
          <w:rFonts w:hint="eastAsia"/>
        </w:rPr>
        <w:t>.</w:t>
      </w:r>
      <w:commentRangeEnd w:id="82"/>
      <w:r w:rsidR="00686F08">
        <w:rPr>
          <w:rStyle w:val="a8"/>
          <w:snapToGrid/>
          <w:kern w:val="0"/>
          <w:lang w:eastAsia="en-US"/>
        </w:rPr>
        <w:commentReference w:id="82"/>
      </w:r>
    </w:p>
    <w:p w14:paraId="5BFE0FAC" w14:textId="77777777" w:rsidR="00244C56" w:rsidRPr="0093335D" w:rsidRDefault="007B3364" w:rsidP="009A0820">
      <w:pPr>
        <w:pStyle w:val="10"/>
      </w:pPr>
      <w:r w:rsidRPr="0093335D">
        <w:t xml:space="preserve"> </w:t>
      </w:r>
      <w:r w:rsidR="00244C56" w:rsidRPr="0093335D">
        <w:t>Follow-up action</w:t>
      </w:r>
      <w:r w:rsidR="00244C56" w:rsidRPr="0093335D">
        <w:rPr>
          <w:rFonts w:hint="eastAsia"/>
        </w:rPr>
        <w:t xml:space="preserve"> </w:t>
      </w:r>
      <w:commentRangeStart w:id="83"/>
      <w:r w:rsidR="00244C56" w:rsidRPr="009A0820">
        <w:rPr>
          <w:rFonts w:ascii="바탕체" w:eastAsia="바탕체" w:hAnsi="바탕체" w:hint="eastAsia"/>
          <w:b w:val="0"/>
          <w:bCs/>
          <w:sz w:val="20"/>
          <w:szCs w:val="20"/>
        </w:rPr>
        <w:t>조치사항</w:t>
      </w:r>
      <w:commentRangeEnd w:id="83"/>
      <w:r w:rsidR="001B513A" w:rsidRPr="009A0820">
        <w:rPr>
          <w:rStyle w:val="a8"/>
          <w:rFonts w:ascii="바탕체" w:eastAsia="바탕체" w:hAnsi="바탕체"/>
          <w:b w:val="0"/>
          <w:bCs/>
          <w:kern w:val="0"/>
          <w:sz w:val="20"/>
          <w:szCs w:val="20"/>
          <w:lang w:eastAsia="en-US"/>
        </w:rPr>
        <w:commentReference w:id="83"/>
      </w:r>
    </w:p>
    <w:tbl>
      <w:tblPr>
        <w:tblW w:w="895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3402"/>
        <w:gridCol w:w="1417"/>
        <w:gridCol w:w="1581"/>
      </w:tblGrid>
      <w:tr w:rsidR="00C6675E" w:rsidRPr="002A2B3F" w14:paraId="5D2C757A" w14:textId="77777777" w:rsidTr="00262D54">
        <w:trPr>
          <w:trHeight w:val="487"/>
        </w:trPr>
        <w:tc>
          <w:tcPr>
            <w:tcW w:w="5954" w:type="dxa"/>
            <w:gridSpan w:val="2"/>
            <w:shd w:val="clear" w:color="auto" w:fill="D9D9D9"/>
            <w:vAlign w:val="center"/>
          </w:tcPr>
          <w:p w14:paraId="3CAC2F1F" w14:textId="77777777" w:rsidR="00C6675E" w:rsidRPr="00FD03F6" w:rsidRDefault="003A245A" w:rsidP="00E06AB0">
            <w:pPr>
              <w:pStyle w:val="28"/>
              <w:numPr>
                <w:ilvl w:val="0"/>
                <w:numId w:val="0"/>
              </w:numPr>
              <w:rPr>
                <w:sz w:val="20"/>
                <w:szCs w:val="20"/>
              </w:rPr>
            </w:pPr>
            <w:r w:rsidRPr="00FD03F6">
              <w:rPr>
                <w:rFonts w:hint="eastAsia"/>
                <w:sz w:val="20"/>
                <w:szCs w:val="20"/>
              </w:rPr>
              <w:t>품질평가</w:t>
            </w:r>
            <w:r w:rsidRPr="00FD03F6">
              <w:rPr>
                <w:rFonts w:hint="eastAsia"/>
                <w:sz w:val="20"/>
                <w:szCs w:val="20"/>
              </w:rPr>
              <w:t xml:space="preserve"> </w:t>
            </w:r>
            <w:r w:rsidRPr="00FD03F6">
              <w:rPr>
                <w:rFonts w:hint="eastAsia"/>
                <w:sz w:val="20"/>
                <w:szCs w:val="20"/>
              </w:rPr>
              <w:t>결과</w:t>
            </w:r>
            <w:r w:rsidRPr="00FD03F6">
              <w:rPr>
                <w:rFonts w:hint="eastAsia"/>
                <w:sz w:val="20"/>
                <w:szCs w:val="20"/>
              </w:rPr>
              <w:t xml:space="preserve"> </w:t>
            </w:r>
            <w:r w:rsidRPr="00FD03F6">
              <w:rPr>
                <w:rFonts w:hint="eastAsia"/>
                <w:sz w:val="20"/>
                <w:szCs w:val="20"/>
              </w:rPr>
              <w:t>본</w:t>
            </w:r>
            <w:r w:rsidRPr="00FD03F6">
              <w:rPr>
                <w:rFonts w:hint="eastAsia"/>
                <w:sz w:val="20"/>
                <w:szCs w:val="20"/>
              </w:rPr>
              <w:t xml:space="preserve"> </w:t>
            </w:r>
            <w:r w:rsidRPr="00FD03F6">
              <w:rPr>
                <w:rFonts w:hint="eastAsia"/>
                <w:sz w:val="20"/>
                <w:szCs w:val="20"/>
              </w:rPr>
              <w:t>제품에</w:t>
            </w:r>
            <w:r w:rsidRPr="00FD03F6">
              <w:rPr>
                <w:rFonts w:hint="eastAsia"/>
                <w:sz w:val="20"/>
                <w:szCs w:val="20"/>
              </w:rPr>
              <w:t xml:space="preserve"> </w:t>
            </w:r>
            <w:r w:rsidRPr="00FD03F6">
              <w:rPr>
                <w:rFonts w:hint="eastAsia"/>
                <w:sz w:val="20"/>
                <w:szCs w:val="20"/>
              </w:rPr>
              <w:t>대해</w:t>
            </w:r>
            <w:r w:rsidRPr="00FD03F6">
              <w:rPr>
                <w:rFonts w:hint="eastAsia"/>
                <w:sz w:val="20"/>
                <w:szCs w:val="20"/>
              </w:rPr>
              <w:t xml:space="preserve"> </w:t>
            </w:r>
            <w:r w:rsidRPr="00FD03F6">
              <w:rPr>
                <w:rFonts w:hint="eastAsia"/>
                <w:sz w:val="20"/>
                <w:szCs w:val="20"/>
              </w:rPr>
              <w:t>조치가</w:t>
            </w:r>
            <w:r w:rsidRPr="00FD03F6">
              <w:rPr>
                <w:rFonts w:hint="eastAsia"/>
                <w:sz w:val="20"/>
                <w:szCs w:val="20"/>
              </w:rPr>
              <w:t xml:space="preserve"> </w:t>
            </w:r>
            <w:r w:rsidRPr="00FD03F6">
              <w:rPr>
                <w:rFonts w:hint="eastAsia"/>
                <w:sz w:val="20"/>
                <w:szCs w:val="20"/>
              </w:rPr>
              <w:t>필요한가</w:t>
            </w:r>
            <w:r w:rsidRPr="00FD03F6">
              <w:rPr>
                <w:rFonts w:hint="eastAsia"/>
                <w:sz w:val="20"/>
                <w:szCs w:val="20"/>
              </w:rPr>
              <w:t>?</w:t>
            </w:r>
          </w:p>
        </w:tc>
        <w:tc>
          <w:tcPr>
            <w:tcW w:w="2998" w:type="dxa"/>
            <w:gridSpan w:val="2"/>
            <w:shd w:val="clear" w:color="auto" w:fill="auto"/>
            <w:vAlign w:val="bottom"/>
          </w:tcPr>
          <w:p w14:paraId="349898D8" w14:textId="6F0CE620" w:rsidR="00C6675E" w:rsidRPr="00FD03F6" w:rsidRDefault="00D01CD1" w:rsidP="00E06AB0">
            <w:pPr>
              <w:pStyle w:val="28"/>
              <w:numPr>
                <w:ilvl w:val="0"/>
                <w:numId w:val="0"/>
              </w:numPr>
              <w:rPr>
                <w:sz w:val="20"/>
                <w:szCs w:val="20"/>
              </w:rPr>
            </w:pPr>
            <w:r w:rsidRPr="00FD03F6">
              <w:rPr>
                <w:rFonts w:hint="eastAsia"/>
                <w:sz w:val="20"/>
                <w:szCs w:val="20"/>
              </w:rPr>
              <w:t>□</w:t>
            </w:r>
            <w:r w:rsidRPr="00FD03F6">
              <w:rPr>
                <w:rFonts w:hint="eastAsia"/>
                <w:sz w:val="20"/>
                <w:szCs w:val="20"/>
              </w:rPr>
              <w:t xml:space="preserve"> Yes    </w:t>
            </w:r>
            <w:r w:rsidR="001B513A">
              <w:rPr>
                <w:rFonts w:hint="eastAsia"/>
                <w:sz w:val="20"/>
                <w:szCs w:val="20"/>
              </w:rPr>
              <w:t>■</w:t>
            </w:r>
            <w:r w:rsidRPr="00FD03F6">
              <w:rPr>
                <w:rFonts w:hint="eastAsia"/>
                <w:sz w:val="20"/>
                <w:szCs w:val="20"/>
              </w:rPr>
              <w:t xml:space="preserve"> No</w:t>
            </w:r>
          </w:p>
        </w:tc>
      </w:tr>
      <w:tr w:rsidR="00802B7D" w:rsidRPr="002A2B3F" w14:paraId="2A3BFAB0" w14:textId="77777777" w:rsidTr="00B769CA">
        <w:trPr>
          <w:trHeight w:val="435"/>
        </w:trPr>
        <w:tc>
          <w:tcPr>
            <w:tcW w:w="2552" w:type="dxa"/>
            <w:shd w:val="clear" w:color="auto" w:fill="D9D9D9"/>
            <w:vAlign w:val="center"/>
          </w:tcPr>
          <w:p w14:paraId="0DA3AF73" w14:textId="77777777" w:rsidR="00802B7D" w:rsidRPr="00FD03F6" w:rsidRDefault="00802B7D" w:rsidP="006D01FC">
            <w:pPr>
              <w:pStyle w:val="28"/>
              <w:numPr>
                <w:ilvl w:val="0"/>
                <w:numId w:val="0"/>
              </w:numPr>
              <w:jc w:val="center"/>
              <w:rPr>
                <w:sz w:val="20"/>
                <w:szCs w:val="20"/>
              </w:rPr>
            </w:pPr>
            <w:r w:rsidRPr="00FD03F6">
              <w:rPr>
                <w:rFonts w:hint="eastAsia"/>
                <w:sz w:val="20"/>
                <w:szCs w:val="20"/>
              </w:rPr>
              <w:t>항목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B8E985B" w14:textId="77777777" w:rsidR="00802B7D" w:rsidRPr="00FD03F6" w:rsidRDefault="00802B7D" w:rsidP="006D01FC">
            <w:pPr>
              <w:pStyle w:val="28"/>
              <w:numPr>
                <w:ilvl w:val="0"/>
                <w:numId w:val="0"/>
              </w:numPr>
              <w:jc w:val="center"/>
              <w:rPr>
                <w:sz w:val="20"/>
                <w:szCs w:val="20"/>
              </w:rPr>
            </w:pPr>
            <w:r w:rsidRPr="00FD03F6">
              <w:rPr>
                <w:rFonts w:hint="eastAsia"/>
                <w:sz w:val="20"/>
                <w:szCs w:val="20"/>
              </w:rPr>
              <w:t>조치사항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877C323" w14:textId="77777777" w:rsidR="00802B7D" w:rsidRPr="00FD03F6" w:rsidRDefault="00802B7D" w:rsidP="006D01FC">
            <w:pPr>
              <w:pStyle w:val="28"/>
              <w:numPr>
                <w:ilvl w:val="0"/>
                <w:numId w:val="0"/>
              </w:numPr>
              <w:jc w:val="center"/>
              <w:rPr>
                <w:sz w:val="20"/>
                <w:szCs w:val="20"/>
              </w:rPr>
            </w:pPr>
            <w:r w:rsidRPr="00FD03F6">
              <w:rPr>
                <w:rFonts w:hint="eastAsia"/>
                <w:sz w:val="20"/>
                <w:szCs w:val="20"/>
              </w:rPr>
              <w:t>기한</w:t>
            </w:r>
          </w:p>
        </w:tc>
        <w:tc>
          <w:tcPr>
            <w:tcW w:w="1581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585D4A7" w14:textId="77777777" w:rsidR="00802B7D" w:rsidRPr="00FD03F6" w:rsidRDefault="00802B7D" w:rsidP="006D01FC">
            <w:pPr>
              <w:pStyle w:val="28"/>
              <w:numPr>
                <w:ilvl w:val="0"/>
                <w:numId w:val="0"/>
              </w:numPr>
              <w:jc w:val="center"/>
              <w:rPr>
                <w:sz w:val="20"/>
                <w:szCs w:val="20"/>
              </w:rPr>
            </w:pPr>
            <w:r w:rsidRPr="00FD03F6">
              <w:rPr>
                <w:rFonts w:hint="eastAsia"/>
                <w:sz w:val="20"/>
                <w:szCs w:val="20"/>
              </w:rPr>
              <w:t>담당자</w:t>
            </w:r>
          </w:p>
        </w:tc>
      </w:tr>
      <w:tr w:rsidR="00802B7D" w:rsidRPr="002A2B3F" w14:paraId="01D82D09" w14:textId="77777777" w:rsidTr="00B769CA">
        <w:trPr>
          <w:trHeight w:val="435"/>
        </w:trPr>
        <w:tc>
          <w:tcPr>
            <w:tcW w:w="2552" w:type="dxa"/>
            <w:shd w:val="clear" w:color="auto" w:fill="auto"/>
            <w:vAlign w:val="center"/>
          </w:tcPr>
          <w:p w14:paraId="5A0CFAB1" w14:textId="77777777" w:rsidR="00802B7D" w:rsidRPr="00FD03F6" w:rsidRDefault="00802B7D" w:rsidP="00E06AB0">
            <w:pPr>
              <w:pStyle w:val="28"/>
              <w:numPr>
                <w:ilvl w:val="0"/>
                <w:numId w:val="0"/>
              </w:numPr>
              <w:rPr>
                <w:sz w:val="20"/>
                <w:szCs w:val="20"/>
              </w:rPr>
            </w:pPr>
            <w:r w:rsidRPr="00FD03F6">
              <w:rPr>
                <w:rFonts w:hint="eastAsia"/>
                <w:sz w:val="20"/>
                <w:szCs w:val="20"/>
              </w:rPr>
              <w:t>공정개선</w:t>
            </w:r>
          </w:p>
        </w:tc>
        <w:tc>
          <w:tcPr>
            <w:tcW w:w="3402" w:type="dxa"/>
            <w:tcBorders>
              <w:tl2br w:val="single" w:sz="4" w:space="0" w:color="auto"/>
            </w:tcBorders>
            <w:shd w:val="clear" w:color="auto" w:fill="auto"/>
            <w:vAlign w:val="center"/>
          </w:tcPr>
          <w:p w14:paraId="3EFA4074" w14:textId="77777777" w:rsidR="00802B7D" w:rsidRPr="00FD03F6" w:rsidRDefault="00802B7D" w:rsidP="00E06AB0">
            <w:pPr>
              <w:pStyle w:val="28"/>
              <w:numPr>
                <w:ilvl w:val="0"/>
                <w:numId w:val="0"/>
              </w:numPr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l2br w:val="single" w:sz="4" w:space="0" w:color="auto"/>
            </w:tcBorders>
            <w:shd w:val="clear" w:color="auto" w:fill="auto"/>
            <w:vAlign w:val="center"/>
          </w:tcPr>
          <w:p w14:paraId="2187680D" w14:textId="77777777" w:rsidR="00802B7D" w:rsidRPr="00FD03F6" w:rsidRDefault="00802B7D" w:rsidP="00E06AB0">
            <w:pPr>
              <w:pStyle w:val="28"/>
              <w:numPr>
                <w:ilvl w:val="0"/>
                <w:numId w:val="0"/>
              </w:numPr>
              <w:rPr>
                <w:sz w:val="20"/>
                <w:szCs w:val="20"/>
              </w:rPr>
            </w:pPr>
          </w:p>
        </w:tc>
        <w:tc>
          <w:tcPr>
            <w:tcW w:w="1581" w:type="dxa"/>
            <w:tcBorders>
              <w:tl2br w:val="single" w:sz="4" w:space="0" w:color="auto"/>
            </w:tcBorders>
            <w:shd w:val="clear" w:color="auto" w:fill="auto"/>
            <w:vAlign w:val="center"/>
          </w:tcPr>
          <w:p w14:paraId="62AF8041" w14:textId="77777777" w:rsidR="00802B7D" w:rsidRPr="00FD03F6" w:rsidRDefault="00802B7D" w:rsidP="00E06AB0">
            <w:pPr>
              <w:pStyle w:val="28"/>
              <w:numPr>
                <w:ilvl w:val="0"/>
                <w:numId w:val="0"/>
              </w:numPr>
              <w:rPr>
                <w:sz w:val="20"/>
                <w:szCs w:val="20"/>
              </w:rPr>
            </w:pPr>
          </w:p>
        </w:tc>
      </w:tr>
      <w:tr w:rsidR="00802B7D" w:rsidRPr="002A2B3F" w14:paraId="59F71CE2" w14:textId="77777777" w:rsidTr="00B769CA">
        <w:trPr>
          <w:trHeight w:val="435"/>
        </w:trPr>
        <w:tc>
          <w:tcPr>
            <w:tcW w:w="2552" w:type="dxa"/>
            <w:shd w:val="clear" w:color="auto" w:fill="auto"/>
            <w:vAlign w:val="center"/>
          </w:tcPr>
          <w:p w14:paraId="5D446991" w14:textId="77777777" w:rsidR="00802B7D" w:rsidRPr="00FD03F6" w:rsidRDefault="00802B7D" w:rsidP="00E06AB0">
            <w:pPr>
              <w:pStyle w:val="28"/>
              <w:numPr>
                <w:ilvl w:val="0"/>
                <w:numId w:val="0"/>
              </w:numPr>
              <w:rPr>
                <w:sz w:val="20"/>
                <w:szCs w:val="20"/>
              </w:rPr>
            </w:pPr>
            <w:r w:rsidRPr="00FD03F6">
              <w:rPr>
                <w:rFonts w:hint="eastAsia"/>
                <w:sz w:val="20"/>
                <w:szCs w:val="20"/>
              </w:rPr>
              <w:t>제제개선</w:t>
            </w:r>
          </w:p>
        </w:tc>
        <w:tc>
          <w:tcPr>
            <w:tcW w:w="3402" w:type="dxa"/>
            <w:tcBorders>
              <w:tl2br w:val="single" w:sz="4" w:space="0" w:color="auto"/>
            </w:tcBorders>
            <w:shd w:val="clear" w:color="auto" w:fill="auto"/>
            <w:vAlign w:val="center"/>
          </w:tcPr>
          <w:p w14:paraId="2492BB78" w14:textId="77777777" w:rsidR="00802B7D" w:rsidRPr="00FD03F6" w:rsidRDefault="00802B7D" w:rsidP="00E06AB0">
            <w:pPr>
              <w:pStyle w:val="28"/>
              <w:numPr>
                <w:ilvl w:val="0"/>
                <w:numId w:val="0"/>
              </w:numPr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l2br w:val="single" w:sz="4" w:space="0" w:color="auto"/>
            </w:tcBorders>
            <w:shd w:val="clear" w:color="auto" w:fill="auto"/>
            <w:vAlign w:val="center"/>
          </w:tcPr>
          <w:p w14:paraId="2C2EA244" w14:textId="77777777" w:rsidR="00802B7D" w:rsidRPr="00FD03F6" w:rsidRDefault="00802B7D" w:rsidP="00E06AB0">
            <w:pPr>
              <w:pStyle w:val="28"/>
              <w:numPr>
                <w:ilvl w:val="0"/>
                <w:numId w:val="0"/>
              </w:numPr>
              <w:rPr>
                <w:sz w:val="20"/>
                <w:szCs w:val="20"/>
              </w:rPr>
            </w:pPr>
          </w:p>
        </w:tc>
        <w:tc>
          <w:tcPr>
            <w:tcW w:w="1581" w:type="dxa"/>
            <w:tcBorders>
              <w:tl2br w:val="single" w:sz="4" w:space="0" w:color="auto"/>
            </w:tcBorders>
            <w:shd w:val="clear" w:color="auto" w:fill="auto"/>
            <w:vAlign w:val="center"/>
          </w:tcPr>
          <w:p w14:paraId="1413E2F9" w14:textId="77777777" w:rsidR="00802B7D" w:rsidRPr="00FD03F6" w:rsidRDefault="00802B7D" w:rsidP="00E06AB0">
            <w:pPr>
              <w:pStyle w:val="28"/>
              <w:numPr>
                <w:ilvl w:val="0"/>
                <w:numId w:val="0"/>
              </w:numPr>
              <w:rPr>
                <w:sz w:val="20"/>
                <w:szCs w:val="20"/>
              </w:rPr>
            </w:pPr>
          </w:p>
        </w:tc>
      </w:tr>
      <w:tr w:rsidR="00802B7D" w:rsidRPr="002A2B3F" w14:paraId="213EF078" w14:textId="77777777" w:rsidTr="00B769CA">
        <w:trPr>
          <w:trHeight w:val="435"/>
        </w:trPr>
        <w:tc>
          <w:tcPr>
            <w:tcW w:w="2552" w:type="dxa"/>
            <w:shd w:val="clear" w:color="auto" w:fill="auto"/>
            <w:vAlign w:val="center"/>
          </w:tcPr>
          <w:p w14:paraId="781BED4E" w14:textId="77777777" w:rsidR="00802B7D" w:rsidRPr="00FD03F6" w:rsidRDefault="00802B7D" w:rsidP="00E06AB0">
            <w:pPr>
              <w:pStyle w:val="28"/>
              <w:numPr>
                <w:ilvl w:val="0"/>
                <w:numId w:val="0"/>
              </w:numPr>
              <w:rPr>
                <w:sz w:val="20"/>
                <w:szCs w:val="20"/>
              </w:rPr>
            </w:pPr>
            <w:r w:rsidRPr="00FD03F6">
              <w:rPr>
                <w:rFonts w:hint="eastAsia"/>
                <w:sz w:val="20"/>
                <w:szCs w:val="20"/>
              </w:rPr>
              <w:t>분석방법</w:t>
            </w:r>
            <w:r w:rsidRPr="00FD03F6">
              <w:rPr>
                <w:rFonts w:hint="eastAsia"/>
                <w:sz w:val="20"/>
                <w:szCs w:val="20"/>
              </w:rPr>
              <w:t xml:space="preserve"> </w:t>
            </w:r>
            <w:r w:rsidRPr="00FD03F6">
              <w:rPr>
                <w:rFonts w:hint="eastAsia"/>
                <w:sz w:val="20"/>
                <w:szCs w:val="20"/>
              </w:rPr>
              <w:t>개선</w:t>
            </w:r>
          </w:p>
        </w:tc>
        <w:tc>
          <w:tcPr>
            <w:tcW w:w="3402" w:type="dxa"/>
            <w:tcBorders>
              <w:tl2br w:val="single" w:sz="4" w:space="0" w:color="auto"/>
            </w:tcBorders>
            <w:shd w:val="clear" w:color="auto" w:fill="auto"/>
            <w:vAlign w:val="center"/>
          </w:tcPr>
          <w:p w14:paraId="626BB60E" w14:textId="77777777" w:rsidR="00802B7D" w:rsidRPr="00FD03F6" w:rsidRDefault="00802B7D" w:rsidP="00E06AB0">
            <w:pPr>
              <w:pStyle w:val="28"/>
              <w:numPr>
                <w:ilvl w:val="0"/>
                <w:numId w:val="0"/>
              </w:numPr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l2br w:val="single" w:sz="4" w:space="0" w:color="auto"/>
            </w:tcBorders>
            <w:shd w:val="clear" w:color="auto" w:fill="auto"/>
            <w:vAlign w:val="center"/>
          </w:tcPr>
          <w:p w14:paraId="59342681" w14:textId="77777777" w:rsidR="00802B7D" w:rsidRPr="00FD03F6" w:rsidRDefault="00802B7D" w:rsidP="00E06AB0">
            <w:pPr>
              <w:pStyle w:val="28"/>
              <w:numPr>
                <w:ilvl w:val="0"/>
                <w:numId w:val="0"/>
              </w:numPr>
              <w:rPr>
                <w:sz w:val="20"/>
                <w:szCs w:val="20"/>
              </w:rPr>
            </w:pPr>
          </w:p>
        </w:tc>
        <w:tc>
          <w:tcPr>
            <w:tcW w:w="1581" w:type="dxa"/>
            <w:tcBorders>
              <w:tl2br w:val="single" w:sz="4" w:space="0" w:color="auto"/>
            </w:tcBorders>
            <w:shd w:val="clear" w:color="auto" w:fill="auto"/>
            <w:vAlign w:val="center"/>
          </w:tcPr>
          <w:p w14:paraId="40B60086" w14:textId="77777777" w:rsidR="00802B7D" w:rsidRPr="00FD03F6" w:rsidRDefault="00802B7D" w:rsidP="00E06AB0">
            <w:pPr>
              <w:pStyle w:val="28"/>
              <w:numPr>
                <w:ilvl w:val="0"/>
                <w:numId w:val="0"/>
              </w:numPr>
              <w:rPr>
                <w:sz w:val="20"/>
                <w:szCs w:val="20"/>
              </w:rPr>
            </w:pPr>
          </w:p>
        </w:tc>
      </w:tr>
      <w:tr w:rsidR="00802B7D" w:rsidRPr="002A2B3F" w14:paraId="19913DB4" w14:textId="77777777" w:rsidTr="00B769CA">
        <w:trPr>
          <w:trHeight w:val="435"/>
        </w:trPr>
        <w:tc>
          <w:tcPr>
            <w:tcW w:w="2552" w:type="dxa"/>
            <w:shd w:val="clear" w:color="auto" w:fill="auto"/>
            <w:vAlign w:val="center"/>
          </w:tcPr>
          <w:p w14:paraId="069BF2A1" w14:textId="77777777" w:rsidR="00802B7D" w:rsidRPr="00FD03F6" w:rsidRDefault="00802B7D" w:rsidP="00E06AB0">
            <w:pPr>
              <w:pStyle w:val="28"/>
              <w:numPr>
                <w:ilvl w:val="0"/>
                <w:numId w:val="0"/>
              </w:numPr>
              <w:rPr>
                <w:sz w:val="20"/>
                <w:szCs w:val="20"/>
              </w:rPr>
            </w:pPr>
            <w:r w:rsidRPr="00FD03F6">
              <w:rPr>
                <w:rFonts w:hint="eastAsia"/>
                <w:sz w:val="20"/>
                <w:szCs w:val="20"/>
              </w:rPr>
              <w:t>시험기준</w:t>
            </w:r>
            <w:r w:rsidRPr="00FD03F6">
              <w:rPr>
                <w:rFonts w:hint="eastAsia"/>
                <w:sz w:val="20"/>
                <w:szCs w:val="20"/>
              </w:rPr>
              <w:t xml:space="preserve"> </w:t>
            </w:r>
            <w:r w:rsidRPr="00FD03F6">
              <w:rPr>
                <w:rFonts w:hint="eastAsia"/>
                <w:sz w:val="20"/>
                <w:szCs w:val="20"/>
              </w:rPr>
              <w:t>변경</w:t>
            </w:r>
          </w:p>
        </w:tc>
        <w:tc>
          <w:tcPr>
            <w:tcW w:w="3402" w:type="dxa"/>
            <w:tcBorders>
              <w:tl2br w:val="single" w:sz="4" w:space="0" w:color="auto"/>
            </w:tcBorders>
            <w:shd w:val="clear" w:color="auto" w:fill="auto"/>
            <w:vAlign w:val="center"/>
          </w:tcPr>
          <w:p w14:paraId="27B7C575" w14:textId="77777777" w:rsidR="00802B7D" w:rsidRPr="00FD03F6" w:rsidRDefault="00802B7D" w:rsidP="00E06AB0">
            <w:pPr>
              <w:pStyle w:val="28"/>
              <w:numPr>
                <w:ilvl w:val="0"/>
                <w:numId w:val="0"/>
              </w:numPr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l2br w:val="single" w:sz="4" w:space="0" w:color="auto"/>
            </w:tcBorders>
            <w:shd w:val="clear" w:color="auto" w:fill="auto"/>
            <w:vAlign w:val="center"/>
          </w:tcPr>
          <w:p w14:paraId="501EF178" w14:textId="77777777" w:rsidR="00802B7D" w:rsidRPr="00FD03F6" w:rsidRDefault="00802B7D" w:rsidP="00E06AB0">
            <w:pPr>
              <w:pStyle w:val="28"/>
              <w:numPr>
                <w:ilvl w:val="0"/>
                <w:numId w:val="0"/>
              </w:numPr>
              <w:rPr>
                <w:sz w:val="20"/>
                <w:szCs w:val="20"/>
              </w:rPr>
            </w:pPr>
          </w:p>
        </w:tc>
        <w:tc>
          <w:tcPr>
            <w:tcW w:w="1581" w:type="dxa"/>
            <w:tcBorders>
              <w:tl2br w:val="single" w:sz="4" w:space="0" w:color="auto"/>
            </w:tcBorders>
            <w:shd w:val="clear" w:color="auto" w:fill="auto"/>
            <w:vAlign w:val="center"/>
          </w:tcPr>
          <w:p w14:paraId="4E226BE0" w14:textId="77777777" w:rsidR="00802B7D" w:rsidRPr="00FD03F6" w:rsidRDefault="00802B7D" w:rsidP="00E06AB0">
            <w:pPr>
              <w:pStyle w:val="28"/>
              <w:numPr>
                <w:ilvl w:val="0"/>
                <w:numId w:val="0"/>
              </w:numPr>
              <w:rPr>
                <w:sz w:val="20"/>
                <w:szCs w:val="20"/>
              </w:rPr>
            </w:pPr>
          </w:p>
        </w:tc>
      </w:tr>
      <w:tr w:rsidR="00802B7D" w:rsidRPr="002A2B3F" w14:paraId="45973C7A" w14:textId="77777777" w:rsidTr="00B769CA">
        <w:trPr>
          <w:trHeight w:val="435"/>
        </w:trPr>
        <w:tc>
          <w:tcPr>
            <w:tcW w:w="2552" w:type="dxa"/>
            <w:shd w:val="clear" w:color="auto" w:fill="auto"/>
            <w:vAlign w:val="center"/>
          </w:tcPr>
          <w:p w14:paraId="73F8E73F" w14:textId="77777777" w:rsidR="00802B7D" w:rsidRPr="00FD03F6" w:rsidRDefault="00802B7D" w:rsidP="00E06AB0">
            <w:pPr>
              <w:pStyle w:val="28"/>
              <w:numPr>
                <w:ilvl w:val="0"/>
                <w:numId w:val="0"/>
              </w:numPr>
              <w:rPr>
                <w:sz w:val="20"/>
                <w:szCs w:val="20"/>
              </w:rPr>
            </w:pPr>
            <w:r w:rsidRPr="00FD03F6">
              <w:rPr>
                <w:rFonts w:hint="eastAsia"/>
                <w:sz w:val="20"/>
                <w:szCs w:val="20"/>
              </w:rPr>
              <w:t>제품회수</w:t>
            </w:r>
            <w:r w:rsidRPr="00FD03F6">
              <w:rPr>
                <w:rFonts w:hint="eastAsia"/>
                <w:sz w:val="20"/>
                <w:szCs w:val="20"/>
              </w:rPr>
              <w:t xml:space="preserve">, </w:t>
            </w:r>
            <w:r w:rsidRPr="00FD03F6">
              <w:rPr>
                <w:rFonts w:hint="eastAsia"/>
                <w:sz w:val="20"/>
                <w:szCs w:val="20"/>
              </w:rPr>
              <w:t>허가취소</w:t>
            </w:r>
          </w:p>
        </w:tc>
        <w:tc>
          <w:tcPr>
            <w:tcW w:w="3402" w:type="dxa"/>
            <w:tcBorders>
              <w:tl2br w:val="single" w:sz="4" w:space="0" w:color="auto"/>
            </w:tcBorders>
            <w:shd w:val="clear" w:color="auto" w:fill="auto"/>
            <w:vAlign w:val="center"/>
          </w:tcPr>
          <w:p w14:paraId="2ECC5951" w14:textId="77777777" w:rsidR="00802B7D" w:rsidRPr="00FD03F6" w:rsidRDefault="00802B7D" w:rsidP="00E06AB0">
            <w:pPr>
              <w:pStyle w:val="28"/>
              <w:numPr>
                <w:ilvl w:val="0"/>
                <w:numId w:val="0"/>
              </w:numPr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l2br w:val="single" w:sz="4" w:space="0" w:color="auto"/>
            </w:tcBorders>
            <w:shd w:val="clear" w:color="auto" w:fill="auto"/>
            <w:vAlign w:val="center"/>
          </w:tcPr>
          <w:p w14:paraId="708B54F6" w14:textId="77777777" w:rsidR="00802B7D" w:rsidRPr="00FD03F6" w:rsidRDefault="00802B7D" w:rsidP="00E06AB0">
            <w:pPr>
              <w:pStyle w:val="28"/>
              <w:numPr>
                <w:ilvl w:val="0"/>
                <w:numId w:val="0"/>
              </w:numPr>
              <w:rPr>
                <w:sz w:val="20"/>
                <w:szCs w:val="20"/>
              </w:rPr>
            </w:pPr>
          </w:p>
        </w:tc>
        <w:tc>
          <w:tcPr>
            <w:tcW w:w="1581" w:type="dxa"/>
            <w:tcBorders>
              <w:tl2br w:val="single" w:sz="4" w:space="0" w:color="auto"/>
            </w:tcBorders>
            <w:shd w:val="clear" w:color="auto" w:fill="auto"/>
            <w:vAlign w:val="center"/>
          </w:tcPr>
          <w:p w14:paraId="2C4747B9" w14:textId="77777777" w:rsidR="00802B7D" w:rsidRPr="00FD03F6" w:rsidRDefault="00802B7D" w:rsidP="00E06AB0">
            <w:pPr>
              <w:pStyle w:val="28"/>
              <w:numPr>
                <w:ilvl w:val="0"/>
                <w:numId w:val="0"/>
              </w:numPr>
              <w:rPr>
                <w:sz w:val="20"/>
                <w:szCs w:val="20"/>
              </w:rPr>
            </w:pPr>
          </w:p>
        </w:tc>
      </w:tr>
      <w:tr w:rsidR="00802B7D" w:rsidRPr="002A2B3F" w14:paraId="38C1C008" w14:textId="77777777" w:rsidTr="00B769CA">
        <w:trPr>
          <w:trHeight w:val="435"/>
        </w:trPr>
        <w:tc>
          <w:tcPr>
            <w:tcW w:w="2552" w:type="dxa"/>
            <w:shd w:val="clear" w:color="auto" w:fill="auto"/>
            <w:vAlign w:val="center"/>
          </w:tcPr>
          <w:p w14:paraId="55F7FDF8" w14:textId="77777777" w:rsidR="00802B7D" w:rsidRPr="00FD03F6" w:rsidRDefault="00802B7D" w:rsidP="00E06AB0">
            <w:pPr>
              <w:pStyle w:val="28"/>
              <w:numPr>
                <w:ilvl w:val="0"/>
                <w:numId w:val="0"/>
              </w:numPr>
              <w:rPr>
                <w:sz w:val="20"/>
                <w:szCs w:val="20"/>
              </w:rPr>
            </w:pPr>
            <w:r w:rsidRPr="00FD03F6">
              <w:rPr>
                <w:rFonts w:hint="eastAsia"/>
                <w:sz w:val="20"/>
                <w:szCs w:val="20"/>
              </w:rPr>
              <w:lastRenderedPageBreak/>
              <w:t>기타</w:t>
            </w:r>
          </w:p>
        </w:tc>
        <w:tc>
          <w:tcPr>
            <w:tcW w:w="3402" w:type="dxa"/>
            <w:tcBorders>
              <w:tl2br w:val="single" w:sz="4" w:space="0" w:color="auto"/>
            </w:tcBorders>
            <w:shd w:val="clear" w:color="auto" w:fill="auto"/>
            <w:vAlign w:val="center"/>
          </w:tcPr>
          <w:p w14:paraId="25D6F148" w14:textId="77777777" w:rsidR="00802B7D" w:rsidRPr="00FD03F6" w:rsidRDefault="00802B7D" w:rsidP="00E06AB0">
            <w:pPr>
              <w:pStyle w:val="28"/>
              <w:numPr>
                <w:ilvl w:val="0"/>
                <w:numId w:val="0"/>
              </w:numPr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l2br w:val="single" w:sz="4" w:space="0" w:color="auto"/>
            </w:tcBorders>
            <w:shd w:val="clear" w:color="auto" w:fill="auto"/>
            <w:vAlign w:val="center"/>
          </w:tcPr>
          <w:p w14:paraId="41F316FF" w14:textId="77777777" w:rsidR="00802B7D" w:rsidRPr="00FD03F6" w:rsidRDefault="00802B7D" w:rsidP="00E06AB0">
            <w:pPr>
              <w:pStyle w:val="28"/>
              <w:numPr>
                <w:ilvl w:val="0"/>
                <w:numId w:val="0"/>
              </w:numPr>
              <w:rPr>
                <w:sz w:val="20"/>
                <w:szCs w:val="20"/>
              </w:rPr>
            </w:pPr>
          </w:p>
        </w:tc>
        <w:tc>
          <w:tcPr>
            <w:tcW w:w="1581" w:type="dxa"/>
            <w:tcBorders>
              <w:tl2br w:val="single" w:sz="4" w:space="0" w:color="auto"/>
            </w:tcBorders>
            <w:shd w:val="clear" w:color="auto" w:fill="auto"/>
            <w:vAlign w:val="center"/>
          </w:tcPr>
          <w:p w14:paraId="25C60530" w14:textId="77777777" w:rsidR="00802B7D" w:rsidRPr="00FD03F6" w:rsidRDefault="00802B7D" w:rsidP="00E06AB0">
            <w:pPr>
              <w:pStyle w:val="28"/>
              <w:numPr>
                <w:ilvl w:val="0"/>
                <w:numId w:val="0"/>
              </w:numPr>
              <w:rPr>
                <w:sz w:val="20"/>
                <w:szCs w:val="20"/>
              </w:rPr>
            </w:pPr>
          </w:p>
        </w:tc>
      </w:tr>
      <w:tr w:rsidR="00907042" w:rsidRPr="002A2B3F" w14:paraId="07BC8B8E" w14:textId="77777777" w:rsidTr="002A2B3F">
        <w:trPr>
          <w:trHeight w:val="733"/>
        </w:trPr>
        <w:tc>
          <w:tcPr>
            <w:tcW w:w="8952" w:type="dxa"/>
            <w:gridSpan w:val="4"/>
            <w:shd w:val="clear" w:color="auto" w:fill="auto"/>
          </w:tcPr>
          <w:p w14:paraId="7BF0B238" w14:textId="77777777" w:rsidR="00907042" w:rsidRPr="00FD03F6" w:rsidRDefault="00907042" w:rsidP="00E06AB0">
            <w:pPr>
              <w:pStyle w:val="28"/>
              <w:numPr>
                <w:ilvl w:val="0"/>
                <w:numId w:val="0"/>
              </w:numPr>
              <w:rPr>
                <w:sz w:val="20"/>
                <w:szCs w:val="20"/>
              </w:rPr>
            </w:pPr>
            <w:r w:rsidRPr="00FD03F6">
              <w:rPr>
                <w:rFonts w:hint="eastAsia"/>
                <w:sz w:val="20"/>
                <w:szCs w:val="20"/>
              </w:rPr>
              <w:t>Remarks</w:t>
            </w:r>
          </w:p>
          <w:p w14:paraId="5BF1FAD7" w14:textId="77777777" w:rsidR="008C0466" w:rsidRPr="00FD03F6" w:rsidRDefault="00B769CA" w:rsidP="00E06AB0">
            <w:pPr>
              <w:pStyle w:val="28"/>
              <w:numPr>
                <w:ilvl w:val="0"/>
                <w:numId w:val="0"/>
              </w:numPr>
              <w:rPr>
                <w:sz w:val="20"/>
                <w:szCs w:val="20"/>
              </w:rPr>
            </w:pPr>
            <w:r w:rsidRPr="00FD03F6">
              <w:rPr>
                <w:sz w:val="20"/>
                <w:szCs w:val="20"/>
              </w:rPr>
              <w:t xml:space="preserve"> </w:t>
            </w:r>
            <w:r w:rsidRPr="00FD03F6">
              <w:rPr>
                <w:rFonts w:hint="eastAsia"/>
                <w:sz w:val="20"/>
                <w:szCs w:val="20"/>
              </w:rPr>
              <w:t>None</w:t>
            </w:r>
          </w:p>
          <w:p w14:paraId="6D30E48B" w14:textId="77777777" w:rsidR="008C0466" w:rsidRPr="00FD03F6" w:rsidRDefault="008C0466" w:rsidP="00E06AB0">
            <w:pPr>
              <w:pStyle w:val="28"/>
              <w:numPr>
                <w:ilvl w:val="0"/>
                <w:numId w:val="0"/>
              </w:numPr>
              <w:rPr>
                <w:sz w:val="20"/>
                <w:szCs w:val="20"/>
              </w:rPr>
            </w:pPr>
          </w:p>
        </w:tc>
      </w:tr>
    </w:tbl>
    <w:p w14:paraId="67427F28" w14:textId="77777777" w:rsidR="0027383C" w:rsidRDefault="0027383C" w:rsidP="00E06AB0">
      <w:pPr>
        <w:pStyle w:val="28"/>
        <w:numPr>
          <w:ilvl w:val="0"/>
          <w:numId w:val="0"/>
        </w:numPr>
        <w:ind w:left="1560"/>
      </w:pPr>
    </w:p>
    <w:p w14:paraId="7D1500B0" w14:textId="77777777" w:rsidR="002713C4" w:rsidRDefault="002713C4" w:rsidP="00E06AB0">
      <w:pPr>
        <w:pStyle w:val="28"/>
        <w:numPr>
          <w:ilvl w:val="0"/>
          <w:numId w:val="0"/>
        </w:numPr>
        <w:ind w:left="1560"/>
      </w:pPr>
    </w:p>
    <w:p w14:paraId="29C85401" w14:textId="77777777" w:rsidR="002713C4" w:rsidRPr="00BE240A" w:rsidRDefault="002713C4" w:rsidP="006D01FC">
      <w:pPr>
        <w:pStyle w:val="10"/>
        <w:spacing w:after="240"/>
        <w:rPr>
          <w:rFonts w:ascii="바탕" w:eastAsia="바탕" w:hAnsi="바탕"/>
          <w:b w:val="0"/>
          <w:sz w:val="22"/>
          <w:szCs w:val="22"/>
        </w:rPr>
      </w:pPr>
      <w:bookmarkStart w:id="84" w:name="_Toc536110151"/>
      <w:bookmarkStart w:id="85" w:name="_Toc194611986"/>
      <w:r>
        <w:t xml:space="preserve">Attachments </w:t>
      </w:r>
      <w:commentRangeStart w:id="86"/>
      <w:r w:rsidRPr="00BE240A">
        <w:rPr>
          <w:rFonts w:ascii="바탕" w:eastAsia="바탕" w:hAnsi="바탕" w:hint="eastAsia"/>
          <w:b w:val="0"/>
          <w:sz w:val="22"/>
          <w:szCs w:val="22"/>
        </w:rPr>
        <w:t>첨 부</w:t>
      </w:r>
      <w:bookmarkEnd w:id="84"/>
      <w:r w:rsidRPr="00BE240A">
        <w:rPr>
          <w:rFonts w:ascii="바탕" w:eastAsia="바탕" w:hAnsi="바탕" w:hint="eastAsia"/>
          <w:b w:val="0"/>
          <w:sz w:val="22"/>
          <w:szCs w:val="22"/>
        </w:rPr>
        <w:t xml:space="preserve"> </w:t>
      </w:r>
      <w:commentRangeEnd w:id="86"/>
      <w:r w:rsidR="00E55581">
        <w:rPr>
          <w:rStyle w:val="a8"/>
          <w:rFonts w:eastAsia="바탕"/>
          <w:b w:val="0"/>
          <w:kern w:val="0"/>
          <w:lang w:eastAsia="en-US"/>
        </w:rPr>
        <w:commentReference w:id="86"/>
      </w:r>
      <w:bookmarkEnd w:id="85"/>
    </w:p>
    <w:p w14:paraId="054B6BC8" w14:textId="6E703C33" w:rsidR="002713C4" w:rsidRPr="00E55581" w:rsidRDefault="006D01FC" w:rsidP="00E55581">
      <w:pPr>
        <w:pStyle w:val="2"/>
        <w:ind w:left="142"/>
        <w:contextualSpacing/>
      </w:pPr>
      <w:r w:rsidRPr="00E55581">
        <w:t xml:space="preserve">QS03001-A2 </w:t>
      </w:r>
      <w:r w:rsidRPr="00E55581">
        <w:rPr>
          <w:rFonts w:hint="eastAsia"/>
          <w:i/>
        </w:rPr>
        <w:t>수율결과</w:t>
      </w:r>
      <w:r w:rsidRPr="00E55581">
        <w:rPr>
          <w:rFonts w:hint="eastAsia"/>
        </w:rPr>
        <w:t xml:space="preserve"> </w:t>
      </w:r>
      <w:r w:rsidRPr="00E55581">
        <w:rPr>
          <w:rFonts w:hint="eastAsia"/>
        </w:rPr>
        <w:t>작성본</w:t>
      </w:r>
    </w:p>
    <w:p w14:paraId="68F0A11F" w14:textId="3F3BCB6A" w:rsidR="006D01FC" w:rsidRPr="00E55581" w:rsidRDefault="006D01FC" w:rsidP="00E55581">
      <w:pPr>
        <w:pStyle w:val="2"/>
        <w:contextualSpacing/>
      </w:pPr>
      <w:r w:rsidRPr="00E55581">
        <w:t xml:space="preserve">QS03001-A3 </w:t>
      </w:r>
      <w:r w:rsidRPr="00E55581">
        <w:rPr>
          <w:rFonts w:hint="eastAsia"/>
          <w:i/>
        </w:rPr>
        <w:t>물리적</w:t>
      </w:r>
      <w:r w:rsidRPr="00E55581">
        <w:rPr>
          <w:rFonts w:hint="eastAsia"/>
          <w:i/>
        </w:rPr>
        <w:t xml:space="preserve"> </w:t>
      </w:r>
      <w:r w:rsidR="009A0820">
        <w:rPr>
          <w:rFonts w:hint="eastAsia"/>
          <w:i/>
        </w:rPr>
        <w:t>특성</w:t>
      </w:r>
      <w:r w:rsidRPr="00E55581">
        <w:rPr>
          <w:rFonts w:hint="eastAsia"/>
          <w:i/>
        </w:rPr>
        <w:t>결과</w:t>
      </w:r>
      <w:r w:rsidRPr="00E55581">
        <w:rPr>
          <w:rFonts w:hint="eastAsia"/>
        </w:rPr>
        <w:t xml:space="preserve"> </w:t>
      </w:r>
      <w:proofErr w:type="spellStart"/>
      <w:r w:rsidRPr="00E55581">
        <w:rPr>
          <w:rFonts w:hint="eastAsia"/>
        </w:rPr>
        <w:t>작성본</w:t>
      </w:r>
      <w:proofErr w:type="spellEnd"/>
    </w:p>
    <w:p w14:paraId="71C6B147" w14:textId="0A93E251" w:rsidR="006D01FC" w:rsidRPr="00E55581" w:rsidRDefault="00E55581" w:rsidP="00E55581">
      <w:pPr>
        <w:pStyle w:val="2"/>
        <w:contextualSpacing/>
      </w:pPr>
      <w:r w:rsidRPr="00E55581">
        <w:t xml:space="preserve">QS03001-A4 </w:t>
      </w:r>
      <w:r w:rsidRPr="00E55581">
        <w:rPr>
          <w:rFonts w:hint="eastAsia"/>
          <w:i/>
        </w:rPr>
        <w:t>완제품</w:t>
      </w:r>
      <w:r w:rsidRPr="00E55581">
        <w:rPr>
          <w:rFonts w:hint="eastAsia"/>
          <w:i/>
        </w:rPr>
        <w:t xml:space="preserve"> </w:t>
      </w:r>
      <w:r w:rsidRPr="00E55581">
        <w:rPr>
          <w:rFonts w:hint="eastAsia"/>
          <w:i/>
        </w:rPr>
        <w:t>시험결과</w:t>
      </w:r>
      <w:r w:rsidRPr="00E55581">
        <w:rPr>
          <w:rFonts w:hint="eastAsia"/>
        </w:rPr>
        <w:t xml:space="preserve"> </w:t>
      </w:r>
      <w:r w:rsidRPr="00E55581">
        <w:rPr>
          <w:rFonts w:hint="eastAsia"/>
        </w:rPr>
        <w:t>작성본</w:t>
      </w:r>
    </w:p>
    <w:p w14:paraId="665DE510" w14:textId="7895E0C9" w:rsidR="00E55581" w:rsidRDefault="00E55581" w:rsidP="00E55581">
      <w:pPr>
        <w:pStyle w:val="2"/>
        <w:contextualSpacing/>
      </w:pPr>
      <w:r w:rsidRPr="00E55581">
        <w:t xml:space="preserve">QS03001-A13 </w:t>
      </w:r>
      <w:r w:rsidRPr="00E55581">
        <w:rPr>
          <w:rFonts w:hint="eastAsia"/>
          <w:i/>
        </w:rPr>
        <w:t>주요공정변수</w:t>
      </w:r>
      <w:r w:rsidRPr="00E55581">
        <w:rPr>
          <w:rFonts w:hint="eastAsia"/>
          <w:i/>
        </w:rPr>
        <w:t xml:space="preserve"> </w:t>
      </w:r>
      <w:r w:rsidRPr="00E55581">
        <w:rPr>
          <w:rFonts w:hint="eastAsia"/>
          <w:i/>
        </w:rPr>
        <w:t>결과</w:t>
      </w:r>
      <w:r w:rsidRPr="00E55581">
        <w:rPr>
          <w:rFonts w:hint="eastAsia"/>
        </w:rPr>
        <w:t xml:space="preserve"> </w:t>
      </w:r>
      <w:proofErr w:type="spellStart"/>
      <w:r w:rsidRPr="00E55581">
        <w:rPr>
          <w:rFonts w:hint="eastAsia"/>
        </w:rPr>
        <w:t>작성본</w:t>
      </w:r>
      <w:proofErr w:type="spellEnd"/>
    </w:p>
    <w:p w14:paraId="78D67068" w14:textId="3726BAC6" w:rsidR="009A0820" w:rsidRPr="00E55581" w:rsidRDefault="009A0820" w:rsidP="00E55581">
      <w:pPr>
        <w:pStyle w:val="2"/>
        <w:contextualSpacing/>
      </w:pPr>
      <w:r>
        <w:rPr>
          <w:rFonts w:hint="eastAsia"/>
        </w:rPr>
        <w:t xml:space="preserve">QS03001-A17 </w:t>
      </w:r>
      <w:r w:rsidRPr="009A0820">
        <w:rPr>
          <w:rFonts w:hint="eastAsia"/>
          <w:i/>
          <w:iCs/>
        </w:rPr>
        <w:t>주요</w:t>
      </w:r>
      <w:r w:rsidRPr="009A0820">
        <w:rPr>
          <w:rFonts w:hint="eastAsia"/>
          <w:i/>
          <w:iCs/>
        </w:rPr>
        <w:t xml:space="preserve"> </w:t>
      </w:r>
      <w:r w:rsidRPr="009A0820">
        <w:rPr>
          <w:rFonts w:hint="eastAsia"/>
          <w:i/>
          <w:iCs/>
        </w:rPr>
        <w:t>장비</w:t>
      </w:r>
      <w:r w:rsidRPr="009A0820">
        <w:rPr>
          <w:rFonts w:hint="eastAsia"/>
          <w:i/>
          <w:iCs/>
        </w:rPr>
        <w:t xml:space="preserve"> </w:t>
      </w:r>
      <w:r w:rsidRPr="009A0820">
        <w:rPr>
          <w:rFonts w:hint="eastAsia"/>
          <w:i/>
          <w:iCs/>
        </w:rPr>
        <w:t>적격성</w:t>
      </w:r>
      <w:r w:rsidRPr="009A0820">
        <w:rPr>
          <w:rFonts w:hint="eastAsia"/>
          <w:i/>
          <w:iCs/>
        </w:rPr>
        <w:t xml:space="preserve"> </w:t>
      </w:r>
      <w:r w:rsidRPr="009A0820">
        <w:rPr>
          <w:rFonts w:hint="eastAsia"/>
          <w:i/>
          <w:iCs/>
        </w:rPr>
        <w:t>평가</w:t>
      </w:r>
      <w:r w:rsidRPr="009A0820">
        <w:rPr>
          <w:rFonts w:hint="eastAsia"/>
          <w:i/>
          <w:iCs/>
        </w:rPr>
        <w:t>/</w:t>
      </w:r>
      <w:proofErr w:type="spellStart"/>
      <w:r w:rsidRPr="009A0820">
        <w:rPr>
          <w:rFonts w:hint="eastAsia"/>
          <w:i/>
          <w:iCs/>
        </w:rPr>
        <w:t>밸리데이션</w:t>
      </w:r>
      <w:proofErr w:type="spellEnd"/>
      <w:r w:rsidRPr="009A0820">
        <w:rPr>
          <w:rFonts w:hint="eastAsia"/>
          <w:i/>
          <w:iCs/>
        </w:rPr>
        <w:t xml:space="preserve"> </w:t>
      </w:r>
      <w:r w:rsidRPr="009A0820">
        <w:rPr>
          <w:rFonts w:hint="eastAsia"/>
          <w:i/>
          <w:iCs/>
        </w:rPr>
        <w:t>현황</w:t>
      </w:r>
    </w:p>
    <w:p w14:paraId="39727AB9" w14:textId="77777777" w:rsidR="0093335D" w:rsidRPr="002713C4" w:rsidRDefault="0093335D" w:rsidP="002713C4">
      <w:pPr>
        <w:pStyle w:val="1a"/>
        <w:rPr>
          <w:rFonts w:ascii="Times New Roman" w:eastAsia="바탕" w:hAnsi="Times New Roman"/>
          <w:color w:val="000000"/>
          <w:sz w:val="20"/>
          <w:szCs w:val="20"/>
        </w:rPr>
      </w:pPr>
    </w:p>
    <w:p w14:paraId="77DAE558" w14:textId="4EFE7C77" w:rsidR="002858BD" w:rsidRPr="00BE240A" w:rsidRDefault="004D1E2D" w:rsidP="006D01FC">
      <w:pPr>
        <w:pStyle w:val="10"/>
        <w:spacing w:after="240"/>
        <w:rPr>
          <w:rFonts w:ascii="바탕" w:eastAsia="바탕" w:hAnsi="바탕"/>
          <w:b w:val="0"/>
          <w:sz w:val="22"/>
          <w:szCs w:val="22"/>
        </w:rPr>
      </w:pPr>
      <w:r>
        <w:br w:type="page"/>
      </w:r>
      <w:bookmarkStart w:id="87" w:name="_Toc194611987"/>
      <w:r w:rsidR="002858BD" w:rsidRPr="00097DAF">
        <w:rPr>
          <w:rFonts w:hint="eastAsia"/>
        </w:rPr>
        <w:lastRenderedPageBreak/>
        <w:t xml:space="preserve">History </w:t>
      </w:r>
      <w:r w:rsidR="002858BD">
        <w:rPr>
          <w:rFonts w:ascii="바탕" w:eastAsia="바탕" w:hAnsi="바탕" w:hint="eastAsia"/>
          <w:b w:val="0"/>
          <w:sz w:val="22"/>
          <w:szCs w:val="22"/>
        </w:rPr>
        <w:t>개정이력</w:t>
      </w:r>
      <w:bookmarkEnd w:id="87"/>
    </w:p>
    <w:tbl>
      <w:tblPr>
        <w:tblW w:w="856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304"/>
        <w:gridCol w:w="2268"/>
        <w:gridCol w:w="2721"/>
      </w:tblGrid>
      <w:tr w:rsidR="002858BD" w14:paraId="75907D24" w14:textId="77777777" w:rsidTr="009A0820">
        <w:trPr>
          <w:trHeight w:val="31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39D4E84" w14:textId="77777777" w:rsidR="002858BD" w:rsidRDefault="002858BD" w:rsidP="00A3516B">
            <w:pPr>
              <w:pStyle w:val="12"/>
              <w:keepNext w:val="0"/>
              <w:keepLines w:val="0"/>
              <w:widowControl w:val="0"/>
              <w:tabs>
                <w:tab w:val="left" w:pos="800"/>
              </w:tabs>
              <w:ind w:left="340" w:rightChars="-7" w:right="-17" w:hanging="340"/>
              <w:jc w:val="center"/>
              <w:rPr>
                <w:sz w:val="20"/>
                <w:u w:val="none"/>
                <w:lang w:eastAsia="ko-KR"/>
              </w:rPr>
            </w:pPr>
            <w:bookmarkStart w:id="88" w:name="_Toc338782516"/>
            <w:bookmarkStart w:id="89" w:name="_Toc194611988"/>
            <w:r>
              <w:rPr>
                <w:sz w:val="20"/>
                <w:u w:val="none"/>
                <w:lang w:eastAsia="ko-KR"/>
              </w:rPr>
              <w:t>Date</w:t>
            </w:r>
            <w:bookmarkEnd w:id="88"/>
            <w:bookmarkEnd w:id="89"/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4D9E702" w14:textId="77777777" w:rsidR="002858BD" w:rsidRDefault="002858BD" w:rsidP="00A3516B">
            <w:pPr>
              <w:pStyle w:val="12"/>
              <w:keepNext w:val="0"/>
              <w:keepLines w:val="0"/>
              <w:widowControl w:val="0"/>
              <w:tabs>
                <w:tab w:val="left" w:pos="800"/>
              </w:tabs>
              <w:ind w:left="340" w:rightChars="-7" w:right="-17" w:hanging="340"/>
              <w:jc w:val="center"/>
              <w:rPr>
                <w:sz w:val="20"/>
                <w:u w:val="none"/>
                <w:lang w:eastAsia="ko-KR"/>
              </w:rPr>
            </w:pPr>
            <w:bookmarkStart w:id="90" w:name="_Toc194611989"/>
            <w:r>
              <w:rPr>
                <w:sz w:val="20"/>
                <w:u w:val="none"/>
                <w:lang w:eastAsia="ko-KR"/>
              </w:rPr>
              <w:t>Ver.</w:t>
            </w:r>
            <w:bookmarkEnd w:id="90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6801564" w14:textId="77777777" w:rsidR="002858BD" w:rsidRDefault="002858BD" w:rsidP="00A3516B">
            <w:pPr>
              <w:pStyle w:val="12"/>
              <w:keepNext w:val="0"/>
              <w:keepLines w:val="0"/>
              <w:widowControl w:val="0"/>
              <w:tabs>
                <w:tab w:val="left" w:pos="800"/>
              </w:tabs>
              <w:ind w:left="340" w:rightChars="-7" w:right="-17" w:hanging="340"/>
              <w:jc w:val="center"/>
              <w:rPr>
                <w:sz w:val="20"/>
                <w:u w:val="none"/>
                <w:lang w:eastAsia="ko-KR"/>
              </w:rPr>
            </w:pPr>
            <w:bookmarkStart w:id="91" w:name="_Toc338782517"/>
            <w:bookmarkStart w:id="92" w:name="_Toc194611990"/>
            <w:r>
              <w:rPr>
                <w:sz w:val="20"/>
                <w:u w:val="none"/>
                <w:lang w:eastAsia="ko-KR"/>
              </w:rPr>
              <w:t>Reason of Change</w:t>
            </w:r>
            <w:bookmarkEnd w:id="91"/>
            <w:bookmarkEnd w:id="92"/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AC152C0" w14:textId="77777777" w:rsidR="002858BD" w:rsidRDefault="002858BD" w:rsidP="00A3516B">
            <w:pPr>
              <w:pStyle w:val="12"/>
              <w:keepNext w:val="0"/>
              <w:keepLines w:val="0"/>
              <w:widowControl w:val="0"/>
              <w:tabs>
                <w:tab w:val="left" w:pos="800"/>
              </w:tabs>
              <w:ind w:left="340" w:rightChars="-7" w:right="-17" w:hanging="340"/>
              <w:jc w:val="center"/>
              <w:rPr>
                <w:sz w:val="20"/>
                <w:u w:val="none"/>
                <w:lang w:eastAsia="ko-KR"/>
              </w:rPr>
            </w:pPr>
            <w:bookmarkStart w:id="93" w:name="_Toc338782518"/>
            <w:bookmarkStart w:id="94" w:name="_Toc194611991"/>
            <w:r>
              <w:rPr>
                <w:sz w:val="20"/>
                <w:u w:val="none"/>
                <w:lang w:eastAsia="ko-KR"/>
              </w:rPr>
              <w:t>Summary of Change</w:t>
            </w:r>
            <w:bookmarkEnd w:id="93"/>
            <w:bookmarkEnd w:id="94"/>
          </w:p>
        </w:tc>
      </w:tr>
      <w:tr w:rsidR="002858BD" w14:paraId="30C920A8" w14:textId="77777777" w:rsidTr="009A0820">
        <w:trPr>
          <w:trHeight w:val="44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1DD5C6" w14:textId="059ECEDC" w:rsidR="002858BD" w:rsidRPr="00ED4C0F" w:rsidRDefault="002858BD" w:rsidP="00A3516B">
            <w:pPr>
              <w:pStyle w:val="12"/>
              <w:keepNext w:val="0"/>
              <w:keepLines w:val="0"/>
              <w:widowControl w:val="0"/>
              <w:tabs>
                <w:tab w:val="left" w:pos="800"/>
              </w:tabs>
              <w:spacing w:after="0"/>
              <w:ind w:left="340" w:hanging="340"/>
              <w:jc w:val="center"/>
              <w:rPr>
                <w:b w:val="0"/>
                <w:sz w:val="20"/>
                <w:u w:val="none"/>
                <w:lang w:eastAsia="ko-KR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9EE4F8" w14:textId="4B69E88E" w:rsidR="002858BD" w:rsidRPr="00ED4C0F" w:rsidRDefault="00E55581" w:rsidP="00A3516B">
            <w:pPr>
              <w:pStyle w:val="12"/>
              <w:keepNext w:val="0"/>
              <w:keepLines w:val="0"/>
              <w:widowControl w:val="0"/>
              <w:tabs>
                <w:tab w:val="left" w:pos="800"/>
              </w:tabs>
              <w:spacing w:after="0"/>
              <w:ind w:left="340" w:hanging="340"/>
              <w:jc w:val="center"/>
              <w:rPr>
                <w:b w:val="0"/>
                <w:sz w:val="20"/>
                <w:u w:val="none"/>
                <w:lang w:eastAsia="ko-KR"/>
              </w:rPr>
            </w:pPr>
            <w:bookmarkStart w:id="95" w:name="_Toc194611992"/>
            <w:r>
              <w:rPr>
                <w:b w:val="0"/>
                <w:sz w:val="20"/>
                <w:u w:val="none"/>
                <w:lang w:eastAsia="ko-KR"/>
              </w:rPr>
              <w:t>00</w:t>
            </w:r>
            <w:bookmarkEnd w:id="95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2E857" w14:textId="1C2ED339" w:rsidR="002858BD" w:rsidRPr="00ED4C0F" w:rsidRDefault="00E55581" w:rsidP="00A3516B">
            <w:pPr>
              <w:pStyle w:val="12"/>
              <w:keepNext w:val="0"/>
              <w:keepLines w:val="0"/>
              <w:widowControl w:val="0"/>
              <w:tabs>
                <w:tab w:val="left" w:pos="800"/>
              </w:tabs>
              <w:spacing w:after="0"/>
              <w:ind w:left="340" w:hanging="340"/>
              <w:jc w:val="center"/>
              <w:rPr>
                <w:b w:val="0"/>
                <w:sz w:val="20"/>
                <w:u w:val="none"/>
                <w:lang w:eastAsia="ko-KR"/>
              </w:rPr>
            </w:pPr>
            <w:bookmarkStart w:id="96" w:name="_Toc194611993"/>
            <w:r>
              <w:rPr>
                <w:rFonts w:hint="eastAsia"/>
                <w:b w:val="0"/>
                <w:sz w:val="20"/>
                <w:u w:val="none"/>
                <w:lang w:eastAsia="ko-KR"/>
              </w:rPr>
              <w:t>제정</w:t>
            </w:r>
            <w:bookmarkEnd w:id="96"/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93580E" w14:textId="77777777" w:rsidR="009A0820" w:rsidRDefault="00E55581" w:rsidP="00A3516B">
            <w:pPr>
              <w:pStyle w:val="12"/>
              <w:keepNext w:val="0"/>
              <w:keepLines w:val="0"/>
              <w:widowControl w:val="0"/>
              <w:tabs>
                <w:tab w:val="left" w:pos="800"/>
              </w:tabs>
              <w:spacing w:after="0"/>
              <w:ind w:left="340" w:hanging="340"/>
              <w:jc w:val="center"/>
              <w:rPr>
                <w:b w:val="0"/>
                <w:sz w:val="20"/>
                <w:u w:val="none"/>
                <w:lang w:eastAsia="ko-KR"/>
              </w:rPr>
            </w:pPr>
            <w:bookmarkStart w:id="97" w:name="_Toc194611994"/>
            <w:r w:rsidRPr="00E55581">
              <w:rPr>
                <w:rFonts w:hint="eastAsia"/>
                <w:b w:val="0"/>
                <w:sz w:val="20"/>
                <w:highlight w:val="yellow"/>
                <w:u w:val="none"/>
                <w:lang w:eastAsia="ko-KR"/>
              </w:rPr>
              <w:t>20</w:t>
            </w:r>
            <w:r w:rsidRPr="00E55581">
              <w:rPr>
                <w:b w:val="0"/>
                <w:sz w:val="20"/>
                <w:highlight w:val="yellow"/>
                <w:u w:val="none"/>
                <w:lang w:eastAsia="ko-KR"/>
              </w:rPr>
              <w:t>XX</w:t>
            </w:r>
            <w:r w:rsidRPr="00E55581">
              <w:rPr>
                <w:rFonts w:hint="eastAsia"/>
                <w:b w:val="0"/>
                <w:sz w:val="20"/>
                <w:highlight w:val="yellow"/>
                <w:u w:val="none"/>
                <w:lang w:eastAsia="ko-KR"/>
              </w:rPr>
              <w:t>년</w:t>
            </w:r>
            <w:r>
              <w:rPr>
                <w:rFonts w:hint="eastAsia"/>
                <w:b w:val="0"/>
                <w:sz w:val="20"/>
                <w:u w:val="none"/>
                <w:lang w:eastAsia="ko-KR"/>
              </w:rPr>
              <w:t xml:space="preserve"> </w:t>
            </w:r>
          </w:p>
          <w:p w14:paraId="0C58412D" w14:textId="37C60E9D" w:rsidR="002858BD" w:rsidRPr="00ED4C0F" w:rsidRDefault="009A0820" w:rsidP="00A3516B">
            <w:pPr>
              <w:pStyle w:val="12"/>
              <w:keepNext w:val="0"/>
              <w:keepLines w:val="0"/>
              <w:widowControl w:val="0"/>
              <w:tabs>
                <w:tab w:val="left" w:pos="800"/>
              </w:tabs>
              <w:spacing w:after="0"/>
              <w:ind w:left="340" w:hanging="340"/>
              <w:jc w:val="center"/>
              <w:rPr>
                <w:b w:val="0"/>
                <w:sz w:val="20"/>
                <w:u w:val="none"/>
                <w:lang w:eastAsia="ko-KR"/>
              </w:rPr>
            </w:pPr>
            <w:r>
              <w:rPr>
                <w:rFonts w:hint="eastAsia"/>
                <w:b w:val="0"/>
                <w:sz w:val="20"/>
                <w:u w:val="none"/>
                <w:lang w:eastAsia="ko-KR"/>
              </w:rPr>
              <w:t>품질평가</w:t>
            </w:r>
            <w:r w:rsidR="00E55581">
              <w:rPr>
                <w:rFonts w:hint="eastAsia"/>
                <w:b w:val="0"/>
                <w:sz w:val="20"/>
                <w:u w:val="none"/>
                <w:lang w:eastAsia="ko-KR"/>
              </w:rPr>
              <w:t>보고서</w:t>
            </w:r>
            <w:r w:rsidR="00E55581">
              <w:rPr>
                <w:rFonts w:hint="eastAsia"/>
                <w:b w:val="0"/>
                <w:sz w:val="20"/>
                <w:u w:val="none"/>
                <w:lang w:eastAsia="ko-KR"/>
              </w:rPr>
              <w:t xml:space="preserve"> </w:t>
            </w:r>
            <w:r w:rsidR="00E55581">
              <w:rPr>
                <w:rFonts w:hint="eastAsia"/>
                <w:b w:val="0"/>
                <w:sz w:val="20"/>
                <w:u w:val="none"/>
                <w:lang w:eastAsia="ko-KR"/>
              </w:rPr>
              <w:t>작성</w:t>
            </w:r>
            <w:bookmarkEnd w:id="97"/>
          </w:p>
        </w:tc>
      </w:tr>
    </w:tbl>
    <w:p w14:paraId="2EF6A78C" w14:textId="77777777" w:rsidR="002713C4" w:rsidRPr="002858BD" w:rsidRDefault="002713C4" w:rsidP="00E06AB0">
      <w:pPr>
        <w:pStyle w:val="28"/>
        <w:numPr>
          <w:ilvl w:val="0"/>
          <w:numId w:val="0"/>
        </w:numPr>
        <w:ind w:left="1560"/>
      </w:pPr>
    </w:p>
    <w:sectPr w:rsidR="002713C4" w:rsidRPr="002858BD" w:rsidSect="00A24CAE">
      <w:headerReference w:type="even" r:id="rId12"/>
      <w:headerReference w:type="default" r:id="rId13"/>
      <w:footerReference w:type="default" r:id="rId14"/>
      <w:headerReference w:type="first" r:id="rId15"/>
      <w:footerReference w:type="first" r:id="rId16"/>
      <w:type w:val="continuous"/>
      <w:pgSz w:w="11906" w:h="16838" w:code="9"/>
      <w:pgMar w:top="1805" w:right="1622" w:bottom="1701" w:left="1797" w:header="1304" w:footer="850" w:gutter="0"/>
      <w:cols w:space="425" w:equalWidth="0">
        <w:col w:w="8487" w:space="425"/>
      </w:cols>
      <w:titlePg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박수민" w:date="2021-03-20T14:33:00Z" w:initials="박">
    <w:p w14:paraId="0ADB3EAB" w14:textId="77777777" w:rsidR="006D01FC" w:rsidRDefault="006D01FC">
      <w:pPr>
        <w:pStyle w:val="a9"/>
        <w:rPr>
          <w:lang w:eastAsia="ko-KR"/>
        </w:rPr>
      </w:pPr>
      <w:r>
        <w:rPr>
          <w:rStyle w:val="a8"/>
        </w:rPr>
        <w:annotationRef/>
      </w:r>
      <w:r>
        <w:rPr>
          <w:rFonts w:hint="eastAsia"/>
          <w:lang w:eastAsia="ko-KR"/>
        </w:rPr>
        <w:t>EDMS</w:t>
      </w:r>
      <w:r>
        <w:rPr>
          <w:lang w:eastAsia="ko-KR"/>
        </w:rPr>
        <w:t xml:space="preserve"> e-form </w:t>
      </w:r>
      <w:r>
        <w:rPr>
          <w:rFonts w:hint="eastAsia"/>
          <w:lang w:eastAsia="ko-KR"/>
        </w:rPr>
        <w:t>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작성</w:t>
      </w:r>
      <w:r>
        <w:rPr>
          <w:rFonts w:hint="eastAsia"/>
          <w:lang w:eastAsia="ko-KR"/>
        </w:rPr>
        <w:t>/</w:t>
      </w:r>
      <w:r>
        <w:rPr>
          <w:rFonts w:hint="eastAsia"/>
          <w:lang w:eastAsia="ko-KR"/>
        </w:rPr>
        <w:t>출력해서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수기승인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진행</w:t>
      </w:r>
    </w:p>
    <w:p w14:paraId="6F365F86" w14:textId="793C731A" w:rsidR="006D01FC" w:rsidRDefault="006D01FC">
      <w:pPr>
        <w:pStyle w:val="a9"/>
        <w:rPr>
          <w:lang w:eastAsia="ko-KR"/>
        </w:rPr>
      </w:pPr>
    </w:p>
    <w:p w14:paraId="437ADB1F" w14:textId="2D797A99" w:rsidR="006D01FC" w:rsidRDefault="006D01FC" w:rsidP="002C6F62">
      <w:pPr>
        <w:pStyle w:val="a9"/>
        <w:numPr>
          <w:ilvl w:val="0"/>
          <w:numId w:val="15"/>
        </w:numPr>
        <w:rPr>
          <w:lang w:eastAsia="ko-KR"/>
        </w:rPr>
      </w:pP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승인라인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자사제조</w:t>
      </w:r>
      <w:r>
        <w:rPr>
          <w:rFonts w:hint="eastAsia"/>
          <w:lang w:eastAsia="ko-KR"/>
        </w:rPr>
        <w:t>):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작성자</w:t>
      </w:r>
      <w:r>
        <w:rPr>
          <w:lang w:eastAsia="ko-KR"/>
        </w:rPr>
        <w:t xml:space="preserve">, </w:t>
      </w:r>
      <w:r w:rsidR="00A5056D">
        <w:rPr>
          <w:rFonts w:hint="eastAsia"/>
          <w:lang w:eastAsia="ko-KR"/>
        </w:rPr>
        <w:t>생산담당장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QC</w:t>
      </w:r>
      <w:r w:rsidR="00A5056D">
        <w:rPr>
          <w:rFonts w:hint="eastAsia"/>
          <w:lang w:eastAsia="ko-KR"/>
        </w:rPr>
        <w:t>담당</w:t>
      </w:r>
      <w:r>
        <w:rPr>
          <w:rFonts w:hint="eastAsia"/>
          <w:lang w:eastAsia="ko-KR"/>
        </w:rPr>
        <w:t>장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제조부서책임자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품질부서책임자</w:t>
      </w:r>
      <w:r>
        <w:rPr>
          <w:lang w:eastAsia="ko-KR"/>
        </w:rPr>
        <w:t xml:space="preserve"> </w:t>
      </w:r>
    </w:p>
    <w:p w14:paraId="09135C55" w14:textId="3571398B" w:rsidR="006D01FC" w:rsidRDefault="006D01FC" w:rsidP="002C6F62">
      <w:pPr>
        <w:pStyle w:val="a9"/>
        <w:numPr>
          <w:ilvl w:val="0"/>
          <w:numId w:val="15"/>
        </w:numPr>
        <w:rPr>
          <w:lang w:eastAsia="ko-KR"/>
        </w:rPr>
      </w:pP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승인라인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위탁제조</w:t>
      </w:r>
      <w:r>
        <w:rPr>
          <w:rFonts w:hint="eastAsia"/>
          <w:lang w:eastAsia="ko-KR"/>
        </w:rPr>
        <w:t>):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작성자</w:t>
      </w:r>
      <w:r>
        <w:rPr>
          <w:lang w:eastAsia="ko-KR"/>
        </w:rPr>
        <w:t>,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제조부서책임자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품질부서책임자</w:t>
      </w:r>
      <w:r>
        <w:rPr>
          <w:lang w:eastAsia="ko-KR"/>
        </w:rPr>
        <w:t xml:space="preserve"> </w:t>
      </w:r>
    </w:p>
  </w:comment>
  <w:comment w:id="1" w:author="박수민" w:date="2021-03-20T14:35:00Z" w:initials="박">
    <w:p w14:paraId="17FFDB19" w14:textId="77777777" w:rsidR="006D01FC" w:rsidRDefault="006D01FC">
      <w:pPr>
        <w:pStyle w:val="a9"/>
        <w:rPr>
          <w:lang w:eastAsia="ko-KR"/>
        </w:rPr>
      </w:pPr>
      <w:r>
        <w:rPr>
          <w:rStyle w:val="a8"/>
        </w:rPr>
        <w:annotationRef/>
      </w:r>
      <w:r>
        <w:rPr>
          <w:rFonts w:hint="eastAsia"/>
          <w:lang w:eastAsia="ko-KR"/>
        </w:rPr>
        <w:t>상단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헤더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Review Period </w:t>
      </w:r>
      <w:r>
        <w:rPr>
          <w:rFonts w:hint="eastAsia"/>
          <w:lang w:eastAsia="ko-KR"/>
        </w:rPr>
        <w:t>작성방법</w:t>
      </w:r>
      <w:r>
        <w:rPr>
          <w:rFonts w:hint="eastAsia"/>
          <w:lang w:eastAsia="ko-KR"/>
        </w:rPr>
        <w:t>:</w:t>
      </w:r>
    </w:p>
    <w:p w14:paraId="4D8511AB" w14:textId="77777777" w:rsidR="006D01FC" w:rsidRPr="00857E4A" w:rsidRDefault="006D01FC" w:rsidP="005E7E88">
      <w:pPr>
        <w:rPr>
          <w:rFonts w:ascii="맑은 고딕" w:eastAsia="맑은 고딕" w:hAnsi="맑은 고딕"/>
          <w:sz w:val="20"/>
          <w:lang w:eastAsia="ko-KR"/>
        </w:rPr>
      </w:pPr>
      <w:r w:rsidRPr="00857E4A">
        <w:rPr>
          <w:rFonts w:ascii="맑은 고딕" w:eastAsia="맑은 고딕" w:hAnsi="맑은 고딕" w:hint="eastAsia"/>
          <w:sz w:val="20"/>
          <w:lang w:eastAsia="ko-KR"/>
        </w:rPr>
        <w:t xml:space="preserve">당해에 새로이 허가된 제품이더라도 평가기간은 전체기간 </w:t>
      </w:r>
      <w:r w:rsidRPr="00857E4A">
        <w:rPr>
          <w:rFonts w:ascii="맑은 고딕" w:eastAsia="맑은 고딕" w:hAnsi="맑은 고딕"/>
          <w:sz w:val="20"/>
          <w:lang w:eastAsia="ko-KR"/>
        </w:rPr>
        <w:t>1</w:t>
      </w:r>
      <w:r w:rsidRPr="00857E4A">
        <w:rPr>
          <w:rFonts w:ascii="맑은 고딕" w:eastAsia="맑은 고딕" w:hAnsi="맑은 고딕" w:hint="eastAsia"/>
          <w:sz w:val="20"/>
          <w:lang w:eastAsia="ko-KR"/>
        </w:rPr>
        <w:t>년으로 작성하고 introduction</w:t>
      </w:r>
      <w:r w:rsidRPr="00857E4A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857E4A">
        <w:rPr>
          <w:rFonts w:ascii="맑은 고딕" w:eastAsia="맑은 고딕" w:hAnsi="맑은 고딕" w:hint="eastAsia"/>
          <w:sz w:val="20"/>
          <w:lang w:eastAsia="ko-KR"/>
        </w:rPr>
        <w:t>부분에 실제 허가이후 기간을 명시할 것</w:t>
      </w:r>
    </w:p>
  </w:comment>
  <w:comment w:id="2" w:author="박수민" w:date="2021-03-20T14:34:00Z" w:initials="박">
    <w:p w14:paraId="0503A0D2" w14:textId="77777777" w:rsidR="006D01FC" w:rsidRPr="005E7E88" w:rsidRDefault="006D01FC" w:rsidP="005E7E88">
      <w:pPr>
        <w:tabs>
          <w:tab w:val="left" w:pos="7637"/>
        </w:tabs>
        <w:ind w:rightChars="-7" w:right="-17"/>
        <w:jc w:val="center"/>
        <w:rPr>
          <w:b/>
          <w:color w:val="FF0000"/>
          <w:u w:val="single"/>
          <w:lang w:eastAsia="ko-KR"/>
        </w:rPr>
      </w:pPr>
      <w:r>
        <w:rPr>
          <w:rStyle w:val="a8"/>
        </w:rPr>
        <w:annotationRef/>
      </w:r>
      <w:r w:rsidRPr="00316255">
        <w:rPr>
          <w:rFonts w:hint="eastAsia"/>
          <w:b/>
          <w:color w:val="FF0000"/>
          <w:u w:val="single"/>
          <w:lang w:eastAsia="ko-KR"/>
        </w:rPr>
        <w:t>최종</w:t>
      </w:r>
      <w:r w:rsidRPr="00316255">
        <w:rPr>
          <w:rFonts w:hint="eastAsia"/>
          <w:b/>
          <w:color w:val="FF0000"/>
          <w:u w:val="single"/>
          <w:lang w:eastAsia="ko-KR"/>
        </w:rPr>
        <w:t xml:space="preserve"> </w:t>
      </w:r>
      <w:r w:rsidRPr="00316255">
        <w:rPr>
          <w:rFonts w:hint="eastAsia"/>
          <w:b/>
          <w:color w:val="FF0000"/>
          <w:u w:val="single"/>
          <w:lang w:eastAsia="ko-KR"/>
        </w:rPr>
        <w:t>작성</w:t>
      </w:r>
      <w:r w:rsidRPr="00316255">
        <w:rPr>
          <w:rFonts w:hint="eastAsia"/>
          <w:b/>
          <w:color w:val="FF0000"/>
          <w:u w:val="single"/>
          <w:lang w:eastAsia="ko-KR"/>
        </w:rPr>
        <w:t xml:space="preserve"> </w:t>
      </w:r>
      <w:r w:rsidRPr="00316255">
        <w:rPr>
          <w:rFonts w:hint="eastAsia"/>
          <w:b/>
          <w:color w:val="FF0000"/>
          <w:u w:val="single"/>
          <w:lang w:eastAsia="ko-KR"/>
        </w:rPr>
        <w:t>후</w:t>
      </w:r>
      <w:r w:rsidRPr="00316255">
        <w:rPr>
          <w:rFonts w:hint="eastAsia"/>
          <w:b/>
          <w:color w:val="FF0000"/>
          <w:u w:val="single"/>
          <w:lang w:eastAsia="ko-KR"/>
        </w:rPr>
        <w:t xml:space="preserve"> </w:t>
      </w:r>
      <w:r w:rsidRPr="00316255">
        <w:rPr>
          <w:rFonts w:hint="eastAsia"/>
          <w:b/>
          <w:color w:val="FF0000"/>
          <w:u w:val="single"/>
          <w:lang w:eastAsia="ko-KR"/>
        </w:rPr>
        <w:t>목차업데이트</w:t>
      </w:r>
      <w:r w:rsidRPr="00316255">
        <w:rPr>
          <w:rFonts w:hint="eastAsia"/>
          <w:b/>
          <w:color w:val="FF0000"/>
          <w:u w:val="single"/>
          <w:lang w:eastAsia="ko-KR"/>
        </w:rPr>
        <w:t xml:space="preserve"> </w:t>
      </w:r>
      <w:r w:rsidRPr="00316255">
        <w:rPr>
          <w:rFonts w:hint="eastAsia"/>
          <w:b/>
          <w:color w:val="FF0000"/>
          <w:u w:val="single"/>
          <w:lang w:eastAsia="ko-KR"/>
        </w:rPr>
        <w:t>필수</w:t>
      </w:r>
      <w:r>
        <w:rPr>
          <w:rFonts w:hint="eastAsia"/>
          <w:b/>
          <w:color w:val="FF0000"/>
          <w:u w:val="single"/>
          <w:lang w:eastAsia="ko-KR"/>
        </w:rPr>
        <w:t>!</w:t>
      </w:r>
    </w:p>
  </w:comment>
  <w:comment w:id="6" w:author="박수민" w:date="2021-03-20T14:37:00Z" w:initials="박">
    <w:p w14:paraId="773D47A4" w14:textId="77777777" w:rsidR="006D01FC" w:rsidRDefault="006D01FC">
      <w:pPr>
        <w:pStyle w:val="a9"/>
        <w:rPr>
          <w:color w:val="FF0000"/>
          <w:lang w:eastAsia="ko-KR"/>
        </w:rPr>
      </w:pPr>
      <w:r>
        <w:rPr>
          <w:rStyle w:val="a8"/>
        </w:rPr>
        <w:annotationRef/>
      </w:r>
      <w:r>
        <w:rPr>
          <w:rFonts w:hint="eastAsia"/>
          <w:color w:val="FF0000"/>
          <w:lang w:eastAsia="ko-KR"/>
        </w:rPr>
        <w:t>평가기간</w:t>
      </w:r>
      <w:r>
        <w:rPr>
          <w:rFonts w:hint="eastAsia"/>
          <w:color w:val="FF0000"/>
          <w:lang w:eastAsia="ko-KR"/>
        </w:rPr>
        <w:t xml:space="preserve"> </w:t>
      </w:r>
      <w:r>
        <w:rPr>
          <w:rFonts w:hint="eastAsia"/>
          <w:color w:val="FF0000"/>
          <w:lang w:eastAsia="ko-KR"/>
        </w:rPr>
        <w:t>중</w:t>
      </w:r>
      <w:r>
        <w:rPr>
          <w:rFonts w:hint="eastAsia"/>
          <w:color w:val="FF0000"/>
          <w:lang w:eastAsia="ko-KR"/>
        </w:rPr>
        <w:t xml:space="preserve"> </w:t>
      </w:r>
      <w:r>
        <w:rPr>
          <w:rFonts w:hint="eastAsia"/>
          <w:color w:val="FF0000"/>
          <w:lang w:eastAsia="ko-KR"/>
        </w:rPr>
        <w:t>허가된</w:t>
      </w:r>
      <w:r>
        <w:rPr>
          <w:rFonts w:hint="eastAsia"/>
          <w:color w:val="FF0000"/>
          <w:lang w:eastAsia="ko-KR"/>
        </w:rPr>
        <w:t xml:space="preserve"> </w:t>
      </w:r>
      <w:r>
        <w:rPr>
          <w:rFonts w:hint="eastAsia"/>
          <w:color w:val="FF0000"/>
          <w:lang w:eastAsia="ko-KR"/>
        </w:rPr>
        <w:t>제품에</w:t>
      </w:r>
      <w:r>
        <w:rPr>
          <w:rFonts w:hint="eastAsia"/>
          <w:color w:val="FF0000"/>
          <w:lang w:eastAsia="ko-KR"/>
        </w:rPr>
        <w:t xml:space="preserve"> </w:t>
      </w:r>
      <w:r>
        <w:rPr>
          <w:rFonts w:hint="eastAsia"/>
          <w:color w:val="FF0000"/>
          <w:lang w:eastAsia="ko-KR"/>
        </w:rPr>
        <w:t>대해서는</w:t>
      </w:r>
      <w:r>
        <w:rPr>
          <w:rFonts w:hint="eastAsia"/>
          <w:color w:val="FF0000"/>
          <w:lang w:eastAsia="ko-KR"/>
        </w:rPr>
        <w:t xml:space="preserve"> </w:t>
      </w:r>
      <w:r>
        <w:rPr>
          <w:color w:val="FF0000"/>
          <w:lang w:eastAsia="ko-KR"/>
        </w:rPr>
        <w:t xml:space="preserve">1.3 </w:t>
      </w:r>
      <w:r>
        <w:rPr>
          <w:rFonts w:hint="eastAsia"/>
          <w:color w:val="FF0000"/>
          <w:lang w:eastAsia="ko-KR"/>
        </w:rPr>
        <w:t>문구</w:t>
      </w:r>
      <w:r>
        <w:rPr>
          <w:rFonts w:hint="eastAsia"/>
          <w:color w:val="FF0000"/>
          <w:lang w:eastAsia="ko-KR"/>
        </w:rPr>
        <w:t xml:space="preserve"> </w:t>
      </w:r>
      <w:r>
        <w:rPr>
          <w:rFonts w:hint="eastAsia"/>
          <w:color w:val="FF0000"/>
          <w:lang w:eastAsia="ko-KR"/>
        </w:rPr>
        <w:t>대신</w:t>
      </w:r>
      <w:r>
        <w:rPr>
          <w:rFonts w:hint="eastAsia"/>
          <w:color w:val="FF0000"/>
          <w:lang w:eastAsia="ko-KR"/>
        </w:rPr>
        <w:t xml:space="preserve"> </w:t>
      </w:r>
      <w:r>
        <w:rPr>
          <w:color w:val="FF0000"/>
          <w:lang w:eastAsia="ko-KR"/>
        </w:rPr>
        <w:t>1.4</w:t>
      </w:r>
      <w:r>
        <w:rPr>
          <w:rFonts w:hint="eastAsia"/>
          <w:color w:val="FF0000"/>
          <w:lang w:eastAsia="ko-KR"/>
        </w:rPr>
        <w:t xml:space="preserve"> </w:t>
      </w:r>
      <w:r>
        <w:rPr>
          <w:rFonts w:hint="eastAsia"/>
          <w:color w:val="FF0000"/>
          <w:lang w:eastAsia="ko-KR"/>
        </w:rPr>
        <w:t>문구로</w:t>
      </w:r>
      <w:r>
        <w:rPr>
          <w:rFonts w:hint="eastAsia"/>
          <w:color w:val="FF0000"/>
          <w:lang w:eastAsia="ko-KR"/>
        </w:rPr>
        <w:t xml:space="preserve"> </w:t>
      </w:r>
      <w:r>
        <w:rPr>
          <w:rFonts w:hint="eastAsia"/>
          <w:color w:val="FF0000"/>
          <w:lang w:eastAsia="ko-KR"/>
        </w:rPr>
        <w:t>작성</w:t>
      </w:r>
      <w:r>
        <w:rPr>
          <w:rFonts w:hint="eastAsia"/>
          <w:color w:val="FF0000"/>
          <w:lang w:eastAsia="ko-KR"/>
        </w:rPr>
        <w:t>,</w:t>
      </w:r>
    </w:p>
    <w:p w14:paraId="04F256FE" w14:textId="77777777" w:rsidR="006D01FC" w:rsidRDefault="006D01FC">
      <w:pPr>
        <w:pStyle w:val="a9"/>
        <w:rPr>
          <w:lang w:eastAsia="ko-KR"/>
        </w:rPr>
      </w:pPr>
      <w:r>
        <w:rPr>
          <w:rFonts w:hint="eastAsia"/>
          <w:color w:val="FF0000"/>
          <w:lang w:eastAsia="ko-KR"/>
        </w:rPr>
        <w:t>예시</w:t>
      </w:r>
      <w:r w:rsidRPr="00BC78D0">
        <w:rPr>
          <w:rFonts w:hint="eastAsia"/>
          <w:color w:val="FF0000"/>
          <w:lang w:eastAsia="ko-KR"/>
        </w:rPr>
        <w:t>와</w:t>
      </w:r>
      <w:r w:rsidRPr="00BC78D0">
        <w:rPr>
          <w:rFonts w:hint="eastAsia"/>
          <w:color w:val="FF0000"/>
          <w:lang w:eastAsia="ko-KR"/>
        </w:rPr>
        <w:t xml:space="preserve"> </w:t>
      </w:r>
      <w:r w:rsidRPr="00BC78D0">
        <w:rPr>
          <w:rFonts w:hint="eastAsia"/>
          <w:color w:val="FF0000"/>
          <w:lang w:eastAsia="ko-KR"/>
        </w:rPr>
        <w:t>같은</w:t>
      </w:r>
      <w:r w:rsidRPr="00BC78D0">
        <w:rPr>
          <w:rFonts w:hint="eastAsia"/>
          <w:color w:val="FF0000"/>
          <w:lang w:eastAsia="ko-KR"/>
        </w:rPr>
        <w:t xml:space="preserve"> </w:t>
      </w:r>
      <w:r w:rsidRPr="00BC78D0">
        <w:rPr>
          <w:rFonts w:hint="eastAsia"/>
          <w:color w:val="FF0000"/>
          <w:lang w:eastAsia="ko-KR"/>
        </w:rPr>
        <w:t>문구</w:t>
      </w:r>
      <w:r w:rsidRPr="00BC78D0">
        <w:rPr>
          <w:rFonts w:hint="eastAsia"/>
          <w:color w:val="FF0000"/>
          <w:lang w:eastAsia="ko-KR"/>
        </w:rPr>
        <w:t xml:space="preserve"> </w:t>
      </w:r>
      <w:r w:rsidRPr="00BC78D0">
        <w:rPr>
          <w:rFonts w:hint="eastAsia"/>
          <w:color w:val="FF0000"/>
          <w:lang w:eastAsia="ko-KR"/>
        </w:rPr>
        <w:t>변형하여</w:t>
      </w:r>
      <w:r w:rsidRPr="00BC78D0">
        <w:rPr>
          <w:rFonts w:hint="eastAsia"/>
          <w:color w:val="FF0000"/>
          <w:lang w:eastAsia="ko-KR"/>
        </w:rPr>
        <w:t xml:space="preserve"> </w:t>
      </w:r>
      <w:r w:rsidRPr="00BC78D0">
        <w:rPr>
          <w:rFonts w:hint="eastAsia"/>
          <w:color w:val="FF0000"/>
          <w:lang w:eastAsia="ko-KR"/>
        </w:rPr>
        <w:t>사용</w:t>
      </w:r>
    </w:p>
  </w:comment>
  <w:comment w:id="11" w:author="박수민 [2]" w:date="2024-01-24T17:13:00Z" w:initials="수박">
    <w:p w14:paraId="54B1C7FD" w14:textId="6FD72077" w:rsidR="009E100D" w:rsidRDefault="009E100D">
      <w:pPr>
        <w:pStyle w:val="a9"/>
        <w:rPr>
          <w:lang w:eastAsia="ko-KR"/>
        </w:rPr>
      </w:pPr>
      <w:r>
        <w:rPr>
          <w:rStyle w:val="a8"/>
        </w:rPr>
        <w:annotationRef/>
      </w:r>
      <w:r>
        <w:rPr>
          <w:rFonts w:hint="eastAsia"/>
          <w:lang w:eastAsia="ko-KR"/>
        </w:rPr>
        <w:t>최신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허가사항인지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</w:t>
      </w:r>
    </w:p>
  </w:comment>
  <w:comment w:id="12" w:author="박수민" w:date="2021-03-20T14:50:00Z" w:initials="박">
    <w:p w14:paraId="14361AB2" w14:textId="38D528E4" w:rsidR="00F968D7" w:rsidRPr="00F968D7" w:rsidRDefault="006D01FC">
      <w:pPr>
        <w:pStyle w:val="a9"/>
        <w:rPr>
          <w:lang w:eastAsia="ko-KR"/>
        </w:rPr>
      </w:pPr>
      <w:r>
        <w:rPr>
          <w:rStyle w:val="a8"/>
        </w:rPr>
        <w:annotationRef/>
      </w:r>
      <w:r>
        <w:rPr>
          <w:rFonts w:hint="eastAsia"/>
          <w:lang w:eastAsia="ko-KR"/>
        </w:rPr>
        <w:t>국내제품은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국내</w:t>
      </w:r>
      <w:r>
        <w:rPr>
          <w:rFonts w:hint="eastAsia"/>
          <w:lang w:eastAsia="ko-KR"/>
        </w:rPr>
        <w:t xml:space="preserve">(Domestinc), </w:t>
      </w:r>
      <w:r>
        <w:rPr>
          <w:rFonts w:hint="eastAsia"/>
          <w:lang w:eastAsia="ko-KR"/>
        </w:rPr>
        <w:t>해외제품은</w:t>
      </w:r>
      <w:r>
        <w:rPr>
          <w:rFonts w:hint="eastAsia"/>
          <w:lang w:eastAsia="ko-KR"/>
        </w:rPr>
        <w:t xml:space="preserve"> </w:t>
      </w:r>
      <w:r w:rsidR="00F968D7">
        <w:rPr>
          <w:rFonts w:hint="eastAsia"/>
          <w:lang w:eastAsia="ko-KR"/>
        </w:rPr>
        <w:t>출하된</w:t>
      </w:r>
      <w:r w:rsidR="00F968D7">
        <w:rPr>
          <w:rFonts w:hint="eastAsia"/>
          <w:lang w:eastAsia="ko-KR"/>
        </w:rPr>
        <w:t xml:space="preserve"> </w:t>
      </w:r>
      <w:r w:rsidR="00F968D7">
        <w:rPr>
          <w:rFonts w:hint="eastAsia"/>
          <w:lang w:eastAsia="ko-KR"/>
        </w:rPr>
        <w:t>국가정보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기재</w:t>
      </w:r>
    </w:p>
  </w:comment>
  <w:comment w:id="13" w:author="박수민" w:date="2021-03-20T14:51:00Z" w:initials="박">
    <w:p w14:paraId="7ABA7B25" w14:textId="77777777" w:rsidR="006D01FC" w:rsidRPr="00857E4A" w:rsidRDefault="006D01FC">
      <w:pPr>
        <w:pStyle w:val="a9"/>
        <w:rPr>
          <w:lang w:eastAsia="ko-KR"/>
        </w:rPr>
      </w:pPr>
      <w:r w:rsidRPr="00F46A53">
        <w:rPr>
          <w:rStyle w:val="a8"/>
          <w:color w:val="FF0000"/>
        </w:rPr>
        <w:annotationRef/>
      </w:r>
      <w:r w:rsidRPr="00857E4A">
        <w:rPr>
          <w:rFonts w:hint="eastAsia"/>
          <w:lang w:eastAsia="ko-KR"/>
        </w:rPr>
        <w:t>최근</w:t>
      </w:r>
      <w:r w:rsidRPr="00857E4A">
        <w:rPr>
          <w:rFonts w:hint="eastAsia"/>
          <w:lang w:eastAsia="ko-KR"/>
        </w:rPr>
        <w:t xml:space="preserve"> </w:t>
      </w:r>
      <w:r w:rsidRPr="00857E4A">
        <w:rPr>
          <w:rFonts w:hint="eastAsia"/>
          <w:lang w:eastAsia="ko-KR"/>
        </w:rPr>
        <w:t>기록서</w:t>
      </w:r>
      <w:r w:rsidRPr="00857E4A">
        <w:rPr>
          <w:rFonts w:hint="eastAsia"/>
          <w:lang w:eastAsia="ko-KR"/>
        </w:rPr>
        <w:t xml:space="preserve"> history</w:t>
      </w:r>
      <w:r w:rsidRPr="00857E4A">
        <w:rPr>
          <w:lang w:eastAsia="ko-KR"/>
        </w:rPr>
        <w:t xml:space="preserve"> </w:t>
      </w:r>
      <w:r w:rsidRPr="00857E4A">
        <w:rPr>
          <w:rFonts w:hint="eastAsia"/>
          <w:lang w:eastAsia="ko-KR"/>
        </w:rPr>
        <w:t>파일</w:t>
      </w:r>
      <w:r w:rsidRPr="00857E4A">
        <w:rPr>
          <w:rFonts w:hint="eastAsia"/>
          <w:lang w:eastAsia="ko-KR"/>
        </w:rPr>
        <w:t xml:space="preserve"> </w:t>
      </w:r>
      <w:r w:rsidRPr="00857E4A">
        <w:rPr>
          <w:rFonts w:hint="eastAsia"/>
          <w:lang w:eastAsia="ko-KR"/>
        </w:rPr>
        <w:t>확인하여</w:t>
      </w:r>
      <w:r w:rsidRPr="00857E4A">
        <w:rPr>
          <w:rFonts w:hint="eastAsia"/>
          <w:lang w:eastAsia="ko-KR"/>
        </w:rPr>
        <w:t xml:space="preserve"> </w:t>
      </w:r>
      <w:r w:rsidRPr="00857E4A">
        <w:rPr>
          <w:rFonts w:hint="eastAsia"/>
          <w:lang w:eastAsia="ko-KR"/>
        </w:rPr>
        <w:t>기재</w:t>
      </w:r>
      <w:r w:rsidRPr="00857E4A">
        <w:rPr>
          <w:rFonts w:hint="eastAsia"/>
          <w:lang w:eastAsia="ko-KR"/>
        </w:rPr>
        <w:t>.</w:t>
      </w:r>
    </w:p>
    <w:p w14:paraId="5F132A4F" w14:textId="77777777" w:rsidR="006D01FC" w:rsidRPr="00857E4A" w:rsidRDefault="006D01FC">
      <w:pPr>
        <w:pStyle w:val="a9"/>
        <w:rPr>
          <w:lang w:eastAsia="ko-KR"/>
        </w:rPr>
      </w:pPr>
      <w:r w:rsidRPr="00857E4A">
        <w:rPr>
          <w:rFonts w:hint="eastAsia"/>
          <w:lang w:eastAsia="ko-KR"/>
        </w:rPr>
        <w:t>해당</w:t>
      </w:r>
      <w:r w:rsidRPr="00857E4A">
        <w:rPr>
          <w:rFonts w:hint="eastAsia"/>
          <w:lang w:eastAsia="ko-KR"/>
        </w:rPr>
        <w:t xml:space="preserve"> </w:t>
      </w:r>
      <w:r w:rsidRPr="00857E4A">
        <w:rPr>
          <w:rFonts w:hint="eastAsia"/>
          <w:lang w:eastAsia="ko-KR"/>
        </w:rPr>
        <w:t>년도에</w:t>
      </w:r>
      <w:r w:rsidRPr="00857E4A">
        <w:rPr>
          <w:rFonts w:hint="eastAsia"/>
          <w:lang w:eastAsia="ko-KR"/>
        </w:rPr>
        <w:t xml:space="preserve"> </w:t>
      </w:r>
      <w:r w:rsidRPr="00857E4A">
        <w:rPr>
          <w:rFonts w:hint="eastAsia"/>
          <w:lang w:eastAsia="ko-KR"/>
        </w:rPr>
        <w:t>개정이력이</w:t>
      </w:r>
      <w:r w:rsidRPr="00857E4A">
        <w:rPr>
          <w:rFonts w:hint="eastAsia"/>
          <w:lang w:eastAsia="ko-KR"/>
        </w:rPr>
        <w:t xml:space="preserve"> </w:t>
      </w:r>
      <w:r w:rsidRPr="00857E4A">
        <w:rPr>
          <w:rFonts w:hint="eastAsia"/>
          <w:lang w:eastAsia="ko-KR"/>
        </w:rPr>
        <w:t>없을</w:t>
      </w:r>
      <w:r w:rsidRPr="00857E4A">
        <w:rPr>
          <w:rFonts w:hint="eastAsia"/>
          <w:lang w:eastAsia="ko-KR"/>
        </w:rPr>
        <w:t xml:space="preserve"> </w:t>
      </w:r>
      <w:r w:rsidRPr="00857E4A">
        <w:rPr>
          <w:rFonts w:hint="eastAsia"/>
          <w:lang w:eastAsia="ko-KR"/>
        </w:rPr>
        <w:t>경우에도</w:t>
      </w:r>
      <w:r w:rsidRPr="00857E4A">
        <w:rPr>
          <w:rFonts w:hint="eastAsia"/>
          <w:lang w:eastAsia="ko-KR"/>
        </w:rPr>
        <w:t xml:space="preserve"> </w:t>
      </w:r>
      <w:r w:rsidRPr="00857E4A">
        <w:rPr>
          <w:rFonts w:hint="eastAsia"/>
          <w:lang w:eastAsia="ko-KR"/>
        </w:rPr>
        <w:t>유효한</w:t>
      </w:r>
      <w:r w:rsidRPr="00857E4A">
        <w:rPr>
          <w:rFonts w:hint="eastAsia"/>
          <w:lang w:eastAsia="ko-KR"/>
        </w:rPr>
        <w:t xml:space="preserve"> </w:t>
      </w:r>
      <w:r w:rsidRPr="00857E4A">
        <w:rPr>
          <w:rFonts w:hint="eastAsia"/>
          <w:lang w:eastAsia="ko-KR"/>
        </w:rPr>
        <w:t>버전에</w:t>
      </w:r>
      <w:r w:rsidRPr="00857E4A">
        <w:rPr>
          <w:rFonts w:hint="eastAsia"/>
          <w:lang w:eastAsia="ko-KR"/>
        </w:rPr>
        <w:t xml:space="preserve"> </w:t>
      </w:r>
      <w:r w:rsidRPr="00857E4A">
        <w:rPr>
          <w:rFonts w:hint="eastAsia"/>
          <w:lang w:eastAsia="ko-KR"/>
        </w:rPr>
        <w:t>대한</w:t>
      </w:r>
      <w:r w:rsidRPr="00857E4A">
        <w:rPr>
          <w:rFonts w:hint="eastAsia"/>
          <w:lang w:eastAsia="ko-KR"/>
        </w:rPr>
        <w:t xml:space="preserve"> </w:t>
      </w:r>
      <w:r w:rsidRPr="00857E4A">
        <w:rPr>
          <w:rFonts w:hint="eastAsia"/>
          <w:lang w:eastAsia="ko-KR"/>
        </w:rPr>
        <w:t>정보</w:t>
      </w:r>
      <w:r w:rsidRPr="00857E4A">
        <w:rPr>
          <w:rFonts w:hint="eastAsia"/>
          <w:lang w:eastAsia="ko-KR"/>
        </w:rPr>
        <w:t xml:space="preserve"> </w:t>
      </w:r>
      <w:r w:rsidRPr="00857E4A">
        <w:rPr>
          <w:rFonts w:hint="eastAsia"/>
          <w:lang w:eastAsia="ko-KR"/>
        </w:rPr>
        <w:t>기재</w:t>
      </w:r>
      <w:r w:rsidRPr="00857E4A">
        <w:rPr>
          <w:rFonts w:hint="eastAsia"/>
          <w:lang w:eastAsia="ko-KR"/>
        </w:rPr>
        <w:t xml:space="preserve"> </w:t>
      </w:r>
      <w:r w:rsidRPr="00857E4A">
        <w:rPr>
          <w:rFonts w:hint="eastAsia"/>
          <w:lang w:eastAsia="ko-KR"/>
        </w:rPr>
        <w:t>필요</w:t>
      </w:r>
    </w:p>
    <w:p w14:paraId="7D4AF9E1" w14:textId="29AFDDB3" w:rsidR="006D01FC" w:rsidRPr="00F46A53" w:rsidRDefault="006D01FC">
      <w:pPr>
        <w:pStyle w:val="a9"/>
        <w:rPr>
          <w:color w:val="FF0000"/>
          <w:lang w:eastAsia="ko-KR"/>
        </w:rPr>
      </w:pPr>
      <w:r w:rsidRPr="00857E4A">
        <w:rPr>
          <w:rFonts w:hint="eastAsia"/>
          <w:lang w:eastAsia="ko-KR"/>
        </w:rPr>
        <w:t>문서번호</w:t>
      </w:r>
      <w:r w:rsidRPr="00857E4A">
        <w:rPr>
          <w:rFonts w:hint="eastAsia"/>
          <w:lang w:eastAsia="ko-KR"/>
        </w:rPr>
        <w:t>/</w:t>
      </w:r>
      <w:r w:rsidRPr="00857E4A">
        <w:rPr>
          <w:rFonts w:hint="eastAsia"/>
          <w:lang w:eastAsia="ko-KR"/>
        </w:rPr>
        <w:t>버전정보</w:t>
      </w:r>
      <w:r w:rsidRPr="00857E4A">
        <w:rPr>
          <w:rFonts w:hint="eastAsia"/>
          <w:lang w:eastAsia="ko-KR"/>
        </w:rPr>
        <w:t>/</w:t>
      </w:r>
      <w:r w:rsidRPr="00857E4A">
        <w:rPr>
          <w:rFonts w:hint="eastAsia"/>
          <w:lang w:eastAsia="ko-KR"/>
        </w:rPr>
        <w:t>개정내용</w:t>
      </w:r>
      <w:r w:rsidR="002D0FD4">
        <w:rPr>
          <w:rFonts w:hint="eastAsia"/>
          <w:lang w:eastAsia="ko-KR"/>
        </w:rPr>
        <w:t>(</w:t>
      </w:r>
      <w:r w:rsidR="002D0FD4">
        <w:rPr>
          <w:rFonts w:hint="eastAsia"/>
          <w:lang w:eastAsia="ko-KR"/>
        </w:rPr>
        <w:t>관련</w:t>
      </w:r>
      <w:r w:rsidR="002D0FD4">
        <w:rPr>
          <w:rFonts w:hint="eastAsia"/>
          <w:lang w:eastAsia="ko-KR"/>
        </w:rPr>
        <w:t xml:space="preserve"> </w:t>
      </w:r>
      <w:r w:rsidR="002D0FD4">
        <w:rPr>
          <w:rFonts w:hint="eastAsia"/>
          <w:lang w:eastAsia="ko-KR"/>
        </w:rPr>
        <w:t>변경번호</w:t>
      </w:r>
      <w:r w:rsidR="002D0FD4">
        <w:rPr>
          <w:rFonts w:hint="eastAsia"/>
          <w:lang w:eastAsia="ko-KR"/>
        </w:rPr>
        <w:t xml:space="preserve"> </w:t>
      </w:r>
      <w:r w:rsidR="002D0FD4">
        <w:rPr>
          <w:rFonts w:hint="eastAsia"/>
          <w:lang w:eastAsia="ko-KR"/>
        </w:rPr>
        <w:t>및</w:t>
      </w:r>
      <w:r w:rsidR="002D0FD4">
        <w:rPr>
          <w:rFonts w:hint="eastAsia"/>
          <w:lang w:eastAsia="ko-KR"/>
        </w:rPr>
        <w:t xml:space="preserve"> </w:t>
      </w:r>
      <w:r w:rsidR="002D0FD4">
        <w:rPr>
          <w:rFonts w:hint="eastAsia"/>
          <w:lang w:eastAsia="ko-KR"/>
        </w:rPr>
        <w:t>내용</w:t>
      </w:r>
      <w:r w:rsidR="002D0FD4">
        <w:rPr>
          <w:rFonts w:hint="eastAsia"/>
          <w:lang w:eastAsia="ko-KR"/>
        </w:rPr>
        <w:t xml:space="preserve"> </w:t>
      </w:r>
      <w:r w:rsidR="002D0FD4">
        <w:rPr>
          <w:rFonts w:hint="eastAsia"/>
          <w:lang w:eastAsia="ko-KR"/>
        </w:rPr>
        <w:t>간략히</w:t>
      </w:r>
      <w:r w:rsidR="002D0FD4">
        <w:rPr>
          <w:rFonts w:hint="eastAsia"/>
          <w:lang w:eastAsia="ko-KR"/>
        </w:rPr>
        <w:t xml:space="preserve"> </w:t>
      </w:r>
      <w:r w:rsidR="002D0FD4">
        <w:rPr>
          <w:rFonts w:hint="eastAsia"/>
          <w:lang w:eastAsia="ko-KR"/>
        </w:rPr>
        <w:t>기재</w:t>
      </w:r>
      <w:r w:rsidR="002D0FD4">
        <w:rPr>
          <w:rFonts w:hint="eastAsia"/>
          <w:lang w:eastAsia="ko-KR"/>
        </w:rPr>
        <w:t>)</w:t>
      </w:r>
      <w:r w:rsidRPr="00857E4A">
        <w:rPr>
          <w:rFonts w:hint="eastAsia"/>
          <w:lang w:eastAsia="ko-KR"/>
        </w:rPr>
        <w:t>/</w:t>
      </w:r>
      <w:r w:rsidRPr="00857E4A">
        <w:rPr>
          <w:rFonts w:hint="eastAsia"/>
          <w:lang w:eastAsia="ko-KR"/>
        </w:rPr>
        <w:t>발효일자</w:t>
      </w:r>
      <w:r w:rsidRPr="00857E4A">
        <w:rPr>
          <w:rFonts w:hint="eastAsia"/>
          <w:lang w:eastAsia="ko-KR"/>
        </w:rPr>
        <w:t xml:space="preserve"> </w:t>
      </w:r>
      <w:r w:rsidRPr="00857E4A">
        <w:rPr>
          <w:rFonts w:hint="eastAsia"/>
          <w:lang w:eastAsia="ko-KR"/>
        </w:rPr>
        <w:t>반드시</w:t>
      </w:r>
      <w:r w:rsidRPr="00857E4A">
        <w:rPr>
          <w:rFonts w:hint="eastAsia"/>
          <w:lang w:eastAsia="ko-KR"/>
        </w:rPr>
        <w:t xml:space="preserve"> </w:t>
      </w:r>
      <w:r w:rsidRPr="00857E4A">
        <w:rPr>
          <w:rFonts w:hint="eastAsia"/>
          <w:lang w:eastAsia="ko-KR"/>
        </w:rPr>
        <w:t>포함</w:t>
      </w:r>
    </w:p>
  </w:comment>
  <w:comment w:id="14" w:author="박수민" w:date="2021-03-20T14:54:00Z" w:initials="박">
    <w:p w14:paraId="40611D22" w14:textId="77777777" w:rsidR="006D01FC" w:rsidRDefault="006D01FC">
      <w:pPr>
        <w:pStyle w:val="a9"/>
        <w:rPr>
          <w:lang w:eastAsia="ko-KR"/>
        </w:rPr>
      </w:pPr>
      <w:r>
        <w:rPr>
          <w:rStyle w:val="a8"/>
        </w:rPr>
        <w:annotationRef/>
      </w:r>
      <w:r>
        <w:rPr>
          <w:rFonts w:hint="eastAsia"/>
          <w:lang w:eastAsia="ko-KR"/>
        </w:rPr>
        <w:t>이런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식으로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간략한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평가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</w:t>
      </w:r>
    </w:p>
  </w:comment>
  <w:comment w:id="15" w:author="박수민" w:date="2021-03-20T14:54:00Z" w:initials="박">
    <w:p w14:paraId="68A76682" w14:textId="77777777" w:rsidR="006D01FC" w:rsidRDefault="006D01FC" w:rsidP="00857E4A">
      <w:pPr>
        <w:pStyle w:val="a9"/>
        <w:rPr>
          <w:lang w:eastAsia="ko-KR"/>
        </w:rPr>
      </w:pPr>
      <w:r>
        <w:rPr>
          <w:rStyle w:val="a8"/>
        </w:rPr>
        <w:annotationRef/>
      </w:r>
      <w:r>
        <w:rPr>
          <w:rFonts w:hint="eastAsia"/>
          <w:lang w:eastAsia="ko-KR"/>
        </w:rPr>
        <w:t>이런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식으로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간략한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평가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</w:t>
      </w:r>
    </w:p>
  </w:comment>
  <w:comment w:id="16" w:author="박수민" w:date="2021-03-20T14:57:00Z" w:initials="박">
    <w:p w14:paraId="79147C2A" w14:textId="77777777" w:rsidR="006D01FC" w:rsidRPr="00857E4A" w:rsidRDefault="006D01FC">
      <w:pPr>
        <w:pStyle w:val="a9"/>
        <w:rPr>
          <w:sz w:val="20"/>
          <w:szCs w:val="20"/>
          <w:lang w:eastAsia="ko-KR"/>
        </w:rPr>
      </w:pPr>
      <w:r>
        <w:rPr>
          <w:rStyle w:val="a8"/>
        </w:rPr>
        <w:annotationRef/>
      </w:r>
      <w:r w:rsidRPr="00857E4A">
        <w:rPr>
          <w:rFonts w:hint="eastAsia"/>
          <w:sz w:val="20"/>
          <w:szCs w:val="20"/>
          <w:lang w:eastAsia="ko-KR"/>
        </w:rPr>
        <w:t>해당년도에</w:t>
      </w:r>
      <w:r w:rsidRPr="00857E4A">
        <w:rPr>
          <w:rFonts w:hint="eastAsia"/>
          <w:sz w:val="20"/>
          <w:szCs w:val="20"/>
          <w:lang w:eastAsia="ko-KR"/>
        </w:rPr>
        <w:t xml:space="preserve"> </w:t>
      </w:r>
      <w:r w:rsidRPr="00857E4A">
        <w:rPr>
          <w:rFonts w:hint="eastAsia"/>
          <w:sz w:val="20"/>
          <w:szCs w:val="20"/>
          <w:lang w:eastAsia="ko-KR"/>
        </w:rPr>
        <w:t>출하승인된</w:t>
      </w:r>
      <w:r w:rsidRPr="00857E4A">
        <w:rPr>
          <w:rFonts w:hint="eastAsia"/>
          <w:sz w:val="20"/>
          <w:szCs w:val="20"/>
          <w:lang w:eastAsia="ko-KR"/>
        </w:rPr>
        <w:t xml:space="preserve"> </w:t>
      </w:r>
      <w:r w:rsidRPr="00857E4A">
        <w:rPr>
          <w:rFonts w:hint="eastAsia"/>
          <w:sz w:val="20"/>
          <w:szCs w:val="20"/>
          <w:lang w:eastAsia="ko-KR"/>
        </w:rPr>
        <w:t>배치</w:t>
      </w:r>
      <w:r w:rsidRPr="00857E4A">
        <w:rPr>
          <w:rFonts w:hint="eastAsia"/>
          <w:sz w:val="20"/>
          <w:szCs w:val="20"/>
          <w:lang w:eastAsia="ko-KR"/>
        </w:rPr>
        <w:t xml:space="preserve"> </w:t>
      </w:r>
      <w:r w:rsidRPr="00857E4A">
        <w:rPr>
          <w:rFonts w:hint="eastAsia"/>
          <w:sz w:val="20"/>
          <w:szCs w:val="20"/>
          <w:lang w:eastAsia="ko-KR"/>
        </w:rPr>
        <w:t>기준으로</w:t>
      </w:r>
      <w:r w:rsidRPr="00857E4A">
        <w:rPr>
          <w:rFonts w:hint="eastAsia"/>
          <w:sz w:val="20"/>
          <w:szCs w:val="20"/>
          <w:lang w:eastAsia="ko-KR"/>
        </w:rPr>
        <w:t xml:space="preserve"> </w:t>
      </w:r>
      <w:r w:rsidRPr="00857E4A">
        <w:rPr>
          <w:rFonts w:hint="eastAsia"/>
          <w:sz w:val="20"/>
          <w:szCs w:val="20"/>
          <w:lang w:eastAsia="ko-KR"/>
        </w:rPr>
        <w:t>작성하되</w:t>
      </w:r>
      <w:r w:rsidRPr="00857E4A">
        <w:rPr>
          <w:rFonts w:hint="eastAsia"/>
          <w:sz w:val="20"/>
          <w:szCs w:val="20"/>
          <w:lang w:eastAsia="ko-KR"/>
        </w:rPr>
        <w:t>,</w:t>
      </w:r>
    </w:p>
    <w:p w14:paraId="21EC4987" w14:textId="77777777" w:rsidR="006D01FC" w:rsidRPr="00857E4A" w:rsidRDefault="006D01FC">
      <w:pPr>
        <w:pStyle w:val="a9"/>
        <w:rPr>
          <w:sz w:val="20"/>
          <w:szCs w:val="20"/>
          <w:lang w:eastAsia="ko-KR"/>
        </w:rPr>
      </w:pPr>
      <w:r w:rsidRPr="00857E4A">
        <w:rPr>
          <w:rFonts w:hint="eastAsia"/>
          <w:sz w:val="20"/>
          <w:szCs w:val="20"/>
          <w:lang w:eastAsia="ko-KR"/>
        </w:rPr>
        <w:t>이전</w:t>
      </w:r>
      <w:r w:rsidRPr="00857E4A">
        <w:rPr>
          <w:rFonts w:hint="eastAsia"/>
          <w:sz w:val="20"/>
          <w:szCs w:val="20"/>
          <w:lang w:eastAsia="ko-KR"/>
        </w:rPr>
        <w:t xml:space="preserve"> </w:t>
      </w:r>
      <w:r w:rsidRPr="00857E4A">
        <w:rPr>
          <w:rFonts w:hint="eastAsia"/>
          <w:sz w:val="20"/>
          <w:szCs w:val="20"/>
          <w:lang w:eastAsia="ko-KR"/>
        </w:rPr>
        <w:t>년도에</w:t>
      </w:r>
      <w:r w:rsidRPr="00857E4A">
        <w:rPr>
          <w:rFonts w:hint="eastAsia"/>
          <w:sz w:val="20"/>
          <w:szCs w:val="20"/>
          <w:lang w:eastAsia="ko-KR"/>
        </w:rPr>
        <w:t xml:space="preserve"> </w:t>
      </w:r>
      <w:r w:rsidRPr="00857E4A">
        <w:rPr>
          <w:rFonts w:hint="eastAsia"/>
          <w:sz w:val="20"/>
          <w:szCs w:val="20"/>
          <w:lang w:eastAsia="ko-KR"/>
        </w:rPr>
        <w:t>제조되었으나</w:t>
      </w:r>
      <w:r w:rsidRPr="00857E4A">
        <w:rPr>
          <w:rFonts w:hint="eastAsia"/>
          <w:sz w:val="20"/>
          <w:szCs w:val="20"/>
          <w:lang w:eastAsia="ko-KR"/>
        </w:rPr>
        <w:t xml:space="preserve"> </w:t>
      </w:r>
      <w:r w:rsidRPr="00857E4A">
        <w:rPr>
          <w:rFonts w:hint="eastAsia"/>
          <w:sz w:val="20"/>
          <w:szCs w:val="20"/>
          <w:lang w:eastAsia="ko-KR"/>
        </w:rPr>
        <w:t>판정되지</w:t>
      </w:r>
      <w:r w:rsidRPr="00857E4A">
        <w:rPr>
          <w:rFonts w:hint="eastAsia"/>
          <w:sz w:val="20"/>
          <w:szCs w:val="20"/>
          <w:lang w:eastAsia="ko-KR"/>
        </w:rPr>
        <w:t xml:space="preserve"> </w:t>
      </w:r>
      <w:r w:rsidRPr="00857E4A">
        <w:rPr>
          <w:rFonts w:hint="eastAsia"/>
          <w:sz w:val="20"/>
          <w:szCs w:val="20"/>
          <w:lang w:eastAsia="ko-KR"/>
        </w:rPr>
        <w:t>않은</w:t>
      </w:r>
      <w:r w:rsidRPr="00857E4A">
        <w:rPr>
          <w:rFonts w:hint="eastAsia"/>
          <w:sz w:val="20"/>
          <w:szCs w:val="20"/>
          <w:lang w:eastAsia="ko-KR"/>
        </w:rPr>
        <w:t xml:space="preserve"> </w:t>
      </w:r>
      <w:r w:rsidRPr="00857E4A">
        <w:rPr>
          <w:rFonts w:hint="eastAsia"/>
          <w:sz w:val="20"/>
          <w:szCs w:val="20"/>
          <w:lang w:eastAsia="ko-KR"/>
        </w:rPr>
        <w:t>배치와</w:t>
      </w:r>
      <w:r w:rsidRPr="00857E4A">
        <w:rPr>
          <w:rFonts w:hint="eastAsia"/>
          <w:sz w:val="20"/>
          <w:szCs w:val="20"/>
          <w:lang w:eastAsia="ko-KR"/>
        </w:rPr>
        <w:t xml:space="preserve"> </w:t>
      </w:r>
      <w:r w:rsidRPr="00857E4A">
        <w:rPr>
          <w:rFonts w:hint="eastAsia"/>
          <w:sz w:val="20"/>
          <w:szCs w:val="20"/>
          <w:lang w:eastAsia="ko-KR"/>
        </w:rPr>
        <w:t>해당년도에</w:t>
      </w:r>
      <w:r w:rsidRPr="00857E4A">
        <w:rPr>
          <w:rFonts w:hint="eastAsia"/>
          <w:sz w:val="20"/>
          <w:szCs w:val="20"/>
          <w:lang w:eastAsia="ko-KR"/>
        </w:rPr>
        <w:t xml:space="preserve"> </w:t>
      </w:r>
      <w:r w:rsidRPr="00857E4A">
        <w:rPr>
          <w:rFonts w:hint="eastAsia"/>
          <w:sz w:val="20"/>
          <w:szCs w:val="20"/>
          <w:lang w:eastAsia="ko-KR"/>
        </w:rPr>
        <w:t>제조되었으나</w:t>
      </w:r>
      <w:r w:rsidRPr="00857E4A">
        <w:rPr>
          <w:rFonts w:hint="eastAsia"/>
          <w:sz w:val="20"/>
          <w:szCs w:val="20"/>
          <w:lang w:eastAsia="ko-KR"/>
        </w:rPr>
        <w:t xml:space="preserve"> </w:t>
      </w:r>
      <w:r w:rsidRPr="00857E4A">
        <w:rPr>
          <w:rFonts w:hint="eastAsia"/>
          <w:sz w:val="20"/>
          <w:szCs w:val="20"/>
          <w:lang w:eastAsia="ko-KR"/>
        </w:rPr>
        <w:t>출하승인되지</w:t>
      </w:r>
      <w:r w:rsidRPr="00857E4A">
        <w:rPr>
          <w:rFonts w:hint="eastAsia"/>
          <w:sz w:val="20"/>
          <w:szCs w:val="20"/>
          <w:lang w:eastAsia="ko-KR"/>
        </w:rPr>
        <w:t xml:space="preserve"> </w:t>
      </w:r>
      <w:r w:rsidRPr="00857E4A">
        <w:rPr>
          <w:rFonts w:hint="eastAsia"/>
          <w:sz w:val="20"/>
          <w:szCs w:val="20"/>
          <w:lang w:eastAsia="ko-KR"/>
        </w:rPr>
        <w:t>않은</w:t>
      </w:r>
      <w:r w:rsidRPr="00857E4A">
        <w:rPr>
          <w:rFonts w:hint="eastAsia"/>
          <w:sz w:val="20"/>
          <w:szCs w:val="20"/>
          <w:lang w:eastAsia="ko-KR"/>
        </w:rPr>
        <w:t xml:space="preserve"> </w:t>
      </w:r>
      <w:r w:rsidRPr="00857E4A">
        <w:rPr>
          <w:rFonts w:hint="eastAsia"/>
          <w:sz w:val="20"/>
          <w:szCs w:val="20"/>
          <w:lang w:eastAsia="ko-KR"/>
        </w:rPr>
        <w:t>배치도</w:t>
      </w:r>
      <w:r w:rsidRPr="00857E4A">
        <w:rPr>
          <w:rFonts w:hint="eastAsia"/>
          <w:sz w:val="20"/>
          <w:szCs w:val="20"/>
          <w:lang w:eastAsia="ko-KR"/>
        </w:rPr>
        <w:t xml:space="preserve"> </w:t>
      </w:r>
      <w:r w:rsidRPr="00857E4A">
        <w:rPr>
          <w:rFonts w:hint="eastAsia"/>
          <w:sz w:val="20"/>
          <w:szCs w:val="20"/>
          <w:lang w:eastAsia="ko-KR"/>
        </w:rPr>
        <w:t>기재한</w:t>
      </w:r>
      <w:r w:rsidRPr="00857E4A">
        <w:rPr>
          <w:rFonts w:hint="eastAsia"/>
          <w:sz w:val="20"/>
          <w:szCs w:val="20"/>
          <w:lang w:eastAsia="ko-KR"/>
        </w:rPr>
        <w:t xml:space="preserve"> </w:t>
      </w:r>
      <w:r w:rsidRPr="00857E4A">
        <w:rPr>
          <w:rFonts w:hint="eastAsia"/>
          <w:sz w:val="20"/>
          <w:szCs w:val="20"/>
          <w:lang w:eastAsia="ko-KR"/>
        </w:rPr>
        <w:t>후</w:t>
      </w:r>
      <w:r w:rsidRPr="00857E4A">
        <w:rPr>
          <w:rFonts w:hint="eastAsia"/>
          <w:sz w:val="20"/>
          <w:szCs w:val="20"/>
          <w:lang w:eastAsia="ko-KR"/>
        </w:rPr>
        <w:t xml:space="preserve"> </w:t>
      </w:r>
      <w:r w:rsidRPr="00857E4A">
        <w:rPr>
          <w:rFonts w:hint="eastAsia"/>
          <w:sz w:val="20"/>
          <w:szCs w:val="20"/>
          <w:lang w:eastAsia="ko-KR"/>
        </w:rPr>
        <w:t>비고란에</w:t>
      </w:r>
      <w:r w:rsidRPr="00857E4A">
        <w:rPr>
          <w:rFonts w:hint="eastAsia"/>
          <w:sz w:val="20"/>
          <w:szCs w:val="20"/>
          <w:lang w:eastAsia="ko-KR"/>
        </w:rPr>
        <w:t xml:space="preserve"> </w:t>
      </w:r>
      <w:r w:rsidRPr="00857E4A">
        <w:rPr>
          <w:sz w:val="20"/>
          <w:szCs w:val="20"/>
          <w:lang w:eastAsia="ko-KR"/>
        </w:rPr>
        <w:t xml:space="preserve">comment </w:t>
      </w:r>
      <w:r w:rsidRPr="00857E4A">
        <w:rPr>
          <w:rFonts w:hint="eastAsia"/>
          <w:sz w:val="20"/>
          <w:szCs w:val="20"/>
          <w:lang w:eastAsia="ko-KR"/>
        </w:rPr>
        <w:t>작성</w:t>
      </w:r>
    </w:p>
    <w:p w14:paraId="00CD73AC" w14:textId="77777777" w:rsidR="006D01FC" w:rsidRPr="00857E4A" w:rsidRDefault="006D01FC">
      <w:pPr>
        <w:pStyle w:val="a9"/>
        <w:rPr>
          <w:sz w:val="20"/>
          <w:szCs w:val="20"/>
          <w:lang w:eastAsia="ko-KR"/>
        </w:rPr>
      </w:pPr>
    </w:p>
    <w:p w14:paraId="64DB46BA" w14:textId="77777777" w:rsidR="006D01FC" w:rsidRPr="00857E4A" w:rsidRDefault="006D01FC">
      <w:pPr>
        <w:pStyle w:val="a9"/>
        <w:rPr>
          <w:color w:val="FF0000"/>
          <w:sz w:val="20"/>
          <w:szCs w:val="20"/>
          <w:lang w:eastAsia="ko-KR"/>
        </w:rPr>
      </w:pPr>
      <w:r w:rsidRPr="00857E4A">
        <w:rPr>
          <w:rFonts w:hint="eastAsia"/>
          <w:color w:val="FF0000"/>
          <w:sz w:val="20"/>
          <w:szCs w:val="20"/>
          <w:lang w:eastAsia="ko-KR"/>
        </w:rPr>
        <w:t>Q</w:t>
      </w:r>
      <w:r w:rsidRPr="00857E4A">
        <w:rPr>
          <w:color w:val="FF0000"/>
          <w:sz w:val="20"/>
          <w:szCs w:val="20"/>
          <w:lang w:eastAsia="ko-KR"/>
        </w:rPr>
        <w:t xml:space="preserve">C </w:t>
      </w:r>
      <w:r w:rsidRPr="00857E4A">
        <w:rPr>
          <w:rFonts w:hint="eastAsia"/>
          <w:color w:val="FF0000"/>
          <w:sz w:val="20"/>
          <w:szCs w:val="20"/>
          <w:lang w:eastAsia="ko-KR"/>
        </w:rPr>
        <w:t>완제품</w:t>
      </w:r>
      <w:r w:rsidRPr="00857E4A">
        <w:rPr>
          <w:rFonts w:hint="eastAsia"/>
          <w:color w:val="FF0000"/>
          <w:sz w:val="20"/>
          <w:szCs w:val="20"/>
          <w:lang w:eastAsia="ko-KR"/>
        </w:rPr>
        <w:t xml:space="preserve"> </w:t>
      </w:r>
      <w:r w:rsidRPr="00857E4A">
        <w:rPr>
          <w:color w:val="FF0000"/>
          <w:sz w:val="20"/>
          <w:szCs w:val="20"/>
          <w:lang w:eastAsia="ko-KR"/>
        </w:rPr>
        <w:t xml:space="preserve">data </w:t>
      </w:r>
      <w:r w:rsidRPr="00857E4A">
        <w:rPr>
          <w:rFonts w:hint="eastAsia"/>
          <w:color w:val="FF0000"/>
          <w:sz w:val="20"/>
          <w:szCs w:val="20"/>
          <w:lang w:eastAsia="ko-KR"/>
        </w:rPr>
        <w:t>분석결과와</w:t>
      </w:r>
      <w:r w:rsidRPr="00857E4A">
        <w:rPr>
          <w:rFonts w:hint="eastAsia"/>
          <w:color w:val="FF0000"/>
          <w:sz w:val="20"/>
          <w:szCs w:val="20"/>
          <w:lang w:eastAsia="ko-KR"/>
        </w:rPr>
        <w:t xml:space="preserve"> </w:t>
      </w:r>
      <w:r w:rsidRPr="00857E4A">
        <w:rPr>
          <w:color w:val="FF0000"/>
          <w:sz w:val="20"/>
          <w:szCs w:val="20"/>
          <w:lang w:eastAsia="ko-KR"/>
        </w:rPr>
        <w:t>align</w:t>
      </w:r>
      <w:r w:rsidRPr="00857E4A">
        <w:rPr>
          <w:rFonts w:hint="eastAsia"/>
          <w:color w:val="FF0000"/>
          <w:sz w:val="20"/>
          <w:szCs w:val="20"/>
          <w:lang w:eastAsia="ko-KR"/>
        </w:rPr>
        <w:t>되어야</w:t>
      </w:r>
      <w:r w:rsidRPr="00857E4A">
        <w:rPr>
          <w:rFonts w:hint="eastAsia"/>
          <w:color w:val="FF0000"/>
          <w:sz w:val="20"/>
          <w:szCs w:val="20"/>
          <w:lang w:eastAsia="ko-KR"/>
        </w:rPr>
        <w:t xml:space="preserve"> </w:t>
      </w:r>
      <w:r w:rsidRPr="00857E4A">
        <w:rPr>
          <w:rFonts w:hint="eastAsia"/>
          <w:color w:val="FF0000"/>
          <w:sz w:val="20"/>
          <w:szCs w:val="20"/>
          <w:lang w:eastAsia="ko-KR"/>
        </w:rPr>
        <w:t>함</w:t>
      </w:r>
      <w:r w:rsidRPr="00857E4A">
        <w:rPr>
          <w:rFonts w:hint="eastAsia"/>
          <w:color w:val="FF0000"/>
          <w:sz w:val="20"/>
          <w:szCs w:val="20"/>
          <w:lang w:eastAsia="ko-KR"/>
        </w:rPr>
        <w:t>.</w:t>
      </w:r>
    </w:p>
    <w:p w14:paraId="4B354515" w14:textId="77777777" w:rsidR="006D01FC" w:rsidRPr="00857E4A" w:rsidRDefault="006D01FC">
      <w:pPr>
        <w:pStyle w:val="a9"/>
        <w:rPr>
          <w:sz w:val="20"/>
          <w:szCs w:val="20"/>
          <w:lang w:eastAsia="ko-KR"/>
        </w:rPr>
      </w:pPr>
      <w:r w:rsidRPr="00857E4A">
        <w:rPr>
          <w:rFonts w:hint="eastAsia"/>
          <w:color w:val="FF0000"/>
          <w:sz w:val="20"/>
          <w:szCs w:val="20"/>
          <w:lang w:eastAsia="ko-KR"/>
        </w:rPr>
        <w:t>만약</w:t>
      </w:r>
      <w:r w:rsidRPr="00857E4A">
        <w:rPr>
          <w:rFonts w:hint="eastAsia"/>
          <w:color w:val="FF0000"/>
          <w:sz w:val="20"/>
          <w:szCs w:val="20"/>
          <w:lang w:eastAsia="ko-KR"/>
        </w:rPr>
        <w:t xml:space="preserve"> </w:t>
      </w:r>
      <w:r w:rsidRPr="00857E4A">
        <w:rPr>
          <w:color w:val="FF0000"/>
          <w:sz w:val="20"/>
          <w:szCs w:val="20"/>
          <w:lang w:eastAsia="ko-KR"/>
        </w:rPr>
        <w:t>2018 PPQR</w:t>
      </w:r>
      <w:r w:rsidRPr="00857E4A">
        <w:rPr>
          <w:rFonts w:hint="eastAsia"/>
          <w:color w:val="FF0000"/>
          <w:sz w:val="20"/>
          <w:szCs w:val="20"/>
          <w:lang w:eastAsia="ko-KR"/>
        </w:rPr>
        <w:t>에서</w:t>
      </w:r>
      <w:r w:rsidRPr="00857E4A">
        <w:rPr>
          <w:rFonts w:hint="eastAsia"/>
          <w:color w:val="FF0000"/>
          <w:sz w:val="20"/>
          <w:szCs w:val="20"/>
          <w:lang w:eastAsia="ko-KR"/>
        </w:rPr>
        <w:t xml:space="preserve"> X015</w:t>
      </w:r>
      <w:r w:rsidRPr="00857E4A">
        <w:rPr>
          <w:rFonts w:hint="eastAsia"/>
          <w:color w:val="FF0000"/>
          <w:sz w:val="20"/>
          <w:szCs w:val="20"/>
          <w:lang w:eastAsia="ko-KR"/>
        </w:rPr>
        <w:t>배치</w:t>
      </w:r>
      <w:r w:rsidRPr="00857E4A">
        <w:rPr>
          <w:rFonts w:hint="eastAsia"/>
          <w:color w:val="FF0000"/>
          <w:sz w:val="20"/>
          <w:szCs w:val="20"/>
          <w:lang w:eastAsia="ko-KR"/>
        </w:rPr>
        <w:t xml:space="preserve"> QC</w:t>
      </w:r>
      <w:r w:rsidRPr="00857E4A">
        <w:rPr>
          <w:color w:val="FF0000"/>
          <w:sz w:val="20"/>
          <w:szCs w:val="20"/>
          <w:lang w:eastAsia="ko-KR"/>
        </w:rPr>
        <w:t xml:space="preserve"> </w:t>
      </w:r>
      <w:r w:rsidRPr="00857E4A">
        <w:rPr>
          <w:rFonts w:hint="eastAsia"/>
          <w:color w:val="FF0000"/>
          <w:sz w:val="20"/>
          <w:szCs w:val="20"/>
          <w:lang w:eastAsia="ko-KR"/>
        </w:rPr>
        <w:t>데이터분석이</w:t>
      </w:r>
      <w:r w:rsidRPr="00857E4A">
        <w:rPr>
          <w:rFonts w:hint="eastAsia"/>
          <w:color w:val="FF0000"/>
          <w:sz w:val="20"/>
          <w:szCs w:val="20"/>
          <w:lang w:eastAsia="ko-KR"/>
        </w:rPr>
        <w:t xml:space="preserve"> </w:t>
      </w:r>
      <w:r w:rsidRPr="00857E4A">
        <w:rPr>
          <w:rFonts w:hint="eastAsia"/>
          <w:color w:val="FF0000"/>
          <w:sz w:val="20"/>
          <w:szCs w:val="20"/>
          <w:lang w:eastAsia="ko-KR"/>
        </w:rPr>
        <w:t>빠져</w:t>
      </w:r>
      <w:r w:rsidRPr="00857E4A">
        <w:rPr>
          <w:rFonts w:hint="eastAsia"/>
          <w:color w:val="FF0000"/>
          <w:sz w:val="20"/>
          <w:szCs w:val="20"/>
          <w:lang w:eastAsia="ko-KR"/>
        </w:rPr>
        <w:t xml:space="preserve"> </w:t>
      </w:r>
      <w:r w:rsidRPr="00857E4A">
        <w:rPr>
          <w:rFonts w:hint="eastAsia"/>
          <w:color w:val="FF0000"/>
          <w:sz w:val="20"/>
          <w:szCs w:val="20"/>
          <w:lang w:eastAsia="ko-KR"/>
        </w:rPr>
        <w:t>있었다면</w:t>
      </w:r>
      <w:r w:rsidRPr="00857E4A">
        <w:rPr>
          <w:rFonts w:hint="eastAsia"/>
          <w:color w:val="FF0000"/>
          <w:sz w:val="20"/>
          <w:szCs w:val="20"/>
          <w:lang w:eastAsia="ko-KR"/>
        </w:rPr>
        <w:t xml:space="preserve"> </w:t>
      </w:r>
      <w:r w:rsidRPr="00857E4A">
        <w:rPr>
          <w:rFonts w:hint="eastAsia"/>
          <w:color w:val="FF0000"/>
          <w:sz w:val="20"/>
          <w:szCs w:val="20"/>
          <w:lang w:eastAsia="ko-KR"/>
        </w:rPr>
        <w:t>다음해에</w:t>
      </w:r>
      <w:r w:rsidRPr="00857E4A">
        <w:rPr>
          <w:rFonts w:hint="eastAsia"/>
          <w:color w:val="FF0000"/>
          <w:sz w:val="20"/>
          <w:szCs w:val="20"/>
          <w:lang w:eastAsia="ko-KR"/>
        </w:rPr>
        <w:t xml:space="preserve"> </w:t>
      </w:r>
      <w:r w:rsidRPr="00857E4A">
        <w:rPr>
          <w:rFonts w:hint="eastAsia"/>
          <w:color w:val="FF0000"/>
          <w:sz w:val="20"/>
          <w:szCs w:val="20"/>
          <w:lang w:eastAsia="ko-KR"/>
        </w:rPr>
        <w:t>반드시</w:t>
      </w:r>
      <w:r w:rsidRPr="00857E4A">
        <w:rPr>
          <w:rFonts w:hint="eastAsia"/>
          <w:color w:val="FF0000"/>
          <w:sz w:val="20"/>
          <w:szCs w:val="20"/>
          <w:lang w:eastAsia="ko-KR"/>
        </w:rPr>
        <w:t xml:space="preserve"> </w:t>
      </w:r>
      <w:r w:rsidRPr="00857E4A">
        <w:rPr>
          <w:rFonts w:hint="eastAsia"/>
          <w:color w:val="FF0000"/>
          <w:sz w:val="20"/>
          <w:szCs w:val="20"/>
          <w:lang w:eastAsia="ko-KR"/>
        </w:rPr>
        <w:t>포함되었는지</w:t>
      </w:r>
      <w:r w:rsidRPr="00857E4A">
        <w:rPr>
          <w:rFonts w:hint="eastAsia"/>
          <w:color w:val="FF0000"/>
          <w:sz w:val="20"/>
          <w:szCs w:val="20"/>
          <w:lang w:eastAsia="ko-KR"/>
        </w:rPr>
        <w:t xml:space="preserve"> </w:t>
      </w:r>
      <w:r w:rsidRPr="00857E4A">
        <w:rPr>
          <w:rFonts w:hint="eastAsia"/>
          <w:color w:val="FF0000"/>
          <w:sz w:val="20"/>
          <w:szCs w:val="20"/>
          <w:lang w:eastAsia="ko-KR"/>
        </w:rPr>
        <w:t>확인할</w:t>
      </w:r>
      <w:r w:rsidRPr="00857E4A">
        <w:rPr>
          <w:rFonts w:hint="eastAsia"/>
          <w:color w:val="FF0000"/>
          <w:sz w:val="20"/>
          <w:szCs w:val="20"/>
          <w:lang w:eastAsia="ko-KR"/>
        </w:rPr>
        <w:t xml:space="preserve"> </w:t>
      </w:r>
      <w:r w:rsidRPr="00857E4A">
        <w:rPr>
          <w:rFonts w:hint="eastAsia"/>
          <w:color w:val="FF0000"/>
          <w:sz w:val="20"/>
          <w:szCs w:val="20"/>
          <w:lang w:eastAsia="ko-KR"/>
        </w:rPr>
        <w:t>것</w:t>
      </w:r>
      <w:r w:rsidRPr="00857E4A">
        <w:rPr>
          <w:rFonts w:hint="eastAsia"/>
          <w:color w:val="FF0000"/>
          <w:sz w:val="20"/>
          <w:szCs w:val="20"/>
          <w:lang w:eastAsia="ko-KR"/>
        </w:rPr>
        <w:t>.</w:t>
      </w:r>
    </w:p>
  </w:comment>
  <w:comment w:id="17" w:author="박수민 [2]" w:date="2024-01-24T17:15:00Z" w:initials="수박">
    <w:p w14:paraId="648E81BA" w14:textId="5BE3F897" w:rsidR="009E100D" w:rsidRDefault="009E100D">
      <w:pPr>
        <w:pStyle w:val="a9"/>
        <w:rPr>
          <w:lang w:eastAsia="ko-KR"/>
        </w:rPr>
      </w:pPr>
      <w:r>
        <w:rPr>
          <w:rStyle w:val="a8"/>
        </w:rPr>
        <w:annotationRef/>
      </w:r>
      <w:r>
        <w:rPr>
          <w:lang w:eastAsia="ko-KR"/>
        </w:rPr>
        <w:t>Sublot</w:t>
      </w:r>
      <w:r>
        <w:rPr>
          <w:rFonts w:hint="eastAsia"/>
          <w:lang w:eastAsia="ko-KR"/>
        </w:rPr>
        <w:t>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한배치로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넘버링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</w:t>
      </w:r>
    </w:p>
  </w:comment>
  <w:comment w:id="18" w:author="박수민" w:date="2021-03-20T14:58:00Z" w:initials="박">
    <w:p w14:paraId="55A81111" w14:textId="77777777" w:rsidR="006D01FC" w:rsidRPr="00857E4A" w:rsidRDefault="006D01FC">
      <w:pPr>
        <w:pStyle w:val="a9"/>
        <w:rPr>
          <w:lang w:eastAsia="ko-KR"/>
        </w:rPr>
      </w:pPr>
      <w:r>
        <w:rPr>
          <w:rStyle w:val="a8"/>
        </w:rPr>
        <w:annotationRef/>
      </w:r>
      <w:r w:rsidRPr="00857E4A">
        <w:rPr>
          <w:rFonts w:hint="eastAsia"/>
          <w:sz w:val="20"/>
          <w:szCs w:val="20"/>
          <w:lang w:eastAsia="ko-KR"/>
        </w:rPr>
        <w:t>비고란에</w:t>
      </w:r>
      <w:r w:rsidRPr="00857E4A">
        <w:rPr>
          <w:rFonts w:hint="eastAsia"/>
          <w:sz w:val="20"/>
          <w:szCs w:val="20"/>
          <w:lang w:eastAsia="ko-KR"/>
        </w:rPr>
        <w:t xml:space="preserve"> PV </w:t>
      </w:r>
      <w:r w:rsidRPr="00857E4A">
        <w:rPr>
          <w:rFonts w:hint="eastAsia"/>
          <w:sz w:val="20"/>
          <w:szCs w:val="20"/>
          <w:lang w:eastAsia="ko-KR"/>
        </w:rPr>
        <w:t>정보</w:t>
      </w:r>
      <w:r w:rsidRPr="00857E4A">
        <w:rPr>
          <w:rFonts w:hint="eastAsia"/>
          <w:sz w:val="20"/>
          <w:szCs w:val="20"/>
          <w:lang w:eastAsia="ko-KR"/>
        </w:rPr>
        <w:t xml:space="preserve">, </w:t>
      </w:r>
      <w:r w:rsidRPr="00857E4A">
        <w:rPr>
          <w:rFonts w:hint="eastAsia"/>
          <w:sz w:val="20"/>
          <w:szCs w:val="20"/>
          <w:lang w:eastAsia="ko-KR"/>
        </w:rPr>
        <w:t>시판</w:t>
      </w:r>
      <w:r w:rsidRPr="00857E4A">
        <w:rPr>
          <w:rFonts w:hint="eastAsia"/>
          <w:sz w:val="20"/>
          <w:szCs w:val="20"/>
          <w:lang w:eastAsia="ko-KR"/>
        </w:rPr>
        <w:t xml:space="preserve"> </w:t>
      </w:r>
      <w:r w:rsidRPr="00857E4A">
        <w:rPr>
          <w:rFonts w:hint="eastAsia"/>
          <w:sz w:val="20"/>
          <w:szCs w:val="20"/>
          <w:lang w:eastAsia="ko-KR"/>
        </w:rPr>
        <w:t>후</w:t>
      </w:r>
      <w:r w:rsidRPr="00857E4A">
        <w:rPr>
          <w:rFonts w:hint="eastAsia"/>
          <w:sz w:val="20"/>
          <w:szCs w:val="20"/>
          <w:lang w:eastAsia="ko-KR"/>
        </w:rPr>
        <w:t xml:space="preserve"> </w:t>
      </w:r>
      <w:r w:rsidRPr="00857E4A">
        <w:rPr>
          <w:rFonts w:hint="eastAsia"/>
          <w:sz w:val="20"/>
          <w:szCs w:val="20"/>
          <w:lang w:eastAsia="ko-KR"/>
        </w:rPr>
        <w:t>안정성</w:t>
      </w:r>
      <w:r w:rsidRPr="00857E4A">
        <w:rPr>
          <w:rFonts w:hint="eastAsia"/>
          <w:sz w:val="20"/>
          <w:szCs w:val="20"/>
          <w:lang w:eastAsia="ko-KR"/>
        </w:rPr>
        <w:t xml:space="preserve"> </w:t>
      </w:r>
      <w:r w:rsidRPr="00857E4A">
        <w:rPr>
          <w:rFonts w:hint="eastAsia"/>
          <w:sz w:val="20"/>
          <w:szCs w:val="20"/>
          <w:lang w:eastAsia="ko-KR"/>
        </w:rPr>
        <w:t>검채</w:t>
      </w:r>
      <w:r w:rsidRPr="00857E4A">
        <w:rPr>
          <w:rFonts w:hint="eastAsia"/>
          <w:sz w:val="20"/>
          <w:szCs w:val="20"/>
          <w:lang w:eastAsia="ko-KR"/>
        </w:rPr>
        <w:t xml:space="preserve"> </w:t>
      </w:r>
      <w:r w:rsidRPr="00857E4A">
        <w:rPr>
          <w:rFonts w:hint="eastAsia"/>
          <w:sz w:val="20"/>
          <w:szCs w:val="20"/>
          <w:lang w:eastAsia="ko-KR"/>
        </w:rPr>
        <w:t>채취한</w:t>
      </w:r>
      <w:r w:rsidRPr="00857E4A">
        <w:rPr>
          <w:rFonts w:hint="eastAsia"/>
          <w:sz w:val="20"/>
          <w:szCs w:val="20"/>
          <w:lang w:eastAsia="ko-KR"/>
        </w:rPr>
        <w:t xml:space="preserve"> </w:t>
      </w:r>
      <w:r w:rsidRPr="00857E4A">
        <w:rPr>
          <w:rFonts w:hint="eastAsia"/>
          <w:sz w:val="20"/>
          <w:szCs w:val="20"/>
          <w:lang w:eastAsia="ko-KR"/>
        </w:rPr>
        <w:t>배치정보</w:t>
      </w:r>
      <w:r w:rsidRPr="00857E4A">
        <w:rPr>
          <w:rFonts w:hint="eastAsia"/>
          <w:sz w:val="20"/>
          <w:szCs w:val="20"/>
          <w:lang w:eastAsia="ko-KR"/>
        </w:rPr>
        <w:t xml:space="preserve"> </w:t>
      </w:r>
      <w:r w:rsidRPr="00857E4A">
        <w:rPr>
          <w:rFonts w:hint="eastAsia"/>
          <w:sz w:val="20"/>
          <w:szCs w:val="20"/>
          <w:lang w:eastAsia="ko-KR"/>
        </w:rPr>
        <w:t>반드시</w:t>
      </w:r>
      <w:r w:rsidRPr="00857E4A">
        <w:rPr>
          <w:rFonts w:hint="eastAsia"/>
          <w:sz w:val="20"/>
          <w:szCs w:val="20"/>
          <w:lang w:eastAsia="ko-KR"/>
        </w:rPr>
        <w:t xml:space="preserve"> </w:t>
      </w:r>
      <w:r w:rsidRPr="00857E4A">
        <w:rPr>
          <w:rFonts w:hint="eastAsia"/>
          <w:sz w:val="20"/>
          <w:szCs w:val="20"/>
          <w:lang w:eastAsia="ko-KR"/>
        </w:rPr>
        <w:t>포함</w:t>
      </w:r>
      <w:r w:rsidRPr="00857E4A">
        <w:rPr>
          <w:rFonts w:hint="eastAsia"/>
          <w:sz w:val="20"/>
          <w:szCs w:val="20"/>
          <w:lang w:eastAsia="ko-KR"/>
        </w:rPr>
        <w:t>.</w:t>
      </w:r>
    </w:p>
  </w:comment>
  <w:comment w:id="19" w:author="박수민" w:date="2021-03-20T15:05:00Z" w:initials="박">
    <w:p w14:paraId="2BA39C3C" w14:textId="77777777" w:rsidR="006D01FC" w:rsidRPr="00D31BD9" w:rsidRDefault="006D01FC">
      <w:pPr>
        <w:pStyle w:val="a9"/>
        <w:rPr>
          <w:lang w:eastAsia="ko-KR"/>
        </w:rPr>
      </w:pPr>
      <w:r>
        <w:rPr>
          <w:rStyle w:val="a8"/>
        </w:rPr>
        <w:annotationRef/>
      </w:r>
      <w:r>
        <w:rPr>
          <w:rFonts w:hint="eastAsia"/>
          <w:lang w:eastAsia="ko-KR"/>
        </w:rPr>
        <w:t>평가시점에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이미</w:t>
      </w:r>
      <w:r>
        <w:rPr>
          <w:rFonts w:hint="eastAsia"/>
          <w:lang w:eastAsia="ko-KR"/>
        </w:rPr>
        <w:t xml:space="preserve"> QC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data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나와서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QC </w:t>
      </w:r>
      <w:r>
        <w:rPr>
          <w:rFonts w:hint="eastAsia"/>
          <w:lang w:eastAsia="ko-KR"/>
        </w:rPr>
        <w:t>data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분석에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포함된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배치라면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해당년도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PPQR</w:t>
      </w:r>
      <w:r>
        <w:rPr>
          <w:rFonts w:hint="eastAsia"/>
          <w:lang w:eastAsia="ko-KR"/>
        </w:rPr>
        <w:t>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평가하고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QC </w:t>
      </w:r>
      <w:r>
        <w:rPr>
          <w:rFonts w:hint="eastAsia"/>
          <w:lang w:eastAsia="ko-KR"/>
        </w:rPr>
        <w:t>data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포함되어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않다면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다음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PPQR</w:t>
      </w:r>
      <w:r>
        <w:rPr>
          <w:rFonts w:hint="eastAsia"/>
          <w:lang w:eastAsia="ko-KR"/>
        </w:rPr>
        <w:t>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평가할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예정이라는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추가필요</w:t>
      </w:r>
    </w:p>
  </w:comment>
  <w:comment w:id="21" w:author="박수민" w:date="2021-03-20T15:20:00Z" w:initials="박">
    <w:p w14:paraId="31D2CA84" w14:textId="57567D64" w:rsidR="006D01FC" w:rsidRDefault="006D01FC">
      <w:pPr>
        <w:pStyle w:val="a9"/>
        <w:rPr>
          <w:lang w:eastAsia="ko-KR"/>
        </w:rPr>
      </w:pPr>
      <w:r>
        <w:rPr>
          <w:rStyle w:val="a8"/>
        </w:rPr>
        <w:annotationRef/>
      </w:r>
      <w:r>
        <w:rPr>
          <w:rFonts w:hint="eastAsia"/>
          <w:lang w:eastAsia="ko-KR"/>
        </w:rPr>
        <w:t>해당년도에</w:t>
      </w:r>
      <w:r w:rsidR="002D0FD4">
        <w:rPr>
          <w:rFonts w:hint="eastAsia"/>
          <w:lang w:eastAsia="ko-KR"/>
        </w:rPr>
        <w:t>C</w:t>
      </w:r>
      <w:r>
        <w:rPr>
          <w:rFonts w:hint="eastAsia"/>
          <w:lang w:eastAsia="ko-KR"/>
        </w:rPr>
        <w:t>P</w:t>
      </w:r>
      <w:r>
        <w:rPr>
          <w:lang w:eastAsia="ko-KR"/>
        </w:rPr>
        <w:t xml:space="preserve">V </w:t>
      </w:r>
      <w:r>
        <w:rPr>
          <w:rFonts w:hint="eastAsia"/>
          <w:lang w:eastAsia="ko-KR"/>
        </w:rPr>
        <w:t>진행되었을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</w:p>
  </w:comment>
  <w:comment w:id="22" w:author="박수민" w:date="2021-03-20T15:20:00Z" w:initials="박">
    <w:p w14:paraId="2363C20D" w14:textId="54FB2FE0" w:rsidR="006D01FC" w:rsidRDefault="006D01FC">
      <w:pPr>
        <w:pStyle w:val="a9"/>
        <w:rPr>
          <w:lang w:eastAsia="ko-KR"/>
        </w:rPr>
      </w:pPr>
      <w:r>
        <w:rPr>
          <w:rStyle w:val="a8"/>
        </w:rPr>
        <w:annotationRef/>
      </w:r>
      <w:r w:rsidR="002D0FD4">
        <w:rPr>
          <w:rFonts w:hint="eastAsia"/>
          <w:lang w:eastAsia="ko-KR"/>
        </w:rPr>
        <w:t>CPV</w:t>
      </w:r>
      <w:r w:rsidR="00004012">
        <w:rPr>
          <w:rFonts w:hint="eastAsia"/>
          <w:lang w:eastAsia="ko-KR"/>
        </w:rPr>
        <w:t>적용되지</w:t>
      </w:r>
      <w:r w:rsidR="00004012">
        <w:rPr>
          <w:rFonts w:hint="eastAsia"/>
          <w:lang w:eastAsia="ko-KR"/>
        </w:rPr>
        <w:t xml:space="preserve"> </w:t>
      </w:r>
      <w:r w:rsidR="00004012">
        <w:rPr>
          <w:rFonts w:hint="eastAsia"/>
          <w:lang w:eastAsia="ko-KR"/>
        </w:rPr>
        <w:t>않고</w:t>
      </w:r>
      <w:r w:rsidR="00004012">
        <w:rPr>
          <w:rFonts w:hint="eastAsia"/>
          <w:lang w:eastAsia="ko-KR"/>
        </w:rPr>
        <w:t xml:space="preserve"> PV</w:t>
      </w:r>
      <w:r w:rsidR="00004012">
        <w:rPr>
          <w:rFonts w:hint="eastAsia"/>
          <w:lang w:eastAsia="ko-KR"/>
        </w:rPr>
        <w:t>만</w:t>
      </w:r>
      <w:r w:rsidR="00004012">
        <w:rPr>
          <w:rFonts w:hint="eastAsia"/>
          <w:lang w:eastAsia="ko-KR"/>
        </w:rPr>
        <w:t xml:space="preserve"> </w:t>
      </w:r>
      <w:r w:rsidR="00004012">
        <w:rPr>
          <w:rFonts w:hint="eastAsia"/>
          <w:lang w:eastAsia="ko-KR"/>
        </w:rPr>
        <w:t>진행된</w:t>
      </w:r>
      <w:r w:rsidR="00004012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</w:p>
  </w:comment>
  <w:comment w:id="23" w:author="박수민 [2]" w:date="2025-04-03T22:43:00Z" w:initials="수박">
    <w:p w14:paraId="0A136D82" w14:textId="779E497E" w:rsidR="00004012" w:rsidRDefault="00004012">
      <w:pPr>
        <w:pStyle w:val="a9"/>
        <w:rPr>
          <w:rFonts w:hint="eastAsia"/>
          <w:lang w:eastAsia="ko-KR"/>
        </w:rPr>
      </w:pPr>
      <w:r>
        <w:rPr>
          <w:rStyle w:val="a8"/>
        </w:rPr>
        <w:annotationRef/>
      </w:r>
      <w:r>
        <w:rPr>
          <w:rFonts w:hint="eastAsia"/>
          <w:lang w:eastAsia="ko-KR"/>
        </w:rPr>
        <w:t>CPV</w:t>
      </w:r>
      <w:r>
        <w:rPr>
          <w:rFonts w:hint="eastAsia"/>
          <w:lang w:eastAsia="ko-KR"/>
        </w:rPr>
        <w:t>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차기평가예정일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작성란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삭제</w:t>
      </w:r>
    </w:p>
  </w:comment>
  <w:comment w:id="24" w:author="박수민" w:date="2021-03-20T15:24:00Z" w:initials="박">
    <w:p w14:paraId="103B0782" w14:textId="4A7615E0" w:rsidR="006D01FC" w:rsidRPr="00050EF8" w:rsidRDefault="006D01FC">
      <w:pPr>
        <w:pStyle w:val="a9"/>
        <w:rPr>
          <w:lang w:eastAsia="ko-KR"/>
        </w:rPr>
      </w:pPr>
      <w:r>
        <w:rPr>
          <w:rStyle w:val="a8"/>
        </w:rPr>
        <w:annotationRef/>
      </w:r>
      <w:r w:rsidRPr="00050EF8">
        <w:rPr>
          <w:rFonts w:hint="eastAsia"/>
          <w:lang w:eastAsia="ko-KR"/>
        </w:rPr>
        <w:t>장비</w:t>
      </w:r>
      <w:r w:rsidRPr="00050EF8">
        <w:rPr>
          <w:rFonts w:hint="eastAsia"/>
          <w:lang w:eastAsia="ko-KR"/>
        </w:rPr>
        <w:t xml:space="preserve"> </w:t>
      </w:r>
      <w:r w:rsidRPr="00050EF8">
        <w:rPr>
          <w:rFonts w:hint="eastAsia"/>
          <w:lang w:eastAsia="ko-KR"/>
        </w:rPr>
        <w:t>적격성</w:t>
      </w:r>
      <w:r w:rsidRPr="00050EF8">
        <w:rPr>
          <w:rFonts w:hint="eastAsia"/>
          <w:lang w:eastAsia="ko-KR"/>
        </w:rPr>
        <w:t xml:space="preserve"> </w:t>
      </w:r>
      <w:r w:rsidRPr="00050EF8">
        <w:rPr>
          <w:rFonts w:hint="eastAsia"/>
          <w:lang w:eastAsia="ko-KR"/>
        </w:rPr>
        <w:t>평가의</w:t>
      </w:r>
      <w:r w:rsidRPr="00050EF8">
        <w:rPr>
          <w:rFonts w:hint="eastAsia"/>
          <w:lang w:eastAsia="ko-KR"/>
        </w:rPr>
        <w:t xml:space="preserve"> </w:t>
      </w:r>
      <w:r w:rsidRPr="00050EF8">
        <w:rPr>
          <w:rFonts w:hint="eastAsia"/>
          <w:lang w:eastAsia="ko-KR"/>
        </w:rPr>
        <w:t>문서번호는</w:t>
      </w:r>
      <w:r w:rsidRPr="00050EF8">
        <w:rPr>
          <w:rFonts w:hint="eastAsia"/>
          <w:lang w:eastAsia="ko-KR"/>
        </w:rPr>
        <w:t xml:space="preserve"> PQ</w:t>
      </w:r>
      <w:r w:rsidRPr="00050EF8">
        <w:rPr>
          <w:rFonts w:hint="eastAsia"/>
          <w:lang w:eastAsia="ko-KR"/>
        </w:rPr>
        <w:t>까지</w:t>
      </w:r>
      <w:r w:rsidRPr="00050EF8">
        <w:rPr>
          <w:rFonts w:hint="eastAsia"/>
          <w:lang w:eastAsia="ko-KR"/>
        </w:rPr>
        <w:t xml:space="preserve"> </w:t>
      </w:r>
      <w:r w:rsidRPr="00050EF8">
        <w:rPr>
          <w:rFonts w:hint="eastAsia"/>
          <w:lang w:eastAsia="ko-KR"/>
        </w:rPr>
        <w:t>완료된</w:t>
      </w:r>
      <w:r w:rsidRPr="00050EF8">
        <w:rPr>
          <w:rFonts w:hint="eastAsia"/>
          <w:lang w:eastAsia="ko-KR"/>
        </w:rPr>
        <w:t xml:space="preserve"> </w:t>
      </w:r>
      <w:r w:rsidRPr="00050EF8">
        <w:rPr>
          <w:rFonts w:hint="eastAsia"/>
          <w:lang w:eastAsia="ko-KR"/>
        </w:rPr>
        <w:t>경우</w:t>
      </w:r>
      <w:r w:rsidRPr="00050EF8">
        <w:rPr>
          <w:rFonts w:hint="eastAsia"/>
          <w:lang w:eastAsia="ko-KR"/>
        </w:rPr>
        <w:t xml:space="preserve"> PQ</w:t>
      </w:r>
      <w:r w:rsidRPr="00050EF8">
        <w:rPr>
          <w:rFonts w:hint="eastAsia"/>
          <w:lang w:eastAsia="ko-KR"/>
        </w:rPr>
        <w:t>문서번호</w:t>
      </w:r>
      <w:r w:rsidRPr="00050EF8">
        <w:rPr>
          <w:rFonts w:hint="eastAsia"/>
          <w:lang w:eastAsia="ko-KR"/>
        </w:rPr>
        <w:t xml:space="preserve"> </w:t>
      </w:r>
      <w:r w:rsidRPr="00050EF8">
        <w:rPr>
          <w:rFonts w:hint="eastAsia"/>
          <w:lang w:eastAsia="ko-KR"/>
        </w:rPr>
        <w:t>작성</w:t>
      </w:r>
      <w:r w:rsidRPr="00050EF8">
        <w:rPr>
          <w:rFonts w:hint="eastAsia"/>
          <w:lang w:eastAsia="ko-KR"/>
        </w:rPr>
        <w:t>.</w:t>
      </w:r>
      <w:r w:rsidRPr="00050EF8">
        <w:rPr>
          <w:lang w:eastAsia="ko-KR"/>
        </w:rPr>
        <w:t xml:space="preserve"> </w:t>
      </w:r>
      <w:r w:rsidRPr="00050EF8">
        <w:rPr>
          <w:rFonts w:hint="eastAsia"/>
          <w:lang w:eastAsia="ko-KR"/>
        </w:rPr>
        <w:t>만약</w:t>
      </w:r>
      <w:r w:rsidRPr="00050EF8">
        <w:rPr>
          <w:rFonts w:hint="eastAsia"/>
          <w:lang w:eastAsia="ko-KR"/>
        </w:rPr>
        <w:t>,</w:t>
      </w:r>
      <w:r w:rsidRPr="00050EF8">
        <w:rPr>
          <w:lang w:eastAsia="ko-KR"/>
        </w:rPr>
        <w:t xml:space="preserve"> PQ</w:t>
      </w:r>
      <w:r w:rsidRPr="00050EF8">
        <w:rPr>
          <w:rFonts w:hint="eastAsia"/>
          <w:lang w:eastAsia="ko-KR"/>
        </w:rPr>
        <w:t>가</w:t>
      </w:r>
      <w:r w:rsidRPr="00050EF8">
        <w:rPr>
          <w:rFonts w:hint="eastAsia"/>
          <w:lang w:eastAsia="ko-KR"/>
        </w:rPr>
        <w:t xml:space="preserve"> </w:t>
      </w:r>
      <w:r w:rsidRPr="00050EF8">
        <w:rPr>
          <w:rFonts w:hint="eastAsia"/>
          <w:lang w:eastAsia="ko-KR"/>
        </w:rPr>
        <w:t>아닌</w:t>
      </w:r>
      <w:r w:rsidRPr="00050EF8">
        <w:rPr>
          <w:rFonts w:hint="eastAsia"/>
          <w:lang w:eastAsia="ko-KR"/>
        </w:rPr>
        <w:t xml:space="preserve"> </w:t>
      </w:r>
      <w:r w:rsidRPr="00050EF8">
        <w:rPr>
          <w:lang w:eastAsia="ko-KR"/>
        </w:rPr>
        <w:t xml:space="preserve">IOPQ, OQP etc. </w:t>
      </w:r>
      <w:r w:rsidRPr="00050EF8">
        <w:rPr>
          <w:rFonts w:hint="eastAsia"/>
          <w:lang w:eastAsia="ko-KR"/>
        </w:rPr>
        <w:t>일</w:t>
      </w:r>
      <w:r w:rsidRPr="00050EF8">
        <w:rPr>
          <w:rFonts w:hint="eastAsia"/>
          <w:lang w:eastAsia="ko-KR"/>
        </w:rPr>
        <w:t xml:space="preserve"> </w:t>
      </w:r>
      <w:r w:rsidRPr="00050EF8">
        <w:rPr>
          <w:rFonts w:hint="eastAsia"/>
          <w:lang w:eastAsia="ko-KR"/>
        </w:rPr>
        <w:t>경우</w:t>
      </w:r>
      <w:r w:rsidRPr="00050EF8">
        <w:rPr>
          <w:rFonts w:hint="eastAsia"/>
          <w:lang w:eastAsia="ko-KR"/>
        </w:rPr>
        <w:t xml:space="preserve"> </w:t>
      </w:r>
      <w:r w:rsidRPr="00050EF8">
        <w:rPr>
          <w:rFonts w:hint="eastAsia"/>
          <w:lang w:eastAsia="ko-KR"/>
        </w:rPr>
        <w:t>가장</w:t>
      </w:r>
      <w:r w:rsidRPr="00050EF8">
        <w:rPr>
          <w:rFonts w:hint="eastAsia"/>
          <w:lang w:eastAsia="ko-KR"/>
        </w:rPr>
        <w:t xml:space="preserve"> </w:t>
      </w:r>
      <w:r w:rsidRPr="00050EF8">
        <w:rPr>
          <w:rFonts w:hint="eastAsia"/>
          <w:lang w:eastAsia="ko-KR"/>
        </w:rPr>
        <w:t>최신에</w:t>
      </w:r>
      <w:r w:rsidRPr="00050EF8">
        <w:rPr>
          <w:rFonts w:hint="eastAsia"/>
          <w:lang w:eastAsia="ko-KR"/>
        </w:rPr>
        <w:t xml:space="preserve"> </w:t>
      </w:r>
      <w:r w:rsidRPr="00050EF8">
        <w:rPr>
          <w:rFonts w:hint="eastAsia"/>
          <w:lang w:eastAsia="ko-KR"/>
        </w:rPr>
        <w:t>승인</w:t>
      </w:r>
      <w:r w:rsidRPr="00050EF8">
        <w:rPr>
          <w:rFonts w:hint="eastAsia"/>
          <w:lang w:eastAsia="ko-KR"/>
        </w:rPr>
        <w:t xml:space="preserve"> </w:t>
      </w:r>
      <w:r w:rsidRPr="00050EF8">
        <w:rPr>
          <w:rFonts w:hint="eastAsia"/>
          <w:lang w:eastAsia="ko-KR"/>
        </w:rPr>
        <w:t>된</w:t>
      </w:r>
      <w:r w:rsidRPr="00050EF8">
        <w:rPr>
          <w:rFonts w:hint="eastAsia"/>
          <w:lang w:eastAsia="ko-KR"/>
        </w:rPr>
        <w:t xml:space="preserve"> </w:t>
      </w:r>
      <w:r w:rsidRPr="00050EF8">
        <w:rPr>
          <w:rFonts w:hint="eastAsia"/>
          <w:lang w:eastAsia="ko-KR"/>
        </w:rPr>
        <w:t>레포트</w:t>
      </w:r>
      <w:r w:rsidRPr="00050EF8">
        <w:rPr>
          <w:rFonts w:hint="eastAsia"/>
          <w:lang w:eastAsia="ko-KR"/>
        </w:rPr>
        <w:t xml:space="preserve"> </w:t>
      </w:r>
      <w:r w:rsidRPr="00050EF8">
        <w:rPr>
          <w:rFonts w:hint="eastAsia"/>
          <w:lang w:eastAsia="ko-KR"/>
        </w:rPr>
        <w:t>번호를</w:t>
      </w:r>
      <w:r w:rsidRPr="00050EF8">
        <w:rPr>
          <w:rFonts w:hint="eastAsia"/>
          <w:lang w:eastAsia="ko-KR"/>
        </w:rPr>
        <w:t xml:space="preserve"> </w:t>
      </w:r>
      <w:r w:rsidRPr="00050EF8">
        <w:rPr>
          <w:rFonts w:hint="eastAsia"/>
          <w:lang w:eastAsia="ko-KR"/>
        </w:rPr>
        <w:t>작성해주세요</w:t>
      </w:r>
      <w:r w:rsidRPr="00050EF8">
        <w:rPr>
          <w:rFonts w:hint="eastAsia"/>
          <w:lang w:eastAsia="ko-KR"/>
        </w:rPr>
        <w:t>.</w:t>
      </w:r>
    </w:p>
  </w:comment>
  <w:comment w:id="25" w:author="박수민 [2]" w:date="2024-01-24T17:20:00Z" w:initials="수박">
    <w:p w14:paraId="08ED4E54" w14:textId="1419BAA4" w:rsidR="009E100D" w:rsidRDefault="009E100D">
      <w:pPr>
        <w:pStyle w:val="a9"/>
        <w:rPr>
          <w:rFonts w:hint="eastAsia"/>
          <w:lang w:eastAsia="ko-KR"/>
        </w:rPr>
      </w:pPr>
      <w:r>
        <w:rPr>
          <w:rStyle w:val="a8"/>
        </w:rPr>
        <w:annotationRef/>
      </w:r>
      <w:r w:rsidR="00D67C85">
        <w:rPr>
          <w:rFonts w:hint="eastAsia"/>
          <w:lang w:eastAsia="ko-KR"/>
        </w:rPr>
        <w:t>장비리스트는</w:t>
      </w:r>
      <w:r w:rsidR="00D67C85">
        <w:rPr>
          <w:rFonts w:hint="eastAsia"/>
          <w:lang w:eastAsia="ko-KR"/>
        </w:rPr>
        <w:t xml:space="preserve"> A17 </w:t>
      </w:r>
      <w:r w:rsidR="00D67C85">
        <w:rPr>
          <w:rFonts w:hint="eastAsia"/>
          <w:lang w:eastAsia="ko-KR"/>
        </w:rPr>
        <w:t>서식</w:t>
      </w:r>
      <w:r w:rsidR="00D67C85">
        <w:rPr>
          <w:rFonts w:hint="eastAsia"/>
          <w:lang w:eastAsia="ko-KR"/>
        </w:rPr>
        <w:t xml:space="preserve"> </w:t>
      </w:r>
      <w:proofErr w:type="spellStart"/>
      <w:r w:rsidR="00D67C85">
        <w:rPr>
          <w:rFonts w:hint="eastAsia"/>
          <w:lang w:eastAsia="ko-KR"/>
        </w:rPr>
        <w:t>승인본</w:t>
      </w:r>
      <w:proofErr w:type="spellEnd"/>
      <w:r w:rsidR="00D67C85">
        <w:rPr>
          <w:rFonts w:hint="eastAsia"/>
          <w:lang w:eastAsia="ko-KR"/>
        </w:rPr>
        <w:t xml:space="preserve"> </w:t>
      </w:r>
      <w:r w:rsidR="00D67C85">
        <w:rPr>
          <w:rFonts w:hint="eastAsia"/>
          <w:lang w:eastAsia="ko-KR"/>
        </w:rPr>
        <w:t>사본</w:t>
      </w:r>
      <w:r w:rsidR="00D67C85">
        <w:rPr>
          <w:rFonts w:hint="eastAsia"/>
          <w:lang w:eastAsia="ko-KR"/>
        </w:rPr>
        <w:t xml:space="preserve"> </w:t>
      </w:r>
      <w:r w:rsidR="00D67C85">
        <w:rPr>
          <w:rFonts w:hint="eastAsia"/>
          <w:lang w:eastAsia="ko-KR"/>
        </w:rPr>
        <w:t>첨부</w:t>
      </w:r>
    </w:p>
  </w:comment>
  <w:comment w:id="33" w:author="박수민" w:date="2021-03-20T15:30:00Z" w:initials="박">
    <w:p w14:paraId="4B9271B6" w14:textId="4889D66D" w:rsidR="006D01FC" w:rsidRDefault="006D01FC">
      <w:pPr>
        <w:pStyle w:val="a9"/>
        <w:rPr>
          <w:lang w:eastAsia="ko-KR"/>
        </w:rPr>
      </w:pPr>
      <w:r>
        <w:rPr>
          <w:rStyle w:val="a8"/>
        </w:rPr>
        <w:annotationRef/>
      </w:r>
      <w:r w:rsidRPr="00007CFA">
        <w:rPr>
          <w:rFonts w:hint="eastAsia"/>
          <w:lang w:eastAsia="ko-KR"/>
        </w:rPr>
        <w:t>작년도에</w:t>
      </w:r>
      <w:r w:rsidRPr="00007CFA">
        <w:rPr>
          <w:rFonts w:hint="eastAsia"/>
          <w:lang w:eastAsia="ko-KR"/>
        </w:rPr>
        <w:t xml:space="preserve"> </w:t>
      </w:r>
      <w:proofErr w:type="spellStart"/>
      <w:r w:rsidRPr="00007CFA">
        <w:rPr>
          <w:rFonts w:hint="eastAsia"/>
          <w:lang w:eastAsia="ko-KR"/>
        </w:rPr>
        <w:t>오픈상태였던</w:t>
      </w:r>
      <w:proofErr w:type="spellEnd"/>
      <w:r w:rsidRPr="00007CFA">
        <w:rPr>
          <w:rFonts w:hint="eastAsia"/>
          <w:lang w:eastAsia="ko-KR"/>
        </w:rPr>
        <w:t xml:space="preserve"> </w:t>
      </w:r>
      <w:r w:rsidRPr="00007CFA">
        <w:rPr>
          <w:rFonts w:hint="eastAsia"/>
          <w:lang w:eastAsia="ko-KR"/>
        </w:rPr>
        <w:t>일탈정보</w:t>
      </w:r>
      <w:r w:rsidRPr="00007CFA">
        <w:rPr>
          <w:rFonts w:hint="eastAsia"/>
          <w:lang w:eastAsia="ko-KR"/>
        </w:rPr>
        <w:t xml:space="preserve"> </w:t>
      </w:r>
      <w:r w:rsidRPr="00007CFA">
        <w:rPr>
          <w:rFonts w:hint="eastAsia"/>
          <w:lang w:eastAsia="ko-KR"/>
        </w:rPr>
        <w:t>포함</w:t>
      </w:r>
    </w:p>
    <w:p w14:paraId="5F14F720" w14:textId="593546D6" w:rsidR="006D01FC" w:rsidRDefault="006D01FC">
      <w:pPr>
        <w:pStyle w:val="a9"/>
        <w:rPr>
          <w:color w:val="FF0000"/>
          <w:lang w:eastAsia="ko-KR"/>
        </w:rPr>
      </w:pPr>
      <w:r w:rsidRPr="00DA7DB0">
        <w:rPr>
          <w:rFonts w:hint="eastAsia"/>
          <w:color w:val="FF0000"/>
          <w:lang w:eastAsia="ko-KR"/>
        </w:rPr>
        <w:t>O</w:t>
      </w:r>
      <w:r w:rsidRPr="00DA7DB0">
        <w:rPr>
          <w:color w:val="FF0000"/>
          <w:lang w:eastAsia="ko-KR"/>
        </w:rPr>
        <w:t>OS/OOT</w:t>
      </w:r>
      <w:r w:rsidRPr="00DA7DB0">
        <w:rPr>
          <w:rFonts w:hint="eastAsia"/>
          <w:color w:val="FF0000"/>
          <w:lang w:eastAsia="ko-KR"/>
        </w:rPr>
        <w:t>도</w:t>
      </w:r>
      <w:r w:rsidRPr="00DA7DB0">
        <w:rPr>
          <w:rFonts w:hint="eastAsia"/>
          <w:color w:val="FF0000"/>
          <w:lang w:eastAsia="ko-KR"/>
        </w:rPr>
        <w:t xml:space="preserve"> </w:t>
      </w:r>
      <w:r w:rsidRPr="00DA7DB0">
        <w:rPr>
          <w:rFonts w:hint="eastAsia"/>
          <w:color w:val="FF0000"/>
          <w:lang w:eastAsia="ko-KR"/>
        </w:rPr>
        <w:t>평가필요</w:t>
      </w:r>
      <w:r w:rsidRPr="00DA7DB0">
        <w:rPr>
          <w:rFonts w:hint="eastAsia"/>
          <w:color w:val="FF0000"/>
          <w:lang w:eastAsia="ko-KR"/>
        </w:rPr>
        <w:t>!</w:t>
      </w:r>
    </w:p>
    <w:p w14:paraId="5FF59A4B" w14:textId="04C088F6" w:rsidR="006D01FC" w:rsidRPr="00DA7DB0" w:rsidRDefault="006D01FC">
      <w:pPr>
        <w:pStyle w:val="a9"/>
        <w:rPr>
          <w:color w:val="FF0000"/>
          <w:lang w:eastAsia="ko-KR"/>
        </w:rPr>
      </w:pPr>
      <w:r>
        <w:rPr>
          <w:color w:val="FF0000"/>
          <w:lang w:eastAsia="ko-KR"/>
        </w:rPr>
        <w:t xml:space="preserve">QMS </w:t>
      </w:r>
      <w:r>
        <w:rPr>
          <w:rFonts w:hint="eastAsia"/>
          <w:color w:val="FF0000"/>
          <w:lang w:eastAsia="ko-KR"/>
        </w:rPr>
        <w:t>T</w:t>
      </w:r>
      <w:r>
        <w:rPr>
          <w:color w:val="FF0000"/>
          <w:lang w:eastAsia="ko-KR"/>
        </w:rPr>
        <w:t xml:space="preserve">racking file </w:t>
      </w:r>
      <w:r>
        <w:rPr>
          <w:rFonts w:hint="eastAsia"/>
          <w:color w:val="FF0000"/>
          <w:lang w:eastAsia="ko-KR"/>
        </w:rPr>
        <w:t>참고하여</w:t>
      </w:r>
      <w:r>
        <w:rPr>
          <w:rFonts w:hint="eastAsia"/>
          <w:color w:val="FF0000"/>
          <w:lang w:eastAsia="ko-KR"/>
        </w:rPr>
        <w:t xml:space="preserve"> </w:t>
      </w:r>
      <w:r>
        <w:rPr>
          <w:rFonts w:hint="eastAsia"/>
          <w:color w:val="FF0000"/>
          <w:lang w:eastAsia="ko-KR"/>
        </w:rPr>
        <w:t>작성</w:t>
      </w:r>
    </w:p>
  </w:comment>
  <w:comment w:id="34" w:author="박수민" w:date="2021-03-20T15:42:00Z" w:initials="박">
    <w:p w14:paraId="7ADBC68C" w14:textId="72ED3ABD" w:rsidR="006D01FC" w:rsidRDefault="006D01FC">
      <w:pPr>
        <w:pStyle w:val="a9"/>
        <w:rPr>
          <w:lang w:eastAsia="ko-KR"/>
        </w:rPr>
      </w:pPr>
      <w:r>
        <w:rPr>
          <w:rStyle w:val="a8"/>
        </w:rPr>
        <w:annotationRef/>
      </w:r>
      <w:r w:rsidRPr="00C66D0C">
        <w:rPr>
          <w:rFonts w:hint="eastAsia"/>
          <w:color w:val="FF0000"/>
          <w:lang w:eastAsia="ko-KR"/>
        </w:rPr>
        <w:t>근본원인</w:t>
      </w:r>
      <w:r w:rsidRPr="00C66D0C">
        <w:rPr>
          <w:rFonts w:hint="eastAsia"/>
          <w:color w:val="FF0000"/>
          <w:lang w:eastAsia="ko-KR"/>
        </w:rPr>
        <w:t>root cause</w:t>
      </w:r>
      <w:r w:rsidRPr="00C66D0C">
        <w:rPr>
          <w:color w:val="FF0000"/>
          <w:lang w:eastAsia="ko-KR"/>
        </w:rPr>
        <w:t xml:space="preserve"> </w:t>
      </w:r>
      <w:r w:rsidRPr="00C66D0C">
        <w:rPr>
          <w:rFonts w:hint="eastAsia"/>
          <w:color w:val="FF0000"/>
          <w:lang w:eastAsia="ko-KR"/>
        </w:rPr>
        <w:t>확인해서</w:t>
      </w:r>
      <w:r w:rsidRPr="00C66D0C">
        <w:rPr>
          <w:rFonts w:hint="eastAsia"/>
          <w:color w:val="FF0000"/>
          <w:lang w:eastAsia="ko-KR"/>
        </w:rPr>
        <w:t xml:space="preserve"> </w:t>
      </w:r>
      <w:r w:rsidRPr="00C66D0C">
        <w:rPr>
          <w:rFonts w:hint="eastAsia"/>
          <w:color w:val="FF0000"/>
          <w:lang w:eastAsia="ko-KR"/>
        </w:rPr>
        <w:t>각</w:t>
      </w:r>
      <w:r w:rsidRPr="00C66D0C">
        <w:rPr>
          <w:rFonts w:hint="eastAsia"/>
          <w:color w:val="FF0000"/>
          <w:lang w:eastAsia="ko-KR"/>
        </w:rPr>
        <w:t xml:space="preserve"> </w:t>
      </w:r>
      <w:r w:rsidRPr="00C66D0C">
        <w:rPr>
          <w:rFonts w:hint="eastAsia"/>
          <w:color w:val="FF0000"/>
          <w:lang w:eastAsia="ko-KR"/>
        </w:rPr>
        <w:t>근본원인별로</w:t>
      </w:r>
      <w:r w:rsidRPr="00C66D0C">
        <w:rPr>
          <w:rFonts w:hint="eastAsia"/>
          <w:color w:val="FF0000"/>
          <w:lang w:eastAsia="ko-KR"/>
        </w:rPr>
        <w:t xml:space="preserve"> </w:t>
      </w:r>
      <w:r w:rsidRPr="00C66D0C">
        <w:rPr>
          <w:rFonts w:hint="eastAsia"/>
          <w:color w:val="FF0000"/>
          <w:lang w:eastAsia="ko-KR"/>
        </w:rPr>
        <w:t>비율</w:t>
      </w:r>
      <w:r w:rsidRPr="00C66D0C">
        <w:rPr>
          <w:rFonts w:hint="eastAsia"/>
          <w:color w:val="FF0000"/>
          <w:lang w:eastAsia="ko-KR"/>
        </w:rPr>
        <w:t xml:space="preserve"> </w:t>
      </w:r>
      <w:r w:rsidRPr="00C66D0C">
        <w:rPr>
          <w:rFonts w:hint="eastAsia"/>
          <w:color w:val="FF0000"/>
          <w:lang w:eastAsia="ko-KR"/>
        </w:rPr>
        <w:t>확인</w:t>
      </w:r>
      <w:r w:rsidRPr="00C66D0C">
        <w:rPr>
          <w:rFonts w:hint="eastAsia"/>
          <w:color w:val="FF0000"/>
          <w:lang w:eastAsia="ko-KR"/>
        </w:rPr>
        <w:t>/</w:t>
      </w:r>
      <w:r w:rsidRPr="00C66D0C">
        <w:rPr>
          <w:rFonts w:hint="eastAsia"/>
          <w:color w:val="FF0000"/>
          <w:lang w:eastAsia="ko-KR"/>
        </w:rPr>
        <w:t>분석</w:t>
      </w:r>
      <w:r w:rsidRPr="00C66D0C">
        <w:rPr>
          <w:rFonts w:hint="eastAsia"/>
          <w:color w:val="FF0000"/>
          <w:lang w:eastAsia="ko-KR"/>
        </w:rPr>
        <w:t xml:space="preserve"> </w:t>
      </w:r>
      <w:r w:rsidRPr="00C66D0C">
        <w:rPr>
          <w:rFonts w:hint="eastAsia"/>
          <w:color w:val="FF0000"/>
          <w:lang w:eastAsia="ko-KR"/>
        </w:rPr>
        <w:t>필요</w:t>
      </w:r>
    </w:p>
  </w:comment>
  <w:comment w:id="37" w:author="박수민" w:date="2021-03-20T15:42:00Z" w:initials="박">
    <w:p w14:paraId="3FE26118" w14:textId="77777777" w:rsidR="006D01FC" w:rsidRPr="00B72691" w:rsidRDefault="006D01FC">
      <w:pPr>
        <w:pStyle w:val="a9"/>
        <w:rPr>
          <w:lang w:eastAsia="ko-KR"/>
        </w:rPr>
      </w:pPr>
      <w:r>
        <w:rPr>
          <w:rStyle w:val="a8"/>
        </w:rPr>
        <w:annotationRef/>
      </w:r>
      <w:r w:rsidRPr="00B72691">
        <w:rPr>
          <w:rFonts w:hint="eastAsia"/>
          <w:lang w:eastAsia="ko-KR"/>
        </w:rPr>
        <w:t>작년도에</w:t>
      </w:r>
      <w:r w:rsidRPr="00B72691">
        <w:rPr>
          <w:rFonts w:hint="eastAsia"/>
          <w:lang w:eastAsia="ko-KR"/>
        </w:rPr>
        <w:t xml:space="preserve"> </w:t>
      </w:r>
      <w:r w:rsidRPr="00B72691">
        <w:rPr>
          <w:rFonts w:hint="eastAsia"/>
          <w:lang w:eastAsia="ko-KR"/>
        </w:rPr>
        <w:t>오픈상태였던</w:t>
      </w:r>
      <w:r w:rsidRPr="00B72691">
        <w:rPr>
          <w:rFonts w:hint="eastAsia"/>
          <w:lang w:eastAsia="ko-KR"/>
        </w:rPr>
        <w:t xml:space="preserve"> </w:t>
      </w:r>
      <w:r w:rsidRPr="00B72691">
        <w:rPr>
          <w:rFonts w:hint="eastAsia"/>
          <w:lang w:eastAsia="ko-KR"/>
        </w:rPr>
        <w:t>변경관리정보</w:t>
      </w:r>
      <w:r w:rsidRPr="00B72691">
        <w:rPr>
          <w:rFonts w:hint="eastAsia"/>
          <w:lang w:eastAsia="ko-KR"/>
        </w:rPr>
        <w:t xml:space="preserve"> </w:t>
      </w:r>
      <w:r w:rsidRPr="00B72691">
        <w:rPr>
          <w:rFonts w:hint="eastAsia"/>
          <w:lang w:eastAsia="ko-KR"/>
        </w:rPr>
        <w:t>포함해주세요</w:t>
      </w:r>
      <w:r w:rsidRPr="00B72691">
        <w:rPr>
          <w:rFonts w:hint="eastAsia"/>
          <w:lang w:eastAsia="ko-KR"/>
        </w:rPr>
        <w:t>.</w:t>
      </w:r>
      <w:r w:rsidRPr="00B72691">
        <w:rPr>
          <w:lang w:eastAsia="ko-KR"/>
        </w:rPr>
        <w:t xml:space="preserve"> </w:t>
      </w:r>
    </w:p>
    <w:p w14:paraId="43E3D2FE" w14:textId="2A6AAE89" w:rsidR="006D01FC" w:rsidRDefault="006D01FC">
      <w:pPr>
        <w:pStyle w:val="a9"/>
        <w:rPr>
          <w:lang w:eastAsia="ko-KR"/>
        </w:rPr>
      </w:pPr>
      <w:r w:rsidRPr="00B72691">
        <w:rPr>
          <w:rFonts w:hint="eastAsia"/>
          <w:lang w:eastAsia="ko-KR"/>
        </w:rPr>
        <w:t>이전</w:t>
      </w:r>
      <w:r w:rsidRPr="00B72691">
        <w:rPr>
          <w:rFonts w:hint="eastAsia"/>
          <w:lang w:eastAsia="ko-KR"/>
        </w:rPr>
        <w:t xml:space="preserve"> </w:t>
      </w:r>
      <w:r w:rsidRPr="00B72691">
        <w:rPr>
          <w:lang w:eastAsia="ko-KR"/>
        </w:rPr>
        <w:t>ppqr</w:t>
      </w:r>
      <w:r w:rsidRPr="00B72691">
        <w:rPr>
          <w:rFonts w:hint="eastAsia"/>
          <w:lang w:eastAsia="ko-KR"/>
        </w:rPr>
        <w:t>에서</w:t>
      </w:r>
      <w:r w:rsidRPr="00B72691">
        <w:rPr>
          <w:rFonts w:hint="eastAsia"/>
          <w:lang w:eastAsia="ko-KR"/>
        </w:rPr>
        <w:t xml:space="preserve"> </w:t>
      </w:r>
      <w:r w:rsidRPr="00B72691">
        <w:rPr>
          <w:rFonts w:hint="eastAsia"/>
          <w:lang w:eastAsia="ko-KR"/>
        </w:rPr>
        <w:t>미완료된</w:t>
      </w:r>
      <w:r w:rsidRPr="00B72691">
        <w:rPr>
          <w:rFonts w:hint="eastAsia"/>
          <w:lang w:eastAsia="ko-KR"/>
        </w:rPr>
        <w:t xml:space="preserve"> </w:t>
      </w:r>
      <w:r w:rsidRPr="00B72691">
        <w:rPr>
          <w:rFonts w:hint="eastAsia"/>
          <w:lang w:eastAsia="ko-KR"/>
        </w:rPr>
        <w:t>내용</w:t>
      </w:r>
      <w:r w:rsidRPr="00B72691">
        <w:rPr>
          <w:rFonts w:hint="eastAsia"/>
          <w:lang w:eastAsia="ko-KR"/>
        </w:rPr>
        <w:t xml:space="preserve"> </w:t>
      </w:r>
      <w:r w:rsidRPr="00B72691">
        <w:rPr>
          <w:rFonts w:hint="eastAsia"/>
          <w:lang w:eastAsia="ko-KR"/>
        </w:rPr>
        <w:t>없으면</w:t>
      </w:r>
      <w:r w:rsidRPr="00B72691">
        <w:rPr>
          <w:rFonts w:hint="eastAsia"/>
          <w:lang w:eastAsia="ko-KR"/>
        </w:rPr>
        <w:t xml:space="preserve"> </w:t>
      </w:r>
      <w:r w:rsidRPr="00B72691">
        <w:rPr>
          <w:rFonts w:hint="eastAsia"/>
          <w:lang w:eastAsia="ko-KR"/>
        </w:rPr>
        <w:t>해당</w:t>
      </w:r>
      <w:r w:rsidRPr="00B72691">
        <w:rPr>
          <w:rFonts w:hint="eastAsia"/>
          <w:lang w:eastAsia="ko-KR"/>
        </w:rPr>
        <w:t xml:space="preserve"> </w:t>
      </w:r>
      <w:r w:rsidRPr="00B72691">
        <w:rPr>
          <w:rFonts w:hint="eastAsia"/>
          <w:lang w:eastAsia="ko-KR"/>
        </w:rPr>
        <w:t>부분</w:t>
      </w:r>
      <w:r w:rsidRPr="00B72691">
        <w:rPr>
          <w:rFonts w:hint="eastAsia"/>
          <w:lang w:eastAsia="ko-KR"/>
        </w:rPr>
        <w:t xml:space="preserve"> </w:t>
      </w:r>
      <w:r w:rsidRPr="00B72691">
        <w:rPr>
          <w:rFonts w:hint="eastAsia"/>
          <w:lang w:eastAsia="ko-KR"/>
        </w:rPr>
        <w:t>삭제</w:t>
      </w:r>
    </w:p>
  </w:comment>
  <w:comment w:id="38" w:author="박수민" w:date="2021-03-20T15:44:00Z" w:initials="박">
    <w:p w14:paraId="55EDFCB3" w14:textId="494534AE" w:rsidR="006D01FC" w:rsidRDefault="006D01FC">
      <w:pPr>
        <w:pStyle w:val="a9"/>
        <w:rPr>
          <w:sz w:val="20"/>
          <w:szCs w:val="20"/>
          <w:lang w:eastAsia="ko-KR"/>
        </w:rPr>
      </w:pPr>
      <w:r>
        <w:rPr>
          <w:rStyle w:val="a8"/>
        </w:rPr>
        <w:annotationRef/>
      </w:r>
      <w:r w:rsidRPr="00B72691">
        <w:rPr>
          <w:rFonts w:hint="eastAsia"/>
          <w:sz w:val="20"/>
          <w:szCs w:val="20"/>
          <w:lang w:eastAsia="ko-KR"/>
        </w:rPr>
        <w:t>변경관리를</w:t>
      </w:r>
      <w:r w:rsidRPr="00B72691">
        <w:rPr>
          <w:rFonts w:hint="eastAsia"/>
          <w:sz w:val="20"/>
          <w:szCs w:val="20"/>
          <w:lang w:eastAsia="ko-KR"/>
        </w:rPr>
        <w:t xml:space="preserve"> </w:t>
      </w:r>
      <w:r w:rsidRPr="00B72691">
        <w:rPr>
          <w:rFonts w:hint="eastAsia"/>
          <w:sz w:val="20"/>
          <w:szCs w:val="20"/>
          <w:lang w:eastAsia="ko-KR"/>
        </w:rPr>
        <w:t>카테고리별로</w:t>
      </w:r>
      <w:r w:rsidRPr="00B72691">
        <w:rPr>
          <w:rFonts w:hint="eastAsia"/>
          <w:sz w:val="20"/>
          <w:szCs w:val="20"/>
          <w:lang w:eastAsia="ko-KR"/>
        </w:rPr>
        <w:t xml:space="preserve"> </w:t>
      </w:r>
      <w:r w:rsidRPr="00B72691">
        <w:rPr>
          <w:rFonts w:hint="eastAsia"/>
          <w:sz w:val="20"/>
          <w:szCs w:val="20"/>
          <w:lang w:eastAsia="ko-KR"/>
        </w:rPr>
        <w:t>분류해서</w:t>
      </w:r>
      <w:r w:rsidRPr="00B72691">
        <w:rPr>
          <w:rFonts w:hint="eastAsia"/>
          <w:sz w:val="20"/>
          <w:szCs w:val="20"/>
          <w:lang w:eastAsia="ko-KR"/>
        </w:rPr>
        <w:t xml:space="preserve"> </w:t>
      </w:r>
      <w:r w:rsidRPr="00B72691">
        <w:rPr>
          <w:rFonts w:hint="eastAsia"/>
          <w:sz w:val="20"/>
          <w:szCs w:val="20"/>
          <w:lang w:eastAsia="ko-KR"/>
        </w:rPr>
        <w:t>분석</w:t>
      </w:r>
      <w:r>
        <w:rPr>
          <w:rFonts w:hint="eastAsia"/>
          <w:sz w:val="20"/>
          <w:szCs w:val="20"/>
          <w:lang w:eastAsia="ko-KR"/>
        </w:rPr>
        <w:t xml:space="preserve"> </w:t>
      </w:r>
    </w:p>
    <w:p w14:paraId="61ECF945" w14:textId="38E4C55D" w:rsidR="003E4E0B" w:rsidRDefault="003E4E0B" w:rsidP="00B72691">
      <w:pPr>
        <w:pStyle w:val="a9"/>
        <w:numPr>
          <w:ilvl w:val="0"/>
          <w:numId w:val="15"/>
        </w:numPr>
        <w:rPr>
          <w:sz w:val="20"/>
          <w:szCs w:val="20"/>
          <w:lang w:eastAsia="ko-KR"/>
        </w:rPr>
      </w:pPr>
      <w:r>
        <w:rPr>
          <w:rFonts w:hint="eastAsia"/>
          <w:sz w:val="20"/>
          <w:szCs w:val="20"/>
          <w:lang w:eastAsia="ko-KR"/>
        </w:rPr>
        <w:t>허가</w:t>
      </w:r>
      <w:r>
        <w:rPr>
          <w:rFonts w:hint="eastAsia"/>
          <w:sz w:val="20"/>
          <w:szCs w:val="20"/>
          <w:lang w:eastAsia="ko-KR"/>
        </w:rPr>
        <w:t>/</w:t>
      </w:r>
      <w:r>
        <w:rPr>
          <w:rFonts w:hint="eastAsia"/>
          <w:sz w:val="20"/>
          <w:szCs w:val="20"/>
          <w:lang w:eastAsia="ko-KR"/>
        </w:rPr>
        <w:t>규격</w:t>
      </w:r>
    </w:p>
    <w:p w14:paraId="266704D5" w14:textId="7529023B" w:rsidR="006D01FC" w:rsidRDefault="006D01FC" w:rsidP="00B72691">
      <w:pPr>
        <w:pStyle w:val="a9"/>
        <w:numPr>
          <w:ilvl w:val="0"/>
          <w:numId w:val="15"/>
        </w:numPr>
        <w:rPr>
          <w:sz w:val="20"/>
          <w:szCs w:val="20"/>
          <w:lang w:eastAsia="ko-KR"/>
        </w:rPr>
      </w:pPr>
      <w:r>
        <w:rPr>
          <w:rFonts w:hint="eastAsia"/>
          <w:sz w:val="20"/>
          <w:szCs w:val="20"/>
          <w:lang w:eastAsia="ko-KR"/>
        </w:rPr>
        <w:t>제조공정</w:t>
      </w:r>
    </w:p>
    <w:p w14:paraId="52BD1BD1" w14:textId="394A0F08" w:rsidR="006D01FC" w:rsidRDefault="006D01FC" w:rsidP="00B72691">
      <w:pPr>
        <w:pStyle w:val="a9"/>
        <w:numPr>
          <w:ilvl w:val="0"/>
          <w:numId w:val="15"/>
        </w:numPr>
        <w:rPr>
          <w:sz w:val="20"/>
          <w:szCs w:val="20"/>
          <w:lang w:eastAsia="ko-KR"/>
        </w:rPr>
      </w:pPr>
      <w:r>
        <w:rPr>
          <w:rFonts w:hint="eastAsia"/>
          <w:sz w:val="20"/>
          <w:szCs w:val="20"/>
          <w:lang w:eastAsia="ko-KR"/>
        </w:rPr>
        <w:t>품질분석</w:t>
      </w:r>
      <w:r w:rsidR="003E4E0B">
        <w:rPr>
          <w:rFonts w:hint="eastAsia"/>
          <w:sz w:val="20"/>
          <w:szCs w:val="20"/>
          <w:lang w:eastAsia="ko-KR"/>
        </w:rPr>
        <w:t>법</w:t>
      </w:r>
    </w:p>
    <w:p w14:paraId="568C0359" w14:textId="2EC499C9" w:rsidR="006D01FC" w:rsidRPr="003E4E0B" w:rsidRDefault="006D01FC" w:rsidP="00B72691">
      <w:pPr>
        <w:pStyle w:val="a9"/>
        <w:numPr>
          <w:ilvl w:val="0"/>
          <w:numId w:val="15"/>
        </w:numPr>
        <w:rPr>
          <w:lang w:eastAsia="ko-KR"/>
        </w:rPr>
      </w:pPr>
      <w:r w:rsidRPr="00B72691">
        <w:rPr>
          <w:rFonts w:hint="eastAsia"/>
          <w:sz w:val="20"/>
          <w:szCs w:val="20"/>
          <w:lang w:eastAsia="ko-KR"/>
        </w:rPr>
        <w:t>원자</w:t>
      </w:r>
      <w:r>
        <w:rPr>
          <w:rFonts w:hint="eastAsia"/>
          <w:sz w:val="20"/>
          <w:szCs w:val="20"/>
          <w:lang w:eastAsia="ko-KR"/>
        </w:rPr>
        <w:t>재</w:t>
      </w:r>
    </w:p>
    <w:p w14:paraId="2DA0A714" w14:textId="40C380EB" w:rsidR="003E4E0B" w:rsidRPr="00B72691" w:rsidRDefault="003E4E0B" w:rsidP="00B72691">
      <w:pPr>
        <w:pStyle w:val="a9"/>
        <w:numPr>
          <w:ilvl w:val="0"/>
          <w:numId w:val="15"/>
        </w:numPr>
        <w:rPr>
          <w:lang w:eastAsia="ko-KR"/>
        </w:rPr>
      </w:pPr>
      <w:r>
        <w:rPr>
          <w:rFonts w:hint="eastAsia"/>
          <w:sz w:val="20"/>
          <w:szCs w:val="20"/>
          <w:lang w:eastAsia="ko-KR"/>
        </w:rPr>
        <w:t>장비</w:t>
      </w:r>
    </w:p>
    <w:p w14:paraId="23B2A47C" w14:textId="185120EA" w:rsidR="006D01FC" w:rsidRPr="00B72691" w:rsidRDefault="006D01FC" w:rsidP="00B72691">
      <w:pPr>
        <w:pStyle w:val="a9"/>
        <w:numPr>
          <w:ilvl w:val="0"/>
          <w:numId w:val="15"/>
        </w:numPr>
        <w:rPr>
          <w:lang w:eastAsia="ko-KR"/>
        </w:rPr>
      </w:pPr>
      <w:r>
        <w:rPr>
          <w:rFonts w:hint="eastAsia"/>
          <w:sz w:val="20"/>
          <w:szCs w:val="20"/>
          <w:lang w:eastAsia="ko-KR"/>
        </w:rPr>
        <w:t>절차</w:t>
      </w:r>
    </w:p>
    <w:p w14:paraId="698AF49A" w14:textId="16DBE6E2" w:rsidR="006D01FC" w:rsidRPr="00B72691" w:rsidRDefault="006D01FC" w:rsidP="00B72691">
      <w:pPr>
        <w:pStyle w:val="a9"/>
        <w:numPr>
          <w:ilvl w:val="0"/>
          <w:numId w:val="15"/>
        </w:numPr>
        <w:rPr>
          <w:lang w:eastAsia="ko-KR"/>
        </w:rPr>
      </w:pPr>
      <w:r>
        <w:rPr>
          <w:rFonts w:hint="eastAsia"/>
          <w:sz w:val="20"/>
          <w:szCs w:val="20"/>
          <w:lang w:eastAsia="ko-KR"/>
        </w:rPr>
        <w:t>기타</w:t>
      </w:r>
    </w:p>
  </w:comment>
  <w:comment w:id="39" w:author="박수민 [2]" w:date="2024-01-24T17:30:00Z" w:initials="수박">
    <w:p w14:paraId="202EE1B3" w14:textId="02E32C79" w:rsidR="003D2423" w:rsidRDefault="003D2423">
      <w:pPr>
        <w:pStyle w:val="a9"/>
        <w:rPr>
          <w:lang w:eastAsia="ko-KR"/>
        </w:rPr>
      </w:pPr>
      <w:r>
        <w:rPr>
          <w:rStyle w:val="a8"/>
        </w:rPr>
        <w:annotationRef/>
      </w:r>
      <w:r>
        <w:rPr>
          <w:rFonts w:hint="eastAsia"/>
          <w:lang w:eastAsia="ko-KR"/>
        </w:rPr>
        <w:t>변경관리가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최종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종료되지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않았더라도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조건부승인으로써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해당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제품에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적용완료되었다면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조건부승인일을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종료일로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기재</w:t>
      </w:r>
    </w:p>
  </w:comment>
  <w:comment w:id="41" w:author="박수민" w:date="2021-03-20T15:46:00Z" w:initials="박">
    <w:p w14:paraId="53FB42A4" w14:textId="758B5739" w:rsidR="006D01FC" w:rsidRPr="00B72691" w:rsidRDefault="006D01FC">
      <w:pPr>
        <w:pStyle w:val="a9"/>
        <w:rPr>
          <w:lang w:eastAsia="ko-KR"/>
        </w:rPr>
      </w:pPr>
      <w:r>
        <w:rPr>
          <w:rStyle w:val="a8"/>
        </w:rPr>
        <w:annotationRef/>
      </w:r>
      <w:r w:rsidRPr="00B72691">
        <w:rPr>
          <w:lang w:eastAsia="ko-KR"/>
        </w:rPr>
        <w:t xml:space="preserve">Audit </w:t>
      </w:r>
      <w:r w:rsidRPr="00B72691">
        <w:rPr>
          <w:rFonts w:hint="eastAsia"/>
          <w:lang w:eastAsia="ko-KR"/>
        </w:rPr>
        <w:t>등</w:t>
      </w:r>
      <w:r w:rsidRPr="00B72691">
        <w:rPr>
          <w:rFonts w:hint="eastAsia"/>
          <w:lang w:eastAsia="ko-KR"/>
        </w:rPr>
        <w:t xml:space="preserve"> </w:t>
      </w:r>
      <w:r w:rsidRPr="00B72691">
        <w:rPr>
          <w:rFonts w:hint="eastAsia"/>
          <w:lang w:eastAsia="ko-KR"/>
        </w:rPr>
        <w:t>다른</w:t>
      </w:r>
      <w:r w:rsidRPr="00B72691">
        <w:rPr>
          <w:rFonts w:hint="eastAsia"/>
          <w:lang w:eastAsia="ko-KR"/>
        </w:rPr>
        <w:t xml:space="preserve"> </w:t>
      </w:r>
      <w:r w:rsidRPr="00B72691">
        <w:rPr>
          <w:rFonts w:hint="eastAsia"/>
          <w:lang w:eastAsia="ko-KR"/>
        </w:rPr>
        <w:t>사유로</w:t>
      </w:r>
      <w:r w:rsidRPr="00B72691">
        <w:rPr>
          <w:rFonts w:hint="eastAsia"/>
          <w:lang w:eastAsia="ko-KR"/>
        </w:rPr>
        <w:t xml:space="preserve"> </w:t>
      </w:r>
      <w:r w:rsidRPr="00B72691">
        <w:rPr>
          <w:lang w:eastAsia="ko-KR"/>
        </w:rPr>
        <w:t>CAPA</w:t>
      </w:r>
      <w:r w:rsidRPr="00B72691">
        <w:rPr>
          <w:rFonts w:hint="eastAsia"/>
          <w:lang w:eastAsia="ko-KR"/>
        </w:rPr>
        <w:t xml:space="preserve"> </w:t>
      </w:r>
      <w:r w:rsidRPr="00B72691">
        <w:rPr>
          <w:rFonts w:hint="eastAsia"/>
          <w:lang w:eastAsia="ko-KR"/>
        </w:rPr>
        <w:t>개시된</w:t>
      </w:r>
      <w:r w:rsidRPr="00B72691">
        <w:rPr>
          <w:rFonts w:hint="eastAsia"/>
          <w:lang w:eastAsia="ko-KR"/>
        </w:rPr>
        <w:t xml:space="preserve"> </w:t>
      </w:r>
      <w:r w:rsidRPr="00B72691">
        <w:rPr>
          <w:rFonts w:hint="eastAsia"/>
          <w:lang w:eastAsia="ko-KR"/>
        </w:rPr>
        <w:t>것이</w:t>
      </w:r>
      <w:r w:rsidRPr="00B72691">
        <w:rPr>
          <w:rFonts w:hint="eastAsia"/>
          <w:lang w:eastAsia="ko-KR"/>
        </w:rPr>
        <w:t xml:space="preserve"> </w:t>
      </w:r>
      <w:r w:rsidRPr="00B72691">
        <w:rPr>
          <w:rFonts w:hint="eastAsia"/>
          <w:lang w:eastAsia="ko-KR"/>
        </w:rPr>
        <w:t>있으면</w:t>
      </w:r>
      <w:r w:rsidRPr="00B72691">
        <w:rPr>
          <w:rFonts w:hint="eastAsia"/>
          <w:lang w:eastAsia="ko-KR"/>
        </w:rPr>
        <w:t xml:space="preserve"> </w:t>
      </w:r>
      <w:r w:rsidRPr="00B72691">
        <w:rPr>
          <w:rFonts w:hint="eastAsia"/>
          <w:lang w:eastAsia="ko-KR"/>
        </w:rPr>
        <w:t>기술해주시고</w:t>
      </w:r>
      <w:r w:rsidRPr="00B72691">
        <w:rPr>
          <w:rFonts w:hint="eastAsia"/>
          <w:lang w:eastAsia="ko-KR"/>
        </w:rPr>
        <w:t xml:space="preserve"> </w:t>
      </w:r>
      <w:r w:rsidRPr="00B72691">
        <w:rPr>
          <w:rFonts w:hint="eastAsia"/>
          <w:lang w:eastAsia="ko-KR"/>
        </w:rPr>
        <w:t>일탈로</w:t>
      </w:r>
      <w:r w:rsidRPr="00B72691">
        <w:rPr>
          <w:rFonts w:hint="eastAsia"/>
          <w:lang w:eastAsia="ko-KR"/>
        </w:rPr>
        <w:t xml:space="preserve"> </w:t>
      </w:r>
      <w:r w:rsidRPr="00B72691">
        <w:rPr>
          <w:rFonts w:hint="eastAsia"/>
          <w:lang w:eastAsia="ko-KR"/>
        </w:rPr>
        <w:t>개시된</w:t>
      </w:r>
      <w:r w:rsidRPr="00B72691">
        <w:rPr>
          <w:rFonts w:hint="eastAsia"/>
          <w:lang w:eastAsia="ko-KR"/>
        </w:rPr>
        <w:t xml:space="preserve"> </w:t>
      </w:r>
      <w:r w:rsidRPr="00B72691">
        <w:rPr>
          <w:lang w:eastAsia="ko-KR"/>
        </w:rPr>
        <w:t>CAPA</w:t>
      </w:r>
      <w:r w:rsidRPr="00B72691">
        <w:rPr>
          <w:rFonts w:hint="eastAsia"/>
          <w:lang w:eastAsia="ko-KR"/>
        </w:rPr>
        <w:t>는</w:t>
      </w:r>
      <w:r w:rsidRPr="00B72691">
        <w:rPr>
          <w:rFonts w:hint="eastAsia"/>
          <w:lang w:eastAsia="ko-KR"/>
        </w:rPr>
        <w:t xml:space="preserve"> </w:t>
      </w:r>
      <w:r w:rsidRPr="00B72691">
        <w:rPr>
          <w:rFonts w:hint="eastAsia"/>
          <w:lang w:eastAsia="ko-KR"/>
        </w:rPr>
        <w:t>일탈부분에</w:t>
      </w:r>
      <w:r w:rsidRPr="00B72691">
        <w:rPr>
          <w:rFonts w:hint="eastAsia"/>
          <w:lang w:eastAsia="ko-KR"/>
        </w:rPr>
        <w:t xml:space="preserve"> </w:t>
      </w:r>
      <w:r w:rsidRPr="00B72691">
        <w:rPr>
          <w:rFonts w:hint="eastAsia"/>
          <w:lang w:eastAsia="ko-KR"/>
        </w:rPr>
        <w:t>기술했다고</w:t>
      </w:r>
      <w:r w:rsidRPr="00B72691">
        <w:rPr>
          <w:rFonts w:hint="eastAsia"/>
          <w:lang w:eastAsia="ko-KR"/>
        </w:rPr>
        <w:t xml:space="preserve"> </w:t>
      </w:r>
      <w:r w:rsidRPr="00B72691">
        <w:rPr>
          <w:rFonts w:hint="eastAsia"/>
          <w:lang w:eastAsia="ko-KR"/>
        </w:rPr>
        <w:t>표시해주세요</w:t>
      </w:r>
      <w:r w:rsidRPr="00B72691">
        <w:rPr>
          <w:rFonts w:hint="eastAsia"/>
          <w:lang w:eastAsia="ko-KR"/>
        </w:rPr>
        <w:t>.</w:t>
      </w:r>
    </w:p>
  </w:comment>
  <w:comment w:id="42" w:author="박수민" w:date="2021-03-20T15:48:00Z" w:initials="박">
    <w:p w14:paraId="2458E7D9" w14:textId="1016AF50" w:rsidR="006D01FC" w:rsidRDefault="006D01FC">
      <w:pPr>
        <w:pStyle w:val="a9"/>
        <w:rPr>
          <w:lang w:eastAsia="ko-KR"/>
        </w:rPr>
      </w:pPr>
      <w:r>
        <w:rPr>
          <w:rStyle w:val="a8"/>
        </w:rPr>
        <w:annotationRef/>
      </w:r>
      <w:r>
        <w:rPr>
          <w:rFonts w:hint="eastAsia"/>
          <w:lang w:eastAsia="ko-KR"/>
        </w:rPr>
        <w:t>없을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삭제</w:t>
      </w:r>
    </w:p>
  </w:comment>
  <w:comment w:id="44" w:author="박수민" w:date="2021-03-20T15:49:00Z" w:initials="박">
    <w:p w14:paraId="761FC822" w14:textId="740843F1" w:rsidR="006D01FC" w:rsidRPr="00B72691" w:rsidRDefault="006D01FC" w:rsidP="00B72691">
      <w:pPr>
        <w:pStyle w:val="18"/>
      </w:pPr>
      <w:r>
        <w:rPr>
          <w:rStyle w:val="a8"/>
        </w:rPr>
        <w:annotationRef/>
      </w:r>
      <w:r w:rsidRPr="00B72691">
        <w:rPr>
          <w:rFonts w:hint="eastAsia"/>
        </w:rPr>
        <w:t>각 항목별로 구분하여 기입해주시고 없으면 없었다고 명확히 적어주세요.</w:t>
      </w:r>
    </w:p>
  </w:comment>
  <w:comment w:id="45" w:author="박수민" w:date="2021-03-20T16:03:00Z" w:initials="박">
    <w:p w14:paraId="49C75297" w14:textId="0E44FF13" w:rsidR="006D01FC" w:rsidRPr="008C00FF" w:rsidRDefault="006D01FC">
      <w:pPr>
        <w:pStyle w:val="a9"/>
        <w:rPr>
          <w:lang w:eastAsia="ko-KR"/>
        </w:rPr>
      </w:pPr>
      <w:r>
        <w:rPr>
          <w:rStyle w:val="a8"/>
        </w:rPr>
        <w:annotationRef/>
      </w:r>
      <w:r w:rsidRPr="008C00FF">
        <w:rPr>
          <w:rFonts w:hint="eastAsia"/>
          <w:lang w:eastAsia="ko-KR"/>
        </w:rPr>
        <w:t>반품된</w:t>
      </w:r>
      <w:r w:rsidRPr="008C00FF">
        <w:rPr>
          <w:rFonts w:hint="eastAsia"/>
          <w:lang w:eastAsia="ko-KR"/>
        </w:rPr>
        <w:t xml:space="preserve"> </w:t>
      </w:r>
      <w:r w:rsidRPr="008C00FF">
        <w:rPr>
          <w:rFonts w:hint="eastAsia"/>
          <w:lang w:eastAsia="ko-KR"/>
        </w:rPr>
        <w:t>사유가</w:t>
      </w:r>
      <w:r w:rsidRPr="008C00FF">
        <w:rPr>
          <w:rFonts w:hint="eastAsia"/>
          <w:lang w:eastAsia="ko-KR"/>
        </w:rPr>
        <w:t xml:space="preserve"> </w:t>
      </w:r>
      <w:r w:rsidRPr="008C00FF">
        <w:rPr>
          <w:rFonts w:hint="eastAsia"/>
          <w:lang w:eastAsia="ko-KR"/>
        </w:rPr>
        <w:t>품질문제</w:t>
      </w:r>
      <w:r w:rsidRPr="008C00FF">
        <w:rPr>
          <w:rFonts w:hint="eastAsia"/>
          <w:lang w:eastAsia="ko-KR"/>
        </w:rPr>
        <w:t xml:space="preserve"> </w:t>
      </w:r>
      <w:r w:rsidRPr="008C00FF">
        <w:rPr>
          <w:rFonts w:hint="eastAsia"/>
          <w:lang w:eastAsia="ko-KR"/>
        </w:rPr>
        <w:t>때문인지</w:t>
      </w:r>
      <w:r w:rsidRPr="008C00FF">
        <w:rPr>
          <w:rFonts w:hint="eastAsia"/>
          <w:lang w:eastAsia="ko-KR"/>
        </w:rPr>
        <w:t xml:space="preserve"> </w:t>
      </w:r>
      <w:r w:rsidRPr="008C00FF">
        <w:rPr>
          <w:rFonts w:hint="eastAsia"/>
          <w:lang w:eastAsia="ko-KR"/>
        </w:rPr>
        <w:t>평가해야</w:t>
      </w:r>
      <w:r w:rsidRPr="008C00FF">
        <w:rPr>
          <w:rFonts w:hint="eastAsia"/>
          <w:lang w:eastAsia="ko-KR"/>
        </w:rPr>
        <w:t xml:space="preserve"> </w:t>
      </w:r>
      <w:r w:rsidRPr="008C00FF">
        <w:rPr>
          <w:rFonts w:hint="eastAsia"/>
          <w:lang w:eastAsia="ko-KR"/>
        </w:rPr>
        <w:t>하고</w:t>
      </w:r>
      <w:r w:rsidRPr="008C00FF">
        <w:rPr>
          <w:rFonts w:hint="eastAsia"/>
          <w:lang w:eastAsia="ko-KR"/>
        </w:rPr>
        <w:t xml:space="preserve"> </w:t>
      </w:r>
      <w:r w:rsidRPr="008C00FF">
        <w:rPr>
          <w:rFonts w:hint="eastAsia"/>
          <w:lang w:eastAsia="ko-KR"/>
        </w:rPr>
        <w:t>처분</w:t>
      </w:r>
      <w:r w:rsidRPr="008C00FF">
        <w:rPr>
          <w:rFonts w:hint="eastAsia"/>
          <w:lang w:eastAsia="ko-KR"/>
        </w:rPr>
        <w:t>(</w:t>
      </w:r>
      <w:r w:rsidRPr="008C00FF">
        <w:rPr>
          <w:rFonts w:hint="eastAsia"/>
          <w:lang w:eastAsia="ko-KR"/>
        </w:rPr>
        <w:t>폐기</w:t>
      </w:r>
      <w:r w:rsidRPr="008C00FF">
        <w:rPr>
          <w:rFonts w:hint="eastAsia"/>
          <w:lang w:eastAsia="ko-KR"/>
        </w:rPr>
        <w:t>,</w:t>
      </w:r>
      <w:r w:rsidRPr="008C00FF">
        <w:rPr>
          <w:lang w:eastAsia="ko-KR"/>
        </w:rPr>
        <w:t xml:space="preserve"> </w:t>
      </w:r>
      <w:r w:rsidRPr="008C00FF">
        <w:rPr>
          <w:rFonts w:hint="eastAsia"/>
          <w:lang w:eastAsia="ko-KR"/>
        </w:rPr>
        <w:t>재입고</w:t>
      </w:r>
      <w:r w:rsidRPr="008C00FF">
        <w:rPr>
          <w:rFonts w:hint="eastAsia"/>
          <w:lang w:eastAsia="ko-KR"/>
        </w:rPr>
        <w:t>,</w:t>
      </w:r>
      <w:r w:rsidRPr="008C00FF">
        <w:rPr>
          <w:lang w:eastAsia="ko-KR"/>
        </w:rPr>
        <w:t xml:space="preserve"> </w:t>
      </w:r>
      <w:r w:rsidRPr="008C00FF">
        <w:rPr>
          <w:rFonts w:hint="eastAsia"/>
          <w:lang w:eastAsia="ko-KR"/>
        </w:rPr>
        <w:t>재포장</w:t>
      </w:r>
      <w:r w:rsidRPr="008C00FF">
        <w:rPr>
          <w:rFonts w:hint="eastAsia"/>
          <w:lang w:eastAsia="ko-KR"/>
        </w:rPr>
        <w:t xml:space="preserve"> </w:t>
      </w:r>
      <w:r w:rsidRPr="008C00FF">
        <w:rPr>
          <w:rFonts w:hint="eastAsia"/>
          <w:lang w:eastAsia="ko-KR"/>
        </w:rPr>
        <w:t>등</w:t>
      </w:r>
      <w:r w:rsidRPr="008C00FF">
        <w:rPr>
          <w:rFonts w:hint="eastAsia"/>
          <w:lang w:eastAsia="ko-KR"/>
        </w:rPr>
        <w:t>)</w:t>
      </w:r>
      <w:r w:rsidRPr="008C00FF">
        <w:rPr>
          <w:rFonts w:hint="eastAsia"/>
          <w:lang w:eastAsia="ko-KR"/>
        </w:rPr>
        <w:t>이</w:t>
      </w:r>
      <w:r w:rsidRPr="008C00FF">
        <w:rPr>
          <w:rFonts w:hint="eastAsia"/>
          <w:lang w:eastAsia="ko-KR"/>
        </w:rPr>
        <w:t xml:space="preserve"> </w:t>
      </w:r>
      <w:r w:rsidRPr="008C00FF">
        <w:rPr>
          <w:rFonts w:hint="eastAsia"/>
          <w:lang w:eastAsia="ko-KR"/>
        </w:rPr>
        <w:t>어떻게</w:t>
      </w:r>
      <w:r w:rsidRPr="008C00FF">
        <w:rPr>
          <w:rFonts w:hint="eastAsia"/>
          <w:lang w:eastAsia="ko-KR"/>
        </w:rPr>
        <w:t xml:space="preserve"> </w:t>
      </w:r>
      <w:r w:rsidRPr="008C00FF">
        <w:rPr>
          <w:rFonts w:hint="eastAsia"/>
          <w:lang w:eastAsia="ko-KR"/>
        </w:rPr>
        <w:t>되었는지도</w:t>
      </w:r>
      <w:r w:rsidRPr="008C00FF">
        <w:rPr>
          <w:rFonts w:hint="eastAsia"/>
          <w:lang w:eastAsia="ko-KR"/>
        </w:rPr>
        <w:t xml:space="preserve"> </w:t>
      </w:r>
      <w:r w:rsidRPr="008C00FF">
        <w:rPr>
          <w:rFonts w:hint="eastAsia"/>
          <w:lang w:eastAsia="ko-KR"/>
        </w:rPr>
        <w:t>기재해야</w:t>
      </w:r>
      <w:r w:rsidRPr="008C00FF">
        <w:rPr>
          <w:rFonts w:hint="eastAsia"/>
          <w:lang w:eastAsia="ko-KR"/>
        </w:rPr>
        <w:t xml:space="preserve"> </w:t>
      </w:r>
      <w:r w:rsidRPr="008C00FF">
        <w:rPr>
          <w:rFonts w:hint="eastAsia"/>
          <w:lang w:eastAsia="ko-KR"/>
        </w:rPr>
        <w:t>함</w:t>
      </w:r>
      <w:r w:rsidRPr="008C00FF">
        <w:rPr>
          <w:rFonts w:hint="eastAsia"/>
          <w:lang w:eastAsia="ko-KR"/>
        </w:rPr>
        <w:t>.</w:t>
      </w:r>
    </w:p>
  </w:comment>
  <w:comment w:id="47" w:author="박수민" w:date="2021-03-20T16:05:00Z" w:initials="박">
    <w:p w14:paraId="4098AA6C" w14:textId="68157283" w:rsidR="006D01FC" w:rsidRPr="008C00FF" w:rsidRDefault="006D01FC">
      <w:pPr>
        <w:pStyle w:val="a9"/>
        <w:rPr>
          <w:sz w:val="20"/>
          <w:szCs w:val="20"/>
          <w:lang w:eastAsia="ko-KR"/>
        </w:rPr>
      </w:pPr>
      <w:r>
        <w:rPr>
          <w:rStyle w:val="a8"/>
        </w:rPr>
        <w:annotationRef/>
      </w:r>
      <w:r w:rsidRPr="008C00FF">
        <w:rPr>
          <w:rFonts w:hint="eastAsia"/>
          <w:sz w:val="20"/>
          <w:szCs w:val="20"/>
          <w:lang w:eastAsia="ko-KR"/>
        </w:rPr>
        <w:t>위탁시험</w:t>
      </w:r>
      <w:r w:rsidRPr="008C00FF">
        <w:rPr>
          <w:rFonts w:hint="eastAsia"/>
          <w:sz w:val="20"/>
          <w:szCs w:val="20"/>
          <w:lang w:eastAsia="ko-KR"/>
        </w:rPr>
        <w:t>,</w:t>
      </w:r>
      <w:r w:rsidRPr="008C00FF">
        <w:rPr>
          <w:sz w:val="20"/>
          <w:szCs w:val="20"/>
          <w:lang w:eastAsia="ko-KR"/>
        </w:rPr>
        <w:t xml:space="preserve"> </w:t>
      </w:r>
      <w:r w:rsidRPr="008C00FF">
        <w:rPr>
          <w:rFonts w:hint="eastAsia"/>
          <w:sz w:val="20"/>
          <w:szCs w:val="20"/>
          <w:lang w:eastAsia="ko-KR"/>
        </w:rPr>
        <w:t>위탁제조</w:t>
      </w:r>
      <w:r w:rsidRPr="008C00FF">
        <w:rPr>
          <w:rFonts w:hint="eastAsia"/>
          <w:sz w:val="20"/>
          <w:szCs w:val="20"/>
          <w:lang w:eastAsia="ko-KR"/>
        </w:rPr>
        <w:t xml:space="preserve"> </w:t>
      </w:r>
      <w:r w:rsidRPr="008C00FF">
        <w:rPr>
          <w:rFonts w:hint="eastAsia"/>
          <w:sz w:val="20"/>
          <w:szCs w:val="20"/>
          <w:lang w:eastAsia="ko-KR"/>
        </w:rPr>
        <w:t>등</w:t>
      </w:r>
      <w:r w:rsidRPr="008C00FF">
        <w:rPr>
          <w:rFonts w:hint="eastAsia"/>
          <w:sz w:val="20"/>
          <w:szCs w:val="20"/>
          <w:lang w:eastAsia="ko-KR"/>
        </w:rPr>
        <w:t xml:space="preserve"> </w:t>
      </w:r>
      <w:r>
        <w:rPr>
          <w:rFonts w:hint="eastAsia"/>
          <w:sz w:val="20"/>
          <w:szCs w:val="20"/>
          <w:lang w:eastAsia="ko-KR"/>
        </w:rPr>
        <w:t>제품과</w:t>
      </w:r>
      <w:r>
        <w:rPr>
          <w:rFonts w:hint="eastAsia"/>
          <w:sz w:val="20"/>
          <w:szCs w:val="20"/>
          <w:lang w:eastAsia="ko-KR"/>
        </w:rPr>
        <w:t xml:space="preserve"> </w:t>
      </w:r>
      <w:r>
        <w:rPr>
          <w:rFonts w:hint="eastAsia"/>
          <w:sz w:val="20"/>
          <w:szCs w:val="20"/>
          <w:lang w:eastAsia="ko-KR"/>
        </w:rPr>
        <w:t>직접적으로</w:t>
      </w:r>
      <w:r>
        <w:rPr>
          <w:rFonts w:hint="eastAsia"/>
          <w:sz w:val="20"/>
          <w:szCs w:val="20"/>
          <w:lang w:eastAsia="ko-KR"/>
        </w:rPr>
        <w:t xml:space="preserve"> </w:t>
      </w:r>
      <w:r w:rsidRPr="008C00FF">
        <w:rPr>
          <w:rFonts w:hint="eastAsia"/>
          <w:sz w:val="20"/>
          <w:szCs w:val="20"/>
          <w:lang w:eastAsia="ko-KR"/>
        </w:rPr>
        <w:t>관련된</w:t>
      </w:r>
      <w:r w:rsidRPr="008C00FF">
        <w:rPr>
          <w:rFonts w:hint="eastAsia"/>
          <w:sz w:val="20"/>
          <w:szCs w:val="20"/>
          <w:lang w:eastAsia="ko-KR"/>
        </w:rPr>
        <w:t xml:space="preserve"> </w:t>
      </w:r>
      <w:r w:rsidRPr="008C00FF">
        <w:rPr>
          <w:rFonts w:hint="eastAsia"/>
          <w:sz w:val="20"/>
          <w:szCs w:val="20"/>
          <w:lang w:eastAsia="ko-KR"/>
        </w:rPr>
        <w:t>품질협약</w:t>
      </w:r>
      <w:r>
        <w:rPr>
          <w:rFonts w:hint="eastAsia"/>
          <w:sz w:val="20"/>
          <w:szCs w:val="20"/>
          <w:lang w:eastAsia="ko-KR"/>
        </w:rPr>
        <w:t>만</w:t>
      </w:r>
      <w:r w:rsidRPr="008C00FF">
        <w:rPr>
          <w:rFonts w:hint="eastAsia"/>
          <w:sz w:val="20"/>
          <w:szCs w:val="20"/>
          <w:lang w:eastAsia="ko-KR"/>
        </w:rPr>
        <w:t xml:space="preserve"> </w:t>
      </w:r>
      <w:r>
        <w:rPr>
          <w:rFonts w:hint="eastAsia"/>
          <w:sz w:val="20"/>
          <w:szCs w:val="20"/>
          <w:lang w:eastAsia="ko-KR"/>
        </w:rPr>
        <w:t>포함</w:t>
      </w:r>
      <w:r>
        <w:rPr>
          <w:rFonts w:hint="eastAsia"/>
          <w:sz w:val="20"/>
          <w:szCs w:val="20"/>
          <w:lang w:eastAsia="ko-KR"/>
        </w:rPr>
        <w:t>(</w:t>
      </w:r>
      <w:r>
        <w:rPr>
          <w:rFonts w:hint="eastAsia"/>
          <w:sz w:val="20"/>
          <w:szCs w:val="20"/>
          <w:lang w:eastAsia="ko-KR"/>
        </w:rPr>
        <w:t>교정</w:t>
      </w:r>
      <w:r>
        <w:rPr>
          <w:rFonts w:hint="eastAsia"/>
          <w:sz w:val="20"/>
          <w:szCs w:val="20"/>
          <w:lang w:eastAsia="ko-KR"/>
        </w:rPr>
        <w:t xml:space="preserve">, </w:t>
      </w:r>
      <w:r>
        <w:rPr>
          <w:rFonts w:hint="eastAsia"/>
          <w:sz w:val="20"/>
          <w:szCs w:val="20"/>
          <w:lang w:eastAsia="ko-KR"/>
        </w:rPr>
        <w:t>먹는물시험업체</w:t>
      </w:r>
      <w:r>
        <w:rPr>
          <w:rFonts w:hint="eastAsia"/>
          <w:sz w:val="20"/>
          <w:szCs w:val="20"/>
          <w:lang w:eastAsia="ko-KR"/>
        </w:rPr>
        <w:t>,</w:t>
      </w:r>
      <w:r>
        <w:rPr>
          <w:sz w:val="20"/>
          <w:szCs w:val="20"/>
          <w:lang w:eastAsia="ko-KR"/>
        </w:rPr>
        <w:t xml:space="preserve"> </w:t>
      </w:r>
      <w:r>
        <w:rPr>
          <w:rFonts w:hint="eastAsia"/>
          <w:sz w:val="20"/>
          <w:szCs w:val="20"/>
          <w:lang w:eastAsia="ko-KR"/>
        </w:rPr>
        <w:t>장비서비스업체</w:t>
      </w:r>
      <w:r>
        <w:rPr>
          <w:rFonts w:hint="eastAsia"/>
          <w:sz w:val="20"/>
          <w:szCs w:val="20"/>
          <w:lang w:eastAsia="ko-KR"/>
        </w:rPr>
        <w:t xml:space="preserve"> </w:t>
      </w:r>
      <w:r>
        <w:rPr>
          <w:rFonts w:hint="eastAsia"/>
          <w:sz w:val="20"/>
          <w:szCs w:val="20"/>
          <w:lang w:eastAsia="ko-KR"/>
        </w:rPr>
        <w:t>등</w:t>
      </w:r>
      <w:r>
        <w:rPr>
          <w:rFonts w:hint="eastAsia"/>
          <w:sz w:val="20"/>
          <w:szCs w:val="20"/>
          <w:lang w:eastAsia="ko-KR"/>
        </w:rPr>
        <w:t xml:space="preserve"> </w:t>
      </w:r>
      <w:r>
        <w:rPr>
          <w:rFonts w:hint="eastAsia"/>
          <w:sz w:val="20"/>
          <w:szCs w:val="20"/>
          <w:lang w:eastAsia="ko-KR"/>
        </w:rPr>
        <w:t>등은</w:t>
      </w:r>
      <w:r>
        <w:rPr>
          <w:rFonts w:hint="eastAsia"/>
          <w:sz w:val="20"/>
          <w:szCs w:val="20"/>
          <w:lang w:eastAsia="ko-KR"/>
        </w:rPr>
        <w:t xml:space="preserve"> </w:t>
      </w:r>
      <w:r>
        <w:rPr>
          <w:rFonts w:hint="eastAsia"/>
          <w:sz w:val="20"/>
          <w:szCs w:val="20"/>
          <w:lang w:eastAsia="ko-KR"/>
        </w:rPr>
        <w:t>포함하지</w:t>
      </w:r>
      <w:r>
        <w:rPr>
          <w:rFonts w:hint="eastAsia"/>
          <w:sz w:val="20"/>
          <w:szCs w:val="20"/>
          <w:lang w:eastAsia="ko-KR"/>
        </w:rPr>
        <w:t xml:space="preserve"> </w:t>
      </w:r>
      <w:r>
        <w:rPr>
          <w:rFonts w:hint="eastAsia"/>
          <w:sz w:val="20"/>
          <w:szCs w:val="20"/>
          <w:lang w:eastAsia="ko-KR"/>
        </w:rPr>
        <w:t>않음</w:t>
      </w:r>
      <w:r>
        <w:rPr>
          <w:rFonts w:hint="eastAsia"/>
          <w:sz w:val="20"/>
          <w:szCs w:val="20"/>
          <w:lang w:eastAsia="ko-KR"/>
        </w:rPr>
        <w:t>,</w:t>
      </w:r>
      <w:r>
        <w:rPr>
          <w:sz w:val="20"/>
          <w:szCs w:val="20"/>
          <w:lang w:eastAsia="ko-KR"/>
        </w:rPr>
        <w:t xml:space="preserve"> </w:t>
      </w:r>
      <w:r>
        <w:rPr>
          <w:rFonts w:hint="eastAsia"/>
          <w:sz w:val="20"/>
          <w:szCs w:val="20"/>
          <w:lang w:eastAsia="ko-KR"/>
        </w:rPr>
        <w:t>원료</w:t>
      </w:r>
      <w:r>
        <w:rPr>
          <w:rFonts w:hint="eastAsia"/>
          <w:sz w:val="20"/>
          <w:szCs w:val="20"/>
          <w:lang w:eastAsia="ko-KR"/>
        </w:rPr>
        <w:t>/</w:t>
      </w:r>
      <w:r>
        <w:rPr>
          <w:rFonts w:hint="eastAsia"/>
          <w:sz w:val="20"/>
          <w:szCs w:val="20"/>
          <w:lang w:eastAsia="ko-KR"/>
        </w:rPr>
        <w:t>자재업체는</w:t>
      </w:r>
      <w:r>
        <w:rPr>
          <w:rFonts w:hint="eastAsia"/>
          <w:sz w:val="20"/>
          <w:szCs w:val="20"/>
          <w:lang w:eastAsia="ko-KR"/>
        </w:rPr>
        <w:t xml:space="preserve"> </w:t>
      </w:r>
      <w:r>
        <w:rPr>
          <w:rFonts w:hint="eastAsia"/>
          <w:sz w:val="20"/>
          <w:szCs w:val="20"/>
          <w:lang w:eastAsia="ko-KR"/>
        </w:rPr>
        <w:t>원자재평가에서</w:t>
      </w:r>
      <w:r>
        <w:rPr>
          <w:rFonts w:hint="eastAsia"/>
          <w:sz w:val="20"/>
          <w:szCs w:val="20"/>
          <w:lang w:eastAsia="ko-KR"/>
        </w:rPr>
        <w:t xml:space="preserve"> </w:t>
      </w:r>
      <w:r>
        <w:rPr>
          <w:rFonts w:hint="eastAsia"/>
          <w:sz w:val="20"/>
          <w:szCs w:val="20"/>
          <w:lang w:eastAsia="ko-KR"/>
        </w:rPr>
        <w:t>검토되므로</w:t>
      </w:r>
      <w:r>
        <w:rPr>
          <w:rFonts w:hint="eastAsia"/>
          <w:sz w:val="20"/>
          <w:szCs w:val="20"/>
          <w:lang w:eastAsia="ko-KR"/>
        </w:rPr>
        <w:t xml:space="preserve"> </w:t>
      </w:r>
      <w:r>
        <w:rPr>
          <w:rFonts w:hint="eastAsia"/>
          <w:sz w:val="20"/>
          <w:szCs w:val="20"/>
          <w:lang w:eastAsia="ko-KR"/>
        </w:rPr>
        <w:t>포함</w:t>
      </w:r>
      <w:r>
        <w:rPr>
          <w:rFonts w:hint="eastAsia"/>
          <w:sz w:val="20"/>
          <w:szCs w:val="20"/>
          <w:lang w:eastAsia="ko-KR"/>
        </w:rPr>
        <w:t>X)</w:t>
      </w:r>
    </w:p>
    <w:p w14:paraId="6B24D243" w14:textId="77777777" w:rsidR="006D01FC" w:rsidRDefault="006D01FC">
      <w:pPr>
        <w:pStyle w:val="a9"/>
        <w:rPr>
          <w:sz w:val="20"/>
          <w:szCs w:val="20"/>
          <w:lang w:eastAsia="ko-KR"/>
        </w:rPr>
      </w:pPr>
      <w:r w:rsidRPr="008C00FF">
        <w:rPr>
          <w:sz w:val="20"/>
          <w:szCs w:val="20"/>
          <w:lang w:eastAsia="ko-KR"/>
        </w:rPr>
        <w:t>(</w:t>
      </w:r>
      <w:r w:rsidRPr="008C00FF">
        <w:rPr>
          <w:rFonts w:hint="eastAsia"/>
          <w:sz w:val="20"/>
          <w:szCs w:val="20"/>
          <w:lang w:eastAsia="ko-KR"/>
        </w:rPr>
        <w:t>신규체결</w:t>
      </w:r>
      <w:r w:rsidRPr="008C00FF">
        <w:rPr>
          <w:rFonts w:hint="eastAsia"/>
          <w:sz w:val="20"/>
          <w:szCs w:val="20"/>
          <w:lang w:eastAsia="ko-KR"/>
        </w:rPr>
        <w:t>/</w:t>
      </w:r>
      <w:r w:rsidRPr="008C00FF">
        <w:rPr>
          <w:rFonts w:hint="eastAsia"/>
          <w:sz w:val="20"/>
          <w:szCs w:val="20"/>
          <w:lang w:eastAsia="ko-KR"/>
        </w:rPr>
        <w:t>변경</w:t>
      </w:r>
      <w:r w:rsidRPr="008C00FF">
        <w:rPr>
          <w:rFonts w:hint="eastAsia"/>
          <w:sz w:val="20"/>
          <w:szCs w:val="20"/>
          <w:lang w:eastAsia="ko-KR"/>
        </w:rPr>
        <w:t>/</w:t>
      </w:r>
      <w:r w:rsidRPr="008C00FF">
        <w:rPr>
          <w:rFonts w:hint="eastAsia"/>
          <w:sz w:val="20"/>
          <w:szCs w:val="20"/>
          <w:lang w:eastAsia="ko-KR"/>
        </w:rPr>
        <w:t>변경없더라도</w:t>
      </w:r>
      <w:r w:rsidRPr="008C00FF">
        <w:rPr>
          <w:rFonts w:hint="eastAsia"/>
          <w:sz w:val="20"/>
          <w:szCs w:val="20"/>
          <w:lang w:eastAsia="ko-KR"/>
        </w:rPr>
        <w:t xml:space="preserve"> </w:t>
      </w:r>
      <w:r w:rsidRPr="008C00FF">
        <w:rPr>
          <w:rFonts w:hint="eastAsia"/>
          <w:sz w:val="20"/>
          <w:szCs w:val="20"/>
          <w:lang w:eastAsia="ko-KR"/>
        </w:rPr>
        <w:t>기존</w:t>
      </w:r>
      <w:r w:rsidRPr="008C00FF">
        <w:rPr>
          <w:rFonts w:hint="eastAsia"/>
          <w:sz w:val="20"/>
          <w:szCs w:val="20"/>
          <w:lang w:eastAsia="ko-KR"/>
        </w:rPr>
        <w:t xml:space="preserve"> </w:t>
      </w:r>
      <w:r w:rsidRPr="008C00FF">
        <w:rPr>
          <w:rFonts w:hint="eastAsia"/>
          <w:sz w:val="20"/>
          <w:szCs w:val="20"/>
          <w:lang w:eastAsia="ko-KR"/>
        </w:rPr>
        <w:t>문서번호</w:t>
      </w:r>
      <w:r w:rsidRPr="008C00FF">
        <w:rPr>
          <w:rFonts w:hint="eastAsia"/>
          <w:sz w:val="20"/>
          <w:szCs w:val="20"/>
          <w:lang w:eastAsia="ko-KR"/>
        </w:rPr>
        <w:t xml:space="preserve"> </w:t>
      </w:r>
      <w:r w:rsidRPr="008C00FF">
        <w:rPr>
          <w:rFonts w:hint="eastAsia"/>
          <w:sz w:val="20"/>
          <w:szCs w:val="20"/>
          <w:lang w:eastAsia="ko-KR"/>
        </w:rPr>
        <w:t>적고</w:t>
      </w:r>
      <w:r w:rsidRPr="008C00FF">
        <w:rPr>
          <w:rFonts w:hint="eastAsia"/>
          <w:sz w:val="20"/>
          <w:szCs w:val="20"/>
          <w:lang w:eastAsia="ko-KR"/>
        </w:rPr>
        <w:t xml:space="preserve"> </w:t>
      </w:r>
      <w:r w:rsidRPr="008C00FF">
        <w:rPr>
          <w:rFonts w:hint="eastAsia"/>
          <w:sz w:val="20"/>
          <w:szCs w:val="20"/>
          <w:lang w:eastAsia="ko-KR"/>
        </w:rPr>
        <w:t>변경내역</w:t>
      </w:r>
      <w:r w:rsidRPr="008C00FF">
        <w:rPr>
          <w:rFonts w:hint="eastAsia"/>
          <w:sz w:val="20"/>
          <w:szCs w:val="20"/>
          <w:lang w:eastAsia="ko-KR"/>
        </w:rPr>
        <w:t xml:space="preserve"> </w:t>
      </w:r>
      <w:r w:rsidRPr="008C00FF">
        <w:rPr>
          <w:rFonts w:hint="eastAsia"/>
          <w:sz w:val="20"/>
          <w:szCs w:val="20"/>
          <w:lang w:eastAsia="ko-KR"/>
        </w:rPr>
        <w:t>없음으로</w:t>
      </w:r>
      <w:r w:rsidRPr="008C00FF">
        <w:rPr>
          <w:rFonts w:hint="eastAsia"/>
          <w:sz w:val="20"/>
          <w:szCs w:val="20"/>
          <w:lang w:eastAsia="ko-KR"/>
        </w:rPr>
        <w:t xml:space="preserve"> </w:t>
      </w:r>
      <w:r w:rsidRPr="008C00FF">
        <w:rPr>
          <w:rFonts w:hint="eastAsia"/>
          <w:sz w:val="20"/>
          <w:szCs w:val="20"/>
          <w:lang w:eastAsia="ko-KR"/>
        </w:rPr>
        <w:t>표시</w:t>
      </w:r>
      <w:r w:rsidRPr="008C00FF">
        <w:rPr>
          <w:rFonts w:hint="eastAsia"/>
          <w:sz w:val="20"/>
          <w:szCs w:val="20"/>
          <w:lang w:eastAsia="ko-KR"/>
        </w:rPr>
        <w:t>)</w:t>
      </w:r>
    </w:p>
    <w:p w14:paraId="41D33EB8" w14:textId="77777777" w:rsidR="006D01FC" w:rsidRDefault="006D01FC">
      <w:pPr>
        <w:pStyle w:val="a9"/>
        <w:rPr>
          <w:sz w:val="20"/>
          <w:szCs w:val="20"/>
          <w:lang w:eastAsia="ko-KR"/>
        </w:rPr>
      </w:pPr>
    </w:p>
    <w:p w14:paraId="692653C3" w14:textId="77777777" w:rsidR="006D01FC" w:rsidRPr="00FD7F11" w:rsidRDefault="006D01FC" w:rsidP="00FD7F11">
      <w:pPr>
        <w:pStyle w:val="a9"/>
        <w:numPr>
          <w:ilvl w:val="0"/>
          <w:numId w:val="15"/>
        </w:numPr>
        <w:rPr>
          <w:lang w:eastAsia="ko-KR"/>
        </w:rPr>
      </w:pPr>
      <w:r>
        <w:rPr>
          <w:rFonts w:hint="eastAsia"/>
          <w:sz w:val="20"/>
          <w:szCs w:val="20"/>
          <w:lang w:eastAsia="ko-KR"/>
        </w:rPr>
        <w:t>수탁생산제품</w:t>
      </w:r>
      <w:r>
        <w:rPr>
          <w:rFonts w:hint="eastAsia"/>
          <w:sz w:val="20"/>
          <w:szCs w:val="20"/>
          <w:lang w:eastAsia="ko-KR"/>
        </w:rPr>
        <w:t>:</w:t>
      </w:r>
      <w:r>
        <w:rPr>
          <w:sz w:val="20"/>
          <w:szCs w:val="20"/>
          <w:lang w:eastAsia="ko-KR"/>
        </w:rPr>
        <w:t xml:space="preserve"> </w:t>
      </w:r>
      <w:r>
        <w:rPr>
          <w:rFonts w:hint="eastAsia"/>
          <w:sz w:val="20"/>
          <w:szCs w:val="20"/>
          <w:lang w:eastAsia="ko-KR"/>
        </w:rPr>
        <w:t>고객사와의</w:t>
      </w:r>
      <w:r>
        <w:rPr>
          <w:rFonts w:hint="eastAsia"/>
          <w:sz w:val="20"/>
          <w:szCs w:val="20"/>
          <w:lang w:eastAsia="ko-KR"/>
        </w:rPr>
        <w:t xml:space="preserve"> </w:t>
      </w:r>
      <w:r>
        <w:rPr>
          <w:rFonts w:hint="eastAsia"/>
          <w:sz w:val="20"/>
          <w:szCs w:val="20"/>
          <w:lang w:eastAsia="ko-KR"/>
        </w:rPr>
        <w:t>품질협약</w:t>
      </w:r>
    </w:p>
    <w:p w14:paraId="14105644" w14:textId="1F3F0C3B" w:rsidR="006D01FC" w:rsidRPr="00FD7F11" w:rsidRDefault="006D01FC" w:rsidP="00FD7F11">
      <w:pPr>
        <w:pStyle w:val="a9"/>
        <w:numPr>
          <w:ilvl w:val="0"/>
          <w:numId w:val="15"/>
        </w:numPr>
        <w:rPr>
          <w:lang w:eastAsia="ko-KR"/>
        </w:rPr>
      </w:pPr>
      <w:r>
        <w:rPr>
          <w:rFonts w:hint="eastAsia"/>
          <w:sz w:val="20"/>
          <w:szCs w:val="20"/>
          <w:lang w:eastAsia="ko-KR"/>
        </w:rPr>
        <w:t>자사생산제품</w:t>
      </w:r>
      <w:r>
        <w:rPr>
          <w:rFonts w:hint="eastAsia"/>
          <w:sz w:val="20"/>
          <w:szCs w:val="20"/>
          <w:lang w:eastAsia="ko-KR"/>
        </w:rPr>
        <w:t>:</w:t>
      </w:r>
      <w:r>
        <w:rPr>
          <w:sz w:val="20"/>
          <w:szCs w:val="20"/>
          <w:lang w:eastAsia="ko-KR"/>
        </w:rPr>
        <w:t xml:space="preserve"> </w:t>
      </w:r>
      <w:r w:rsidRPr="00FD7F11">
        <w:rPr>
          <w:sz w:val="20"/>
          <w:szCs w:val="20"/>
          <w:lang w:eastAsia="ko-KR"/>
        </w:rPr>
        <w:t>QAD-15-007(2.0)</w:t>
      </w:r>
      <w:r>
        <w:rPr>
          <w:sz w:val="20"/>
          <w:szCs w:val="20"/>
          <w:lang w:eastAsia="ko-KR"/>
        </w:rPr>
        <w:t xml:space="preserve"> </w:t>
      </w:r>
      <w:r>
        <w:rPr>
          <w:rFonts w:hint="eastAsia"/>
          <w:sz w:val="20"/>
          <w:szCs w:val="20"/>
          <w:lang w:eastAsia="ko-KR"/>
        </w:rPr>
        <w:t>원료</w:t>
      </w:r>
      <w:r>
        <w:rPr>
          <w:rFonts w:hint="eastAsia"/>
          <w:sz w:val="20"/>
          <w:szCs w:val="20"/>
          <w:lang w:eastAsia="ko-KR"/>
        </w:rPr>
        <w:t xml:space="preserve"> </w:t>
      </w:r>
      <w:r>
        <w:rPr>
          <w:rFonts w:hint="eastAsia"/>
          <w:sz w:val="20"/>
          <w:szCs w:val="20"/>
          <w:lang w:eastAsia="ko-KR"/>
        </w:rPr>
        <w:t>위탁시험</w:t>
      </w:r>
      <w:r>
        <w:rPr>
          <w:rFonts w:hint="eastAsia"/>
          <w:sz w:val="20"/>
          <w:szCs w:val="20"/>
          <w:lang w:eastAsia="ko-KR"/>
        </w:rPr>
        <w:t>(</w:t>
      </w:r>
      <w:r>
        <w:rPr>
          <w:rFonts w:hint="eastAsia"/>
          <w:sz w:val="20"/>
          <w:szCs w:val="20"/>
          <w:lang w:eastAsia="ko-KR"/>
        </w:rPr>
        <w:t>진천공정</w:t>
      </w:r>
      <w:r>
        <w:rPr>
          <w:rFonts w:hint="eastAsia"/>
          <w:sz w:val="20"/>
          <w:szCs w:val="20"/>
          <w:lang w:eastAsia="ko-KR"/>
        </w:rPr>
        <w:t>)</w:t>
      </w:r>
      <w:r>
        <w:rPr>
          <w:sz w:val="20"/>
          <w:szCs w:val="20"/>
          <w:lang w:eastAsia="ko-KR"/>
        </w:rPr>
        <w:t xml:space="preserve"> </w:t>
      </w:r>
      <w:r>
        <w:rPr>
          <w:rFonts w:hint="eastAsia"/>
          <w:sz w:val="20"/>
          <w:szCs w:val="20"/>
          <w:lang w:eastAsia="ko-KR"/>
        </w:rPr>
        <w:t>포함</w:t>
      </w:r>
    </w:p>
    <w:p w14:paraId="30986161" w14:textId="312A67D7" w:rsidR="006D01FC" w:rsidRDefault="006D01FC" w:rsidP="00FD7F11">
      <w:pPr>
        <w:pStyle w:val="a9"/>
        <w:numPr>
          <w:ilvl w:val="0"/>
          <w:numId w:val="15"/>
        </w:numPr>
        <w:rPr>
          <w:lang w:eastAsia="ko-KR"/>
        </w:rPr>
      </w:pPr>
      <w:r>
        <w:rPr>
          <w:rFonts w:hint="eastAsia"/>
          <w:lang w:eastAsia="ko-KR"/>
        </w:rPr>
        <w:t>위탁생산제품</w:t>
      </w:r>
      <w:r>
        <w:rPr>
          <w:rFonts w:hint="eastAsia"/>
          <w:lang w:eastAsia="ko-KR"/>
        </w:rPr>
        <w:t>: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위탁처와의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품질협약</w:t>
      </w:r>
      <w:r>
        <w:rPr>
          <w:rFonts w:hint="eastAsia"/>
          <w:lang w:eastAsia="ko-KR"/>
        </w:rPr>
        <w:t xml:space="preserve"> </w:t>
      </w:r>
    </w:p>
  </w:comment>
  <w:comment w:id="49" w:author="박수민" w:date="2021-03-20T19:01:00Z" w:initials="박">
    <w:p w14:paraId="18AEB79E" w14:textId="48AA9F9E" w:rsidR="003E4E0B" w:rsidRDefault="003E4E0B" w:rsidP="003E4E0B">
      <w:pPr>
        <w:pStyle w:val="a9"/>
        <w:rPr>
          <w:color w:val="FF0000"/>
          <w:lang w:eastAsia="ko-KR"/>
        </w:rPr>
      </w:pPr>
      <w:r>
        <w:rPr>
          <w:rStyle w:val="a8"/>
        </w:rPr>
        <w:annotationRef/>
      </w:r>
      <w:r>
        <w:rPr>
          <w:rFonts w:hint="eastAsia"/>
          <w:lang w:eastAsia="ko-KR"/>
        </w:rPr>
        <w:t xml:space="preserve"> </w:t>
      </w:r>
      <w:r w:rsidRPr="003E4E0B">
        <w:rPr>
          <w:rFonts w:hint="eastAsia"/>
          <w:color w:val="FF0000"/>
          <w:lang w:eastAsia="ko-KR"/>
        </w:rPr>
        <w:t>규제기관에</w:t>
      </w:r>
      <w:r w:rsidRPr="003E4E0B">
        <w:rPr>
          <w:rFonts w:hint="eastAsia"/>
          <w:color w:val="FF0000"/>
          <w:lang w:eastAsia="ko-KR"/>
        </w:rPr>
        <w:t xml:space="preserve"> </w:t>
      </w:r>
      <w:r w:rsidRPr="003E4E0B">
        <w:rPr>
          <w:rFonts w:hint="eastAsia"/>
          <w:color w:val="FF0000"/>
          <w:lang w:eastAsia="ko-KR"/>
        </w:rPr>
        <w:t>보낸</w:t>
      </w:r>
      <w:r w:rsidRPr="003E4E0B">
        <w:rPr>
          <w:rFonts w:hint="eastAsia"/>
          <w:color w:val="FF0000"/>
          <w:lang w:eastAsia="ko-KR"/>
        </w:rPr>
        <w:t xml:space="preserve"> </w:t>
      </w:r>
      <w:r w:rsidRPr="003E4E0B">
        <w:rPr>
          <w:rFonts w:hint="eastAsia"/>
          <w:color w:val="FF0000"/>
          <w:lang w:eastAsia="ko-KR"/>
        </w:rPr>
        <w:t>일탈</w:t>
      </w:r>
      <w:r w:rsidRPr="003E4E0B">
        <w:rPr>
          <w:rFonts w:hint="eastAsia"/>
          <w:color w:val="FF0000"/>
          <w:lang w:eastAsia="ko-KR"/>
        </w:rPr>
        <w:t>/</w:t>
      </w:r>
      <w:r w:rsidRPr="003E4E0B">
        <w:rPr>
          <w:rFonts w:hint="eastAsia"/>
          <w:color w:val="FF0000"/>
          <w:lang w:eastAsia="ko-KR"/>
        </w:rPr>
        <w:t>불만</w:t>
      </w:r>
      <w:r w:rsidRPr="003E4E0B">
        <w:rPr>
          <w:rFonts w:hint="eastAsia"/>
          <w:color w:val="FF0000"/>
          <w:lang w:eastAsia="ko-KR"/>
        </w:rPr>
        <w:t>/</w:t>
      </w:r>
      <w:r w:rsidRPr="003E4E0B">
        <w:rPr>
          <w:rFonts w:hint="eastAsia"/>
          <w:color w:val="FF0000"/>
          <w:lang w:eastAsia="ko-KR"/>
        </w:rPr>
        <w:t>회수</w:t>
      </w:r>
      <w:r w:rsidRPr="003E4E0B">
        <w:rPr>
          <w:rFonts w:hint="eastAsia"/>
          <w:color w:val="FF0000"/>
          <w:lang w:eastAsia="ko-KR"/>
        </w:rPr>
        <w:t xml:space="preserve"> </w:t>
      </w:r>
      <w:r w:rsidRPr="003E4E0B">
        <w:rPr>
          <w:rFonts w:hint="eastAsia"/>
          <w:color w:val="FF0000"/>
          <w:lang w:eastAsia="ko-KR"/>
        </w:rPr>
        <w:t>보고내역</w:t>
      </w:r>
      <w:r w:rsidRPr="003E4E0B">
        <w:rPr>
          <w:rFonts w:hint="eastAsia"/>
          <w:color w:val="FF0000"/>
          <w:lang w:eastAsia="ko-KR"/>
        </w:rPr>
        <w:t>,</w:t>
      </w:r>
      <w:r w:rsidRPr="003E4E0B">
        <w:rPr>
          <w:color w:val="FF0000"/>
          <w:lang w:eastAsia="ko-KR"/>
        </w:rPr>
        <w:t xml:space="preserve"> </w:t>
      </w:r>
      <w:r w:rsidRPr="003E4E0B">
        <w:rPr>
          <w:rFonts w:hint="eastAsia"/>
          <w:color w:val="FF0000"/>
          <w:lang w:eastAsia="ko-KR"/>
        </w:rPr>
        <w:t>규제기관</w:t>
      </w:r>
      <w:r w:rsidRPr="003E4E0B">
        <w:rPr>
          <w:rFonts w:hint="eastAsia"/>
          <w:color w:val="FF0000"/>
          <w:lang w:eastAsia="ko-KR"/>
        </w:rPr>
        <w:t xml:space="preserve"> </w:t>
      </w:r>
      <w:r w:rsidRPr="003E4E0B">
        <w:rPr>
          <w:rFonts w:hint="eastAsia"/>
          <w:color w:val="FF0000"/>
          <w:lang w:eastAsia="ko-KR"/>
        </w:rPr>
        <w:t>감사내역</w:t>
      </w:r>
      <w:r w:rsidRPr="003E4E0B">
        <w:rPr>
          <w:rFonts w:hint="eastAsia"/>
          <w:color w:val="FF0000"/>
          <w:lang w:eastAsia="ko-KR"/>
        </w:rPr>
        <w:t>,</w:t>
      </w:r>
      <w:r w:rsidRPr="003E4E0B">
        <w:rPr>
          <w:color w:val="FF0000"/>
          <w:lang w:eastAsia="ko-KR"/>
        </w:rPr>
        <w:t xml:space="preserve"> </w:t>
      </w:r>
      <w:r w:rsidRPr="003E4E0B">
        <w:rPr>
          <w:rFonts w:hint="eastAsia"/>
          <w:color w:val="FF0000"/>
          <w:lang w:eastAsia="ko-KR"/>
        </w:rPr>
        <w:t>허가권</w:t>
      </w:r>
      <w:r w:rsidRPr="003E4E0B">
        <w:rPr>
          <w:rFonts w:hint="eastAsia"/>
          <w:color w:val="FF0000"/>
          <w:lang w:eastAsia="ko-KR"/>
        </w:rPr>
        <w:t xml:space="preserve"> </w:t>
      </w:r>
      <w:r w:rsidRPr="003E4E0B">
        <w:rPr>
          <w:rFonts w:hint="eastAsia"/>
          <w:color w:val="FF0000"/>
          <w:lang w:eastAsia="ko-KR"/>
        </w:rPr>
        <w:t>취득</w:t>
      </w:r>
      <w:r w:rsidRPr="003E4E0B">
        <w:rPr>
          <w:rFonts w:hint="eastAsia"/>
          <w:color w:val="FF0000"/>
          <w:lang w:eastAsia="ko-KR"/>
        </w:rPr>
        <w:t>,</w:t>
      </w:r>
      <w:r w:rsidRPr="003E4E0B">
        <w:rPr>
          <w:color w:val="FF0000"/>
          <w:lang w:eastAsia="ko-KR"/>
        </w:rPr>
        <w:t xml:space="preserve"> </w:t>
      </w:r>
      <w:r w:rsidRPr="003E4E0B">
        <w:rPr>
          <w:rFonts w:hint="eastAsia"/>
          <w:color w:val="FF0000"/>
          <w:lang w:eastAsia="ko-KR"/>
        </w:rPr>
        <w:t>허가승인</w:t>
      </w:r>
      <w:r w:rsidRPr="003E4E0B">
        <w:rPr>
          <w:rFonts w:hint="eastAsia"/>
          <w:color w:val="FF0000"/>
          <w:lang w:eastAsia="ko-KR"/>
        </w:rPr>
        <w:t xml:space="preserve"> </w:t>
      </w:r>
      <w:r w:rsidRPr="003E4E0B">
        <w:rPr>
          <w:rFonts w:hint="eastAsia"/>
          <w:color w:val="FF0000"/>
          <w:lang w:eastAsia="ko-KR"/>
        </w:rPr>
        <w:t>후</w:t>
      </w:r>
      <w:r w:rsidRPr="003E4E0B">
        <w:rPr>
          <w:rFonts w:hint="eastAsia"/>
          <w:color w:val="FF0000"/>
          <w:lang w:eastAsia="ko-KR"/>
        </w:rPr>
        <w:t xml:space="preserve"> </w:t>
      </w:r>
      <w:r w:rsidRPr="003E4E0B">
        <w:rPr>
          <w:rFonts w:hint="eastAsia"/>
          <w:color w:val="FF0000"/>
          <w:lang w:eastAsia="ko-KR"/>
        </w:rPr>
        <w:t>변경</w:t>
      </w:r>
      <w:r w:rsidRPr="003E4E0B">
        <w:rPr>
          <w:rFonts w:hint="eastAsia"/>
          <w:color w:val="FF0000"/>
          <w:lang w:eastAsia="ko-KR"/>
        </w:rPr>
        <w:t>,</w:t>
      </w:r>
      <w:r w:rsidRPr="003E4E0B">
        <w:rPr>
          <w:color w:val="FF0000"/>
          <w:lang w:eastAsia="ko-KR"/>
        </w:rPr>
        <w:t xml:space="preserve"> </w:t>
      </w:r>
      <w:r w:rsidRPr="003E4E0B">
        <w:rPr>
          <w:rFonts w:hint="eastAsia"/>
          <w:color w:val="FF0000"/>
          <w:lang w:eastAsia="ko-KR"/>
        </w:rPr>
        <w:t>규제변경</w:t>
      </w:r>
      <w:r w:rsidRPr="003E4E0B">
        <w:rPr>
          <w:rFonts w:hint="eastAsia"/>
          <w:color w:val="FF0000"/>
          <w:lang w:eastAsia="ko-KR"/>
        </w:rPr>
        <w:t xml:space="preserve"> </w:t>
      </w:r>
      <w:r w:rsidRPr="003E4E0B">
        <w:rPr>
          <w:rFonts w:hint="eastAsia"/>
          <w:color w:val="FF0000"/>
          <w:lang w:eastAsia="ko-KR"/>
        </w:rPr>
        <w:t>지시사항에</w:t>
      </w:r>
      <w:r w:rsidRPr="003E4E0B">
        <w:rPr>
          <w:rFonts w:hint="eastAsia"/>
          <w:color w:val="FF0000"/>
          <w:lang w:eastAsia="ko-KR"/>
        </w:rPr>
        <w:t xml:space="preserve"> </w:t>
      </w:r>
      <w:r w:rsidRPr="003E4E0B">
        <w:rPr>
          <w:rFonts w:hint="eastAsia"/>
          <w:color w:val="FF0000"/>
          <w:lang w:eastAsia="ko-KR"/>
        </w:rPr>
        <w:t>대한</w:t>
      </w:r>
      <w:r w:rsidRPr="003E4E0B">
        <w:rPr>
          <w:rFonts w:hint="eastAsia"/>
          <w:color w:val="FF0000"/>
          <w:lang w:eastAsia="ko-KR"/>
        </w:rPr>
        <w:t xml:space="preserve"> </w:t>
      </w:r>
      <w:r w:rsidRPr="003E4E0B">
        <w:rPr>
          <w:rFonts w:hint="eastAsia"/>
          <w:color w:val="FF0000"/>
          <w:lang w:eastAsia="ko-KR"/>
        </w:rPr>
        <w:t>이행내역</w:t>
      </w:r>
    </w:p>
    <w:p w14:paraId="462BA7E5" w14:textId="77777777" w:rsidR="003E4E0B" w:rsidRDefault="003E4E0B" w:rsidP="003E4E0B">
      <w:pPr>
        <w:pStyle w:val="a9"/>
        <w:rPr>
          <w:lang w:eastAsia="ko-KR"/>
        </w:rPr>
      </w:pPr>
    </w:p>
    <w:p w14:paraId="2DE301C7" w14:textId="01C6E3D2" w:rsidR="003E4E0B" w:rsidRDefault="003E4E0B" w:rsidP="003E4E0B">
      <w:pPr>
        <w:pStyle w:val="a9"/>
        <w:rPr>
          <w:lang w:eastAsia="ko-KR"/>
        </w:rPr>
      </w:pPr>
      <w:r>
        <w:rPr>
          <w:rFonts w:hint="eastAsia"/>
          <w:lang w:eastAsia="ko-KR"/>
        </w:rPr>
        <w:t>규제사항에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내용이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없었더라도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없었다는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내용을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명시해야하고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삭제</w:t>
      </w:r>
    </w:p>
    <w:p w14:paraId="6FADBEFA" w14:textId="1844BA58" w:rsidR="00830A11" w:rsidRDefault="003E4E0B" w:rsidP="003E4E0B">
      <w:pPr>
        <w:pStyle w:val="a9"/>
        <w:rPr>
          <w:rFonts w:hint="eastAsia"/>
          <w:lang w:eastAsia="ko-KR"/>
        </w:rPr>
      </w:pPr>
      <w:r>
        <w:rPr>
          <w:rFonts w:hint="eastAsia"/>
          <w:lang w:eastAsia="ko-KR"/>
        </w:rPr>
        <w:t>기존허가받은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제품이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신규국가에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허가가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추가된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기재하여야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함</w:t>
      </w:r>
    </w:p>
  </w:comment>
  <w:comment w:id="50" w:author="박수민 [2]" w:date="2025-04-03T22:56:00Z" w:initials="수박">
    <w:p w14:paraId="5BD12A39" w14:textId="7928ECF3" w:rsidR="001D0418" w:rsidRDefault="001D0418">
      <w:pPr>
        <w:pStyle w:val="a9"/>
        <w:rPr>
          <w:lang w:eastAsia="ko-KR"/>
        </w:rPr>
      </w:pPr>
      <w:r>
        <w:rPr>
          <w:rStyle w:val="a8"/>
        </w:rPr>
        <w:annotationRef/>
      </w:r>
      <w:r>
        <w:rPr>
          <w:rFonts w:hint="eastAsia"/>
          <w:lang w:eastAsia="ko-KR"/>
        </w:rPr>
        <w:t>불순물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조치지시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회수지시</w:t>
      </w:r>
      <w:r>
        <w:rPr>
          <w:lang w:eastAsia="ko-KR"/>
        </w:rPr>
        <w:t xml:space="preserve">, </w:t>
      </w:r>
      <w:r>
        <w:rPr>
          <w:rFonts w:hint="eastAsia"/>
          <w:lang w:eastAsia="ko-KR"/>
        </w:rPr>
        <w:t>명령사항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기재</w:t>
      </w:r>
    </w:p>
  </w:comment>
  <w:comment w:id="54" w:author="박수민" w:date="2021-03-20T17:09:00Z" w:initials="박">
    <w:p w14:paraId="70B06C87" w14:textId="77777777" w:rsidR="006D01FC" w:rsidRDefault="006D01FC">
      <w:pPr>
        <w:pStyle w:val="a9"/>
        <w:rPr>
          <w:lang w:eastAsia="ko-KR"/>
        </w:rPr>
      </w:pPr>
      <w:r>
        <w:rPr>
          <w:rStyle w:val="a8"/>
        </w:rPr>
        <w:annotationRef/>
      </w:r>
      <w:r>
        <w:rPr>
          <w:rFonts w:hint="eastAsia"/>
          <w:lang w:eastAsia="ko-KR"/>
        </w:rPr>
        <w:t>제조원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변경이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있었는지</w:t>
      </w:r>
      <w:r w:rsidR="00281572">
        <w:rPr>
          <w:rFonts w:hint="eastAsia"/>
          <w:lang w:eastAsia="ko-KR"/>
        </w:rPr>
        <w:t>,</w:t>
      </w:r>
      <w:r w:rsidR="00281572">
        <w:rPr>
          <w:lang w:eastAsia="ko-KR"/>
        </w:rPr>
        <w:t xml:space="preserve"> </w:t>
      </w:r>
      <w:r w:rsidR="00281572">
        <w:rPr>
          <w:rFonts w:hint="eastAsia"/>
          <w:lang w:eastAsia="ko-KR"/>
        </w:rPr>
        <w:t>신규제조원</w:t>
      </w:r>
      <w:r w:rsidR="00281572">
        <w:rPr>
          <w:rFonts w:hint="eastAsia"/>
          <w:lang w:eastAsia="ko-KR"/>
        </w:rPr>
        <w:t xml:space="preserve"> </w:t>
      </w:r>
      <w:r w:rsidR="00281572">
        <w:rPr>
          <w:rFonts w:hint="eastAsia"/>
          <w:lang w:eastAsia="ko-KR"/>
        </w:rPr>
        <w:t>추가된</w:t>
      </w:r>
      <w:r w:rsidR="00281572">
        <w:rPr>
          <w:rFonts w:hint="eastAsia"/>
          <w:lang w:eastAsia="ko-KR"/>
        </w:rPr>
        <w:t xml:space="preserve"> </w:t>
      </w:r>
      <w:r w:rsidR="00281572">
        <w:rPr>
          <w:rFonts w:hint="eastAsia"/>
          <w:lang w:eastAsia="ko-KR"/>
        </w:rPr>
        <w:t>것이</w:t>
      </w:r>
      <w:r w:rsidR="00281572">
        <w:rPr>
          <w:rFonts w:hint="eastAsia"/>
          <w:lang w:eastAsia="ko-KR"/>
        </w:rPr>
        <w:t xml:space="preserve"> </w:t>
      </w:r>
      <w:r w:rsidR="00281572">
        <w:rPr>
          <w:rFonts w:hint="eastAsia"/>
          <w:lang w:eastAsia="ko-KR"/>
        </w:rPr>
        <w:t>있는지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없었는지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명확히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기재</w:t>
      </w:r>
    </w:p>
    <w:p w14:paraId="305FBDE9" w14:textId="77777777" w:rsidR="00830A11" w:rsidRDefault="00830A11">
      <w:pPr>
        <w:pStyle w:val="a9"/>
        <w:rPr>
          <w:lang w:eastAsia="ko-KR"/>
        </w:rPr>
      </w:pPr>
    </w:p>
    <w:p w14:paraId="3C77DA6D" w14:textId="27AFE8A4" w:rsidR="00830A11" w:rsidRDefault="00830A11">
      <w:pPr>
        <w:pStyle w:val="a9"/>
        <w:rPr>
          <w:lang w:eastAsia="ko-KR"/>
        </w:rPr>
      </w:pPr>
      <w:r w:rsidRPr="00830A11">
        <w:rPr>
          <w:rFonts w:hint="eastAsia"/>
          <w:highlight w:val="yellow"/>
          <w:lang w:eastAsia="ko-KR"/>
        </w:rPr>
        <w:t>S</w:t>
      </w:r>
      <w:r w:rsidRPr="00830A11">
        <w:rPr>
          <w:highlight w:val="yellow"/>
          <w:lang w:eastAsia="ko-KR"/>
        </w:rPr>
        <w:t>CAR</w:t>
      </w:r>
      <w:r w:rsidRPr="00830A11">
        <w:rPr>
          <w:rFonts w:hint="eastAsia"/>
          <w:highlight w:val="yellow"/>
          <w:lang w:eastAsia="ko-KR"/>
        </w:rPr>
        <w:t>리스트</w:t>
      </w:r>
      <w:r w:rsidRPr="00830A11">
        <w:rPr>
          <w:rFonts w:hint="eastAsia"/>
          <w:highlight w:val="yellow"/>
          <w:lang w:eastAsia="ko-KR"/>
        </w:rPr>
        <w:t>,</w:t>
      </w:r>
      <w:r w:rsidRPr="00830A11">
        <w:rPr>
          <w:highlight w:val="yellow"/>
          <w:lang w:eastAsia="ko-KR"/>
        </w:rPr>
        <w:t xml:space="preserve"> </w:t>
      </w:r>
      <w:r w:rsidRPr="00830A11">
        <w:rPr>
          <w:rFonts w:hint="eastAsia"/>
          <w:highlight w:val="yellow"/>
          <w:lang w:eastAsia="ko-KR"/>
        </w:rPr>
        <w:t>부적합원자재조사서식</w:t>
      </w:r>
      <w:r w:rsidRPr="00830A11">
        <w:rPr>
          <w:rFonts w:hint="eastAsia"/>
          <w:highlight w:val="yellow"/>
          <w:lang w:eastAsia="ko-KR"/>
        </w:rPr>
        <w:t xml:space="preserve"> </w:t>
      </w:r>
      <w:r w:rsidRPr="00830A11">
        <w:rPr>
          <w:rFonts w:hint="eastAsia"/>
          <w:highlight w:val="yellow"/>
          <w:lang w:eastAsia="ko-KR"/>
        </w:rPr>
        <w:t>확인</w:t>
      </w:r>
    </w:p>
  </w:comment>
  <w:comment w:id="55" w:author="박수민" w:date="2021-03-20T16:39:00Z" w:initials="박">
    <w:p w14:paraId="5C6B5B0F" w14:textId="5BE8DDDC" w:rsidR="006D01FC" w:rsidRDefault="006D01FC">
      <w:pPr>
        <w:pStyle w:val="a9"/>
        <w:rPr>
          <w:lang w:eastAsia="ko-KR"/>
        </w:rPr>
      </w:pPr>
      <w:r>
        <w:rPr>
          <w:rStyle w:val="a8"/>
        </w:rPr>
        <w:annotationRef/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일탈이나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변경관리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쪽에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기재하였다고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명시하여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링크할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</w:t>
      </w:r>
    </w:p>
  </w:comment>
  <w:comment w:id="56" w:author="박수민" w:date="2021-03-20T16:33:00Z" w:initials="박">
    <w:p w14:paraId="77BBC1EB" w14:textId="0481097F" w:rsidR="006D01FC" w:rsidRDefault="006D01FC">
      <w:pPr>
        <w:pStyle w:val="a9"/>
        <w:rPr>
          <w:lang w:eastAsia="ko-KR"/>
        </w:rPr>
      </w:pPr>
      <w:r>
        <w:rPr>
          <w:rStyle w:val="a8"/>
        </w:rPr>
        <w:annotationRef/>
      </w:r>
      <w:r>
        <w:rPr>
          <w:rFonts w:hint="eastAsia"/>
          <w:lang w:eastAsia="ko-KR"/>
        </w:rPr>
        <w:t>평가기간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기준으로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유효한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기재</w:t>
      </w:r>
    </w:p>
    <w:p w14:paraId="55D8FAF3" w14:textId="77777777" w:rsidR="006D01FC" w:rsidRDefault="006D01FC">
      <w:pPr>
        <w:pStyle w:val="a9"/>
        <w:rPr>
          <w:lang w:eastAsia="ko-KR"/>
        </w:rPr>
      </w:pPr>
      <w:r>
        <w:rPr>
          <w:rFonts w:hint="eastAsia"/>
          <w:lang w:eastAsia="ko-KR"/>
        </w:rPr>
        <w:t>작성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당시에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차기평가가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되었더라도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해당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평가기간</w:t>
      </w:r>
      <w:r>
        <w:rPr>
          <w:rFonts w:hint="eastAsia"/>
          <w:lang w:eastAsia="ko-KR"/>
        </w:rPr>
        <w:t xml:space="preserve"> 1</w:t>
      </w:r>
      <w:r>
        <w:rPr>
          <w:lang w:eastAsia="ko-KR"/>
        </w:rPr>
        <w:t xml:space="preserve">2/31 </w:t>
      </w:r>
      <w:r>
        <w:rPr>
          <w:rFonts w:hint="eastAsia"/>
          <w:lang w:eastAsia="ko-KR"/>
        </w:rPr>
        <w:t>기준으로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기재할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</w:t>
      </w:r>
    </w:p>
    <w:p w14:paraId="3D152312" w14:textId="77777777" w:rsidR="001D0418" w:rsidRDefault="001D0418">
      <w:pPr>
        <w:pStyle w:val="a9"/>
        <w:rPr>
          <w:lang w:eastAsia="ko-KR"/>
        </w:rPr>
      </w:pPr>
    </w:p>
    <w:p w14:paraId="21C5E8D5" w14:textId="2CDDCB82" w:rsidR="001D0418" w:rsidRDefault="001D0418">
      <w:pPr>
        <w:pStyle w:val="a9"/>
        <w:rPr>
          <w:rFonts w:hint="eastAsia"/>
          <w:lang w:eastAsia="ko-KR"/>
        </w:rPr>
      </w:pPr>
      <w:r>
        <w:rPr>
          <w:rFonts w:hint="eastAsia"/>
          <w:lang w:eastAsia="ko-KR"/>
        </w:rPr>
        <w:t>평가기간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</w:t>
      </w:r>
      <w:r>
        <w:rPr>
          <w:rFonts w:hint="eastAsia"/>
          <w:lang w:eastAsia="ko-KR"/>
        </w:rPr>
        <w:t xml:space="preserve"> VQ </w:t>
      </w:r>
      <w:r>
        <w:rPr>
          <w:rFonts w:hint="eastAsia"/>
          <w:lang w:eastAsia="ko-KR"/>
        </w:rPr>
        <w:t>승인일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업데이트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승인일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전에도</w:t>
      </w:r>
      <w:r>
        <w:rPr>
          <w:rFonts w:hint="eastAsia"/>
          <w:lang w:eastAsia="ko-KR"/>
        </w:rPr>
        <w:t xml:space="preserve"> VQ</w:t>
      </w:r>
      <w:r>
        <w:rPr>
          <w:rFonts w:hint="eastAsia"/>
          <w:lang w:eastAsia="ko-KR"/>
        </w:rPr>
        <w:t>되어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있었음을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보여줘야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함으로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승인일자도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함께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기재</w:t>
      </w:r>
    </w:p>
  </w:comment>
  <w:comment w:id="57" w:author="박수민" w:date="2021-03-20T16:45:00Z" w:initials="박">
    <w:p w14:paraId="783BA1BF" w14:textId="4DB4B3AA" w:rsidR="006D01FC" w:rsidRDefault="006D01FC">
      <w:pPr>
        <w:pStyle w:val="a9"/>
        <w:rPr>
          <w:lang w:eastAsia="ko-KR"/>
        </w:rPr>
      </w:pPr>
      <w:r>
        <w:rPr>
          <w:rStyle w:val="a8"/>
        </w:rPr>
        <w:annotationRef/>
      </w:r>
      <w:r>
        <w:rPr>
          <w:rFonts w:hint="eastAsia"/>
          <w:lang w:eastAsia="ko-KR"/>
        </w:rPr>
        <w:t>참고자료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폴더에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원자재시험내역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엑셀파일에서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품목코드로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필터해서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</w:t>
      </w:r>
    </w:p>
    <w:p w14:paraId="421A5D96" w14:textId="77777777" w:rsidR="006D01FC" w:rsidRDefault="006D01FC">
      <w:pPr>
        <w:pStyle w:val="a9"/>
        <w:rPr>
          <w:lang w:eastAsia="ko-KR"/>
        </w:rPr>
      </w:pPr>
      <w:r>
        <w:rPr>
          <w:rFonts w:hint="eastAsia"/>
          <w:lang w:eastAsia="ko-KR"/>
        </w:rPr>
        <w:t>부적합처리된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원료가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있었다면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추가기술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</w:t>
      </w:r>
    </w:p>
    <w:p w14:paraId="69C936F3" w14:textId="77777777" w:rsidR="006D01FC" w:rsidRDefault="006D01FC">
      <w:pPr>
        <w:pStyle w:val="a9"/>
        <w:rPr>
          <w:lang w:eastAsia="ko-KR"/>
        </w:rPr>
      </w:pPr>
    </w:p>
    <w:p w14:paraId="286A26E8" w14:textId="6D0F60C1" w:rsidR="006D01FC" w:rsidRPr="00C03459" w:rsidRDefault="006D01FC">
      <w:pPr>
        <w:pStyle w:val="a9"/>
        <w:rPr>
          <w:lang w:eastAsia="ko-KR"/>
        </w:rPr>
      </w:pPr>
      <w:r w:rsidRPr="00D11E5F">
        <w:rPr>
          <w:rFonts w:hint="eastAsia"/>
          <w:snapToGrid w:val="0"/>
          <w:lang w:eastAsia="ko-KR"/>
        </w:rPr>
        <w:t>평가기간</w:t>
      </w:r>
      <w:r>
        <w:rPr>
          <w:rFonts w:hint="eastAsia"/>
          <w:lang w:eastAsia="ko-KR"/>
        </w:rPr>
        <w:t xml:space="preserve"> </w:t>
      </w:r>
      <w:r w:rsidRPr="00D11E5F">
        <w:rPr>
          <w:rFonts w:hint="eastAsia"/>
          <w:snapToGrid w:val="0"/>
          <w:lang w:eastAsia="ko-KR"/>
        </w:rPr>
        <w:t>동안</w:t>
      </w:r>
      <w:r w:rsidRPr="00D11E5F">
        <w:rPr>
          <w:rFonts w:hint="eastAsia"/>
          <w:snapToGrid w:val="0"/>
          <w:lang w:eastAsia="ko-KR"/>
        </w:rPr>
        <w:t xml:space="preserve"> </w:t>
      </w:r>
      <w:r>
        <w:rPr>
          <w:rFonts w:hint="eastAsia"/>
          <w:lang w:eastAsia="ko-KR"/>
        </w:rPr>
        <w:t>입고된</w:t>
      </w:r>
      <w:r w:rsidRPr="00D11E5F">
        <w:rPr>
          <w:rFonts w:hint="eastAsia"/>
          <w:snapToGrid w:val="0"/>
          <w:lang w:eastAsia="ko-KR"/>
        </w:rPr>
        <w:t xml:space="preserve"> </w:t>
      </w:r>
      <w:r w:rsidRPr="00D11E5F">
        <w:rPr>
          <w:rFonts w:hint="eastAsia"/>
          <w:snapToGrid w:val="0"/>
          <w:lang w:eastAsia="ko-KR"/>
        </w:rPr>
        <w:t>주성분</w:t>
      </w:r>
      <w:r w:rsidRPr="00D11E5F">
        <w:rPr>
          <w:rFonts w:hint="eastAsia"/>
          <w:snapToGrid w:val="0"/>
          <w:lang w:eastAsia="ko-KR"/>
        </w:rPr>
        <w:t xml:space="preserve"> </w:t>
      </w:r>
      <w:r w:rsidRPr="00D11E5F">
        <w:rPr>
          <w:rFonts w:hint="eastAsia"/>
          <w:snapToGrid w:val="0"/>
          <w:lang w:eastAsia="ko-KR"/>
        </w:rPr>
        <w:t>원료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시험결과를</w:t>
      </w:r>
      <w:r w:rsidRPr="00D11E5F">
        <w:rPr>
          <w:rFonts w:hint="eastAsia"/>
          <w:snapToGrid w:val="0"/>
          <w:lang w:eastAsia="ko-KR"/>
        </w:rPr>
        <w:t xml:space="preserve"> </w:t>
      </w:r>
      <w:r>
        <w:rPr>
          <w:rFonts w:hint="eastAsia"/>
          <w:lang w:eastAsia="ko-KR"/>
        </w:rPr>
        <w:t>확인</w:t>
      </w:r>
      <w:r w:rsidRPr="00D11E5F">
        <w:rPr>
          <w:rFonts w:hint="eastAsia"/>
          <w:snapToGrid w:val="0"/>
          <w:lang w:eastAsia="ko-KR"/>
        </w:rPr>
        <w:t>하였을</w:t>
      </w:r>
      <w:r w:rsidRPr="00D11E5F">
        <w:rPr>
          <w:rFonts w:hint="eastAsia"/>
          <w:snapToGrid w:val="0"/>
          <w:lang w:eastAsia="ko-KR"/>
        </w:rPr>
        <w:t xml:space="preserve"> </w:t>
      </w:r>
      <w:r w:rsidRPr="00D11E5F">
        <w:rPr>
          <w:rFonts w:hint="eastAsia"/>
          <w:snapToGrid w:val="0"/>
          <w:lang w:eastAsia="ko-KR"/>
        </w:rPr>
        <w:t>때</w:t>
      </w:r>
      <w:r>
        <w:rPr>
          <w:rFonts w:hint="eastAsia"/>
          <w:snapToGrid w:val="0"/>
          <w:lang w:eastAsia="ko-KR"/>
        </w:rPr>
        <w:t>, x</w:t>
      </w:r>
      <w:r>
        <w:rPr>
          <w:snapToGrid w:val="0"/>
          <w:lang w:eastAsia="ko-KR"/>
        </w:rPr>
        <w:t>x</w:t>
      </w:r>
      <w:r>
        <w:rPr>
          <w:rFonts w:hint="eastAsia"/>
          <w:snapToGrid w:val="0"/>
          <w:lang w:eastAsia="ko-KR"/>
        </w:rPr>
        <w:t>건은</w:t>
      </w:r>
      <w:r>
        <w:rPr>
          <w:snapToGrid w:val="0"/>
          <w:lang w:eastAsia="ko-KR"/>
        </w:rPr>
        <w:t xml:space="preserve"> </w:t>
      </w:r>
      <w:r>
        <w:rPr>
          <w:rFonts w:hint="eastAsia"/>
          <w:snapToGrid w:val="0"/>
          <w:lang w:eastAsia="ko-KR"/>
        </w:rPr>
        <w:t>시험결과</w:t>
      </w:r>
      <w:r>
        <w:rPr>
          <w:rFonts w:hint="eastAsia"/>
          <w:snapToGrid w:val="0"/>
          <w:lang w:eastAsia="ko-KR"/>
        </w:rPr>
        <w:t xml:space="preserve"> </w:t>
      </w:r>
      <w:r>
        <w:rPr>
          <w:rFonts w:hint="eastAsia"/>
          <w:snapToGrid w:val="0"/>
          <w:lang w:eastAsia="ko-KR"/>
        </w:rPr>
        <w:t>적합하여</w:t>
      </w:r>
      <w:r>
        <w:rPr>
          <w:rFonts w:hint="eastAsia"/>
          <w:snapToGrid w:val="0"/>
          <w:lang w:eastAsia="ko-KR"/>
        </w:rPr>
        <w:t xml:space="preserve"> </w:t>
      </w:r>
      <w:r>
        <w:rPr>
          <w:rFonts w:hint="eastAsia"/>
          <w:snapToGrid w:val="0"/>
          <w:lang w:eastAsia="ko-KR"/>
        </w:rPr>
        <w:t>정상적으로</w:t>
      </w:r>
      <w:r>
        <w:rPr>
          <w:rFonts w:hint="eastAsia"/>
          <w:snapToGrid w:val="0"/>
          <w:lang w:eastAsia="ko-KR"/>
        </w:rPr>
        <w:t xml:space="preserve"> </w:t>
      </w:r>
      <w:r>
        <w:rPr>
          <w:rFonts w:hint="eastAsia"/>
          <w:snapToGrid w:val="0"/>
          <w:lang w:eastAsia="ko-KR"/>
        </w:rPr>
        <w:t>입고되었으며</w:t>
      </w:r>
      <w:r>
        <w:rPr>
          <w:rFonts w:hint="eastAsia"/>
          <w:snapToGrid w:val="0"/>
          <w:lang w:eastAsia="ko-KR"/>
        </w:rPr>
        <w:t xml:space="preserve"> x</w:t>
      </w:r>
      <w:r>
        <w:rPr>
          <w:snapToGrid w:val="0"/>
          <w:lang w:eastAsia="ko-KR"/>
        </w:rPr>
        <w:t>x</w:t>
      </w:r>
      <w:r>
        <w:rPr>
          <w:rFonts w:hint="eastAsia"/>
          <w:snapToGrid w:val="0"/>
          <w:lang w:eastAsia="ko-KR"/>
        </w:rPr>
        <w:t>건은</w:t>
      </w:r>
      <w:r>
        <w:rPr>
          <w:rFonts w:hint="eastAsia"/>
          <w:snapToGrid w:val="0"/>
          <w:lang w:eastAsia="ko-KR"/>
        </w:rPr>
        <w:t xml:space="preserve"> </w:t>
      </w:r>
      <w:r>
        <w:rPr>
          <w:rFonts w:hint="eastAsia"/>
          <w:snapToGrid w:val="0"/>
          <w:lang w:eastAsia="ko-KR"/>
        </w:rPr>
        <w:t>시험결과</w:t>
      </w:r>
      <w:r>
        <w:rPr>
          <w:rFonts w:hint="eastAsia"/>
          <w:snapToGrid w:val="0"/>
          <w:lang w:eastAsia="ko-KR"/>
        </w:rPr>
        <w:t xml:space="preserve"> </w:t>
      </w:r>
      <w:r>
        <w:rPr>
          <w:rFonts w:hint="eastAsia"/>
          <w:snapToGrid w:val="0"/>
          <w:lang w:eastAsia="ko-KR"/>
        </w:rPr>
        <w:t>부적합하여</w:t>
      </w:r>
      <w:r>
        <w:rPr>
          <w:rFonts w:hint="eastAsia"/>
          <w:snapToGrid w:val="0"/>
          <w:lang w:eastAsia="ko-KR"/>
        </w:rPr>
        <w:t xml:space="preserve"> </w:t>
      </w:r>
      <w:r>
        <w:rPr>
          <w:rFonts w:hint="eastAsia"/>
          <w:snapToGrid w:val="0"/>
          <w:lang w:eastAsia="ko-KR"/>
        </w:rPr>
        <w:t>일탈에</w:t>
      </w:r>
      <w:r>
        <w:rPr>
          <w:rFonts w:hint="eastAsia"/>
          <w:snapToGrid w:val="0"/>
          <w:lang w:eastAsia="ko-KR"/>
        </w:rPr>
        <w:t xml:space="preserve"> </w:t>
      </w:r>
      <w:r>
        <w:rPr>
          <w:rFonts w:hint="eastAsia"/>
          <w:snapToGrid w:val="0"/>
          <w:lang w:eastAsia="ko-KR"/>
        </w:rPr>
        <w:t>따라</w:t>
      </w:r>
      <w:r>
        <w:rPr>
          <w:rFonts w:hint="eastAsia"/>
          <w:snapToGrid w:val="0"/>
          <w:lang w:eastAsia="ko-KR"/>
        </w:rPr>
        <w:t xml:space="preserve"> </w:t>
      </w:r>
      <w:r>
        <w:rPr>
          <w:rFonts w:hint="eastAsia"/>
          <w:snapToGrid w:val="0"/>
          <w:lang w:eastAsia="ko-KR"/>
        </w:rPr>
        <w:t>평가되었으며</w:t>
      </w:r>
      <w:r>
        <w:rPr>
          <w:snapToGrid w:val="0"/>
          <w:lang w:eastAsia="ko-KR"/>
        </w:rPr>
        <w:t xml:space="preserve"> </w:t>
      </w:r>
      <w:r>
        <w:rPr>
          <w:rFonts w:hint="eastAsia"/>
          <w:snapToGrid w:val="0"/>
          <w:lang w:eastAsia="ko-KR"/>
        </w:rPr>
        <w:t>적절히</w:t>
      </w:r>
      <w:r>
        <w:rPr>
          <w:rFonts w:hint="eastAsia"/>
          <w:snapToGrid w:val="0"/>
          <w:lang w:eastAsia="ko-KR"/>
        </w:rPr>
        <w:t xml:space="preserve"> </w:t>
      </w:r>
      <w:r>
        <w:rPr>
          <w:rFonts w:hint="eastAsia"/>
          <w:snapToGrid w:val="0"/>
          <w:lang w:eastAsia="ko-KR"/>
        </w:rPr>
        <w:t>폐기되었다</w:t>
      </w:r>
      <w:r>
        <w:rPr>
          <w:rFonts w:hint="eastAsia"/>
          <w:snapToGrid w:val="0"/>
          <w:lang w:eastAsia="ko-KR"/>
        </w:rPr>
        <w:t>.</w:t>
      </w:r>
      <w:r>
        <w:rPr>
          <w:snapToGrid w:val="0"/>
          <w:lang w:eastAsia="ko-KR"/>
        </w:rPr>
        <w:t xml:space="preserve"> </w:t>
      </w:r>
      <w:r>
        <w:rPr>
          <w:rFonts w:hint="eastAsia"/>
          <w:snapToGrid w:val="0"/>
          <w:lang w:eastAsia="ko-KR"/>
        </w:rPr>
        <w:t>해당</w:t>
      </w:r>
      <w:r>
        <w:rPr>
          <w:snapToGrid w:val="0"/>
          <w:lang w:eastAsia="ko-KR"/>
        </w:rPr>
        <w:t xml:space="preserve"> </w:t>
      </w:r>
      <w:r>
        <w:rPr>
          <w:rFonts w:hint="eastAsia"/>
          <w:snapToGrid w:val="0"/>
          <w:lang w:eastAsia="ko-KR"/>
        </w:rPr>
        <w:t>부적합에</w:t>
      </w:r>
      <w:r>
        <w:rPr>
          <w:rFonts w:hint="eastAsia"/>
          <w:snapToGrid w:val="0"/>
          <w:lang w:eastAsia="ko-KR"/>
        </w:rPr>
        <w:t xml:space="preserve"> </w:t>
      </w:r>
      <w:r>
        <w:rPr>
          <w:rFonts w:hint="eastAsia"/>
          <w:snapToGrid w:val="0"/>
          <w:lang w:eastAsia="ko-KR"/>
        </w:rPr>
        <w:t>대한</w:t>
      </w:r>
      <w:r>
        <w:rPr>
          <w:rFonts w:hint="eastAsia"/>
          <w:snapToGrid w:val="0"/>
          <w:lang w:eastAsia="ko-KR"/>
        </w:rPr>
        <w:t xml:space="preserve"> </w:t>
      </w:r>
      <w:r>
        <w:rPr>
          <w:rFonts w:hint="eastAsia"/>
          <w:snapToGrid w:val="0"/>
          <w:lang w:eastAsia="ko-KR"/>
        </w:rPr>
        <w:t>상세사항은</w:t>
      </w:r>
      <w:r>
        <w:rPr>
          <w:rFonts w:hint="eastAsia"/>
          <w:snapToGrid w:val="0"/>
          <w:lang w:eastAsia="ko-KR"/>
        </w:rPr>
        <w:t xml:space="preserve"> </w:t>
      </w:r>
      <w:r>
        <w:rPr>
          <w:snapToGrid w:val="0"/>
          <w:lang w:eastAsia="ko-KR"/>
        </w:rPr>
        <w:t>“</w:t>
      </w:r>
      <w:r>
        <w:rPr>
          <w:rFonts w:hint="eastAsia"/>
          <w:snapToGrid w:val="0"/>
          <w:lang w:eastAsia="ko-KR"/>
        </w:rPr>
        <w:t>일탈</w:t>
      </w:r>
      <w:r>
        <w:rPr>
          <w:snapToGrid w:val="0"/>
          <w:lang w:eastAsia="ko-KR"/>
        </w:rPr>
        <w:t xml:space="preserve">” </w:t>
      </w:r>
      <w:r>
        <w:rPr>
          <w:rFonts w:hint="eastAsia"/>
          <w:snapToGrid w:val="0"/>
          <w:lang w:eastAsia="ko-KR"/>
        </w:rPr>
        <w:t>항목에</w:t>
      </w:r>
      <w:r>
        <w:rPr>
          <w:rFonts w:hint="eastAsia"/>
          <w:snapToGrid w:val="0"/>
          <w:lang w:eastAsia="ko-KR"/>
        </w:rPr>
        <w:t xml:space="preserve"> </w:t>
      </w:r>
      <w:r>
        <w:rPr>
          <w:rFonts w:hint="eastAsia"/>
          <w:snapToGrid w:val="0"/>
          <w:lang w:eastAsia="ko-KR"/>
        </w:rPr>
        <w:t>기술되었다</w:t>
      </w:r>
      <w:r>
        <w:rPr>
          <w:rFonts w:hint="eastAsia"/>
          <w:snapToGrid w:val="0"/>
          <w:lang w:eastAsia="ko-KR"/>
        </w:rPr>
        <w:t>.</w:t>
      </w:r>
    </w:p>
  </w:comment>
  <w:comment w:id="58" w:author="박수민" w:date="2021-03-20T16:52:00Z" w:initials="박">
    <w:p w14:paraId="0D2F8000" w14:textId="16CAB563" w:rsidR="006D01FC" w:rsidRPr="0045502C" w:rsidRDefault="006D01FC" w:rsidP="0045502C">
      <w:pPr>
        <w:pStyle w:val="17"/>
        <w:ind w:leftChars="500" w:left="1200"/>
        <w:rPr>
          <w:rFonts w:eastAsia="바탕"/>
          <w:b w:val="0"/>
          <w:snapToGrid w:val="0"/>
        </w:rPr>
      </w:pPr>
      <w:r w:rsidRPr="0045502C">
        <w:rPr>
          <w:rStyle w:val="a8"/>
          <w:b w:val="0"/>
        </w:rPr>
        <w:annotationRef/>
      </w:r>
      <w:r w:rsidRPr="0045502C">
        <w:rPr>
          <w:rFonts w:eastAsia="바탕" w:hint="eastAsia"/>
          <w:b w:val="0"/>
          <w:snapToGrid w:val="0"/>
        </w:rPr>
        <w:t>보통</w:t>
      </w:r>
      <w:r w:rsidRPr="0045502C">
        <w:rPr>
          <w:rFonts w:eastAsia="바탕" w:hint="eastAsia"/>
          <w:b w:val="0"/>
          <w:snapToGrid w:val="0"/>
        </w:rPr>
        <w:t xml:space="preserve"> </w:t>
      </w:r>
      <w:r w:rsidRPr="0045502C">
        <w:rPr>
          <w:rFonts w:eastAsia="바탕" w:hint="eastAsia"/>
          <w:b w:val="0"/>
          <w:snapToGrid w:val="0"/>
        </w:rPr>
        <w:t>상업생산</w:t>
      </w:r>
      <w:r w:rsidRPr="0045502C">
        <w:rPr>
          <w:rFonts w:eastAsia="바탕" w:hint="eastAsia"/>
          <w:b w:val="0"/>
          <w:snapToGrid w:val="0"/>
        </w:rPr>
        <w:t xml:space="preserve"> </w:t>
      </w:r>
      <w:r w:rsidRPr="0045502C">
        <w:rPr>
          <w:rFonts w:eastAsia="바탕" w:hint="eastAsia"/>
          <w:b w:val="0"/>
          <w:snapToGrid w:val="0"/>
        </w:rPr>
        <w:t>안</w:t>
      </w:r>
      <w:r w:rsidRPr="0045502C">
        <w:rPr>
          <w:rFonts w:eastAsia="바탕" w:hint="eastAsia"/>
          <w:b w:val="0"/>
          <w:snapToGrid w:val="0"/>
        </w:rPr>
        <w:t xml:space="preserve"> </w:t>
      </w:r>
      <w:r w:rsidRPr="0045502C">
        <w:rPr>
          <w:rFonts w:eastAsia="바탕" w:hint="eastAsia"/>
          <w:b w:val="0"/>
          <w:snapToGrid w:val="0"/>
        </w:rPr>
        <w:t>된</w:t>
      </w:r>
      <w:r w:rsidRPr="0045502C">
        <w:rPr>
          <w:rFonts w:eastAsia="바탕" w:hint="eastAsia"/>
          <w:b w:val="0"/>
          <w:snapToGrid w:val="0"/>
        </w:rPr>
        <w:t xml:space="preserve"> </w:t>
      </w:r>
      <w:r w:rsidRPr="0045502C">
        <w:rPr>
          <w:rFonts w:eastAsia="바탕" w:hint="eastAsia"/>
          <w:b w:val="0"/>
          <w:snapToGrid w:val="0"/>
        </w:rPr>
        <w:t>제품은</w:t>
      </w:r>
      <w:r w:rsidRPr="0045502C">
        <w:rPr>
          <w:rFonts w:eastAsia="바탕" w:hint="eastAsia"/>
          <w:b w:val="0"/>
          <w:snapToGrid w:val="0"/>
        </w:rPr>
        <w:t xml:space="preserve"> CP</w:t>
      </w:r>
      <w:r w:rsidRPr="0045502C">
        <w:rPr>
          <w:rFonts w:eastAsia="바탕" w:hint="eastAsia"/>
          <w:b w:val="0"/>
          <w:snapToGrid w:val="0"/>
        </w:rPr>
        <w:t>에서</w:t>
      </w:r>
      <w:r w:rsidRPr="0045502C">
        <w:rPr>
          <w:rFonts w:eastAsia="바탕" w:hint="eastAsia"/>
          <w:b w:val="0"/>
          <w:snapToGrid w:val="0"/>
        </w:rPr>
        <w:t xml:space="preserve"> </w:t>
      </w:r>
      <w:r w:rsidRPr="0045502C">
        <w:rPr>
          <w:rFonts w:eastAsia="바탕" w:hint="eastAsia"/>
          <w:b w:val="0"/>
          <w:snapToGrid w:val="0"/>
        </w:rPr>
        <w:t>공급망추적성평가를</w:t>
      </w:r>
      <w:r w:rsidRPr="0045502C">
        <w:rPr>
          <w:rFonts w:eastAsia="바탕" w:hint="eastAsia"/>
          <w:b w:val="0"/>
          <w:snapToGrid w:val="0"/>
        </w:rPr>
        <w:t xml:space="preserve"> </w:t>
      </w:r>
      <w:r w:rsidRPr="0045502C">
        <w:rPr>
          <w:rFonts w:eastAsia="바탕" w:hint="eastAsia"/>
          <w:b w:val="0"/>
          <w:snapToGrid w:val="0"/>
        </w:rPr>
        <w:t>안해서</w:t>
      </w:r>
      <w:r w:rsidRPr="0045502C">
        <w:rPr>
          <w:rFonts w:eastAsia="바탕" w:hint="eastAsia"/>
          <w:b w:val="0"/>
          <w:snapToGrid w:val="0"/>
        </w:rPr>
        <w:t xml:space="preserve"> </w:t>
      </w:r>
      <w:r w:rsidRPr="0045502C">
        <w:rPr>
          <w:rFonts w:eastAsia="바탕" w:hint="eastAsia"/>
          <w:b w:val="0"/>
          <w:snapToGrid w:val="0"/>
        </w:rPr>
        <w:t>자료가</w:t>
      </w:r>
      <w:r w:rsidRPr="0045502C">
        <w:rPr>
          <w:rFonts w:eastAsia="바탕" w:hint="eastAsia"/>
          <w:b w:val="0"/>
          <w:snapToGrid w:val="0"/>
        </w:rPr>
        <w:t xml:space="preserve"> </w:t>
      </w:r>
      <w:r w:rsidRPr="0045502C">
        <w:rPr>
          <w:rFonts w:eastAsia="바탕" w:hint="eastAsia"/>
          <w:b w:val="0"/>
          <w:snapToGrid w:val="0"/>
        </w:rPr>
        <w:t>없을</w:t>
      </w:r>
      <w:r w:rsidRPr="0045502C">
        <w:rPr>
          <w:rFonts w:eastAsia="바탕" w:hint="eastAsia"/>
          <w:b w:val="0"/>
          <w:snapToGrid w:val="0"/>
        </w:rPr>
        <w:t xml:space="preserve"> </w:t>
      </w:r>
      <w:r w:rsidRPr="0045502C">
        <w:rPr>
          <w:rFonts w:eastAsia="바탕" w:hint="eastAsia"/>
          <w:b w:val="0"/>
          <w:snapToGrid w:val="0"/>
        </w:rPr>
        <w:t>수</w:t>
      </w:r>
      <w:r w:rsidRPr="0045502C">
        <w:rPr>
          <w:rFonts w:eastAsia="바탕" w:hint="eastAsia"/>
          <w:b w:val="0"/>
          <w:snapToGrid w:val="0"/>
        </w:rPr>
        <w:t xml:space="preserve"> </w:t>
      </w:r>
      <w:r w:rsidRPr="0045502C">
        <w:rPr>
          <w:rFonts w:eastAsia="바탕" w:hint="eastAsia"/>
          <w:b w:val="0"/>
          <w:snapToGrid w:val="0"/>
        </w:rPr>
        <w:t>있음</w:t>
      </w:r>
      <w:r w:rsidRPr="0045502C">
        <w:rPr>
          <w:rFonts w:eastAsia="바탕" w:hint="eastAsia"/>
          <w:b w:val="0"/>
          <w:snapToGrid w:val="0"/>
        </w:rPr>
        <w:t xml:space="preserve">. </w:t>
      </w:r>
      <w:r w:rsidRPr="0045502C">
        <w:rPr>
          <w:rFonts w:eastAsia="바탕" w:hint="eastAsia"/>
          <w:b w:val="0"/>
          <w:snapToGrid w:val="0"/>
        </w:rPr>
        <w:t>추후에</w:t>
      </w:r>
      <w:r w:rsidRPr="0045502C">
        <w:rPr>
          <w:rFonts w:eastAsia="바탕" w:hint="eastAsia"/>
          <w:b w:val="0"/>
          <w:snapToGrid w:val="0"/>
        </w:rPr>
        <w:t xml:space="preserve"> </w:t>
      </w:r>
      <w:r w:rsidRPr="0045502C">
        <w:rPr>
          <w:rFonts w:eastAsia="바탕" w:hint="eastAsia"/>
          <w:b w:val="0"/>
          <w:snapToGrid w:val="0"/>
        </w:rPr>
        <w:t>제조</w:t>
      </w:r>
      <w:r w:rsidRPr="0045502C">
        <w:rPr>
          <w:rFonts w:eastAsia="바탕" w:hint="eastAsia"/>
          <w:b w:val="0"/>
          <w:snapToGrid w:val="0"/>
        </w:rPr>
        <w:t xml:space="preserve"> </w:t>
      </w:r>
      <w:r w:rsidRPr="0045502C">
        <w:rPr>
          <w:rFonts w:eastAsia="바탕" w:hint="eastAsia"/>
          <w:b w:val="0"/>
          <w:snapToGrid w:val="0"/>
        </w:rPr>
        <w:t>시</w:t>
      </w:r>
      <w:r w:rsidRPr="0045502C">
        <w:rPr>
          <w:rFonts w:eastAsia="바탕" w:hint="eastAsia"/>
          <w:b w:val="0"/>
          <w:snapToGrid w:val="0"/>
        </w:rPr>
        <w:t xml:space="preserve"> </w:t>
      </w:r>
      <w:r w:rsidRPr="0045502C">
        <w:rPr>
          <w:rFonts w:eastAsia="바탕" w:hint="eastAsia"/>
          <w:b w:val="0"/>
          <w:snapToGrid w:val="0"/>
        </w:rPr>
        <w:t>공급망추적성</w:t>
      </w:r>
      <w:r w:rsidRPr="0045502C">
        <w:rPr>
          <w:rFonts w:eastAsia="바탕" w:hint="eastAsia"/>
          <w:b w:val="0"/>
          <w:snapToGrid w:val="0"/>
        </w:rPr>
        <w:t xml:space="preserve"> </w:t>
      </w:r>
      <w:r w:rsidRPr="0045502C">
        <w:rPr>
          <w:rFonts w:eastAsia="바탕" w:hint="eastAsia"/>
          <w:b w:val="0"/>
          <w:snapToGrid w:val="0"/>
        </w:rPr>
        <w:t>평가예정이라는</w:t>
      </w:r>
      <w:r w:rsidRPr="0045502C">
        <w:rPr>
          <w:rFonts w:eastAsia="바탕" w:hint="eastAsia"/>
          <w:b w:val="0"/>
          <w:snapToGrid w:val="0"/>
        </w:rPr>
        <w:t xml:space="preserve"> </w:t>
      </w:r>
      <w:r w:rsidRPr="0045502C">
        <w:rPr>
          <w:rFonts w:eastAsia="바탕" w:hint="eastAsia"/>
          <w:b w:val="0"/>
          <w:snapToGrid w:val="0"/>
        </w:rPr>
        <w:t>내용만</w:t>
      </w:r>
      <w:r w:rsidRPr="0045502C">
        <w:rPr>
          <w:rFonts w:eastAsia="바탕" w:hint="eastAsia"/>
          <w:b w:val="0"/>
          <w:snapToGrid w:val="0"/>
        </w:rPr>
        <w:t xml:space="preserve"> </w:t>
      </w:r>
      <w:r w:rsidRPr="0045502C">
        <w:rPr>
          <w:rFonts w:eastAsia="바탕" w:hint="eastAsia"/>
          <w:b w:val="0"/>
          <w:snapToGrid w:val="0"/>
        </w:rPr>
        <w:t>포함</w:t>
      </w:r>
      <w:r w:rsidRPr="0045502C">
        <w:rPr>
          <w:rFonts w:eastAsia="바탕" w:hint="eastAsia"/>
          <w:b w:val="0"/>
          <w:snapToGrid w:val="0"/>
        </w:rPr>
        <w:t>.</w:t>
      </w:r>
    </w:p>
    <w:p w14:paraId="153F7FA1" w14:textId="77777777" w:rsidR="006D01FC" w:rsidRPr="0045502C" w:rsidRDefault="006D01FC">
      <w:pPr>
        <w:pStyle w:val="a9"/>
        <w:rPr>
          <w:lang w:eastAsia="ko-KR"/>
        </w:rPr>
      </w:pPr>
    </w:p>
    <w:p w14:paraId="1D38784F" w14:textId="6490DDE0" w:rsidR="006D01FC" w:rsidRPr="0045502C" w:rsidRDefault="006D01FC">
      <w:pPr>
        <w:pStyle w:val="a9"/>
        <w:rPr>
          <w:lang w:eastAsia="ko-KR"/>
        </w:rPr>
      </w:pPr>
      <w:r w:rsidRPr="0045502C">
        <w:rPr>
          <w:rFonts w:hint="eastAsia"/>
          <w:snapToGrid w:val="0"/>
          <w:lang w:eastAsia="ko-KR"/>
        </w:rPr>
        <w:t>본</w:t>
      </w:r>
      <w:r w:rsidRPr="0045502C">
        <w:rPr>
          <w:rFonts w:hint="eastAsia"/>
          <w:snapToGrid w:val="0"/>
          <w:lang w:eastAsia="ko-KR"/>
        </w:rPr>
        <w:t xml:space="preserve"> </w:t>
      </w:r>
      <w:r w:rsidRPr="0045502C">
        <w:rPr>
          <w:rFonts w:hint="eastAsia"/>
          <w:snapToGrid w:val="0"/>
          <w:lang w:eastAsia="ko-KR"/>
        </w:rPr>
        <w:t>제품은</w:t>
      </w:r>
      <w:r>
        <w:rPr>
          <w:rFonts w:hint="eastAsia"/>
          <w:snapToGrid w:val="0"/>
          <w:lang w:eastAsia="ko-KR"/>
        </w:rPr>
        <w:t xml:space="preserve"> </w:t>
      </w:r>
      <w:r w:rsidRPr="0045502C">
        <w:rPr>
          <w:rFonts w:hint="eastAsia"/>
          <w:snapToGrid w:val="0"/>
          <w:lang w:eastAsia="ko-KR"/>
        </w:rPr>
        <w:t>생산된</w:t>
      </w:r>
      <w:r w:rsidRPr="0045502C">
        <w:rPr>
          <w:rFonts w:hint="eastAsia"/>
          <w:snapToGrid w:val="0"/>
          <w:lang w:eastAsia="ko-KR"/>
        </w:rPr>
        <w:t xml:space="preserve"> </w:t>
      </w:r>
      <w:r w:rsidRPr="0045502C">
        <w:rPr>
          <w:rFonts w:hint="eastAsia"/>
          <w:snapToGrid w:val="0"/>
          <w:lang w:eastAsia="ko-KR"/>
        </w:rPr>
        <w:t>이력이</w:t>
      </w:r>
      <w:r w:rsidRPr="0045502C">
        <w:rPr>
          <w:rFonts w:hint="eastAsia"/>
          <w:snapToGrid w:val="0"/>
          <w:lang w:eastAsia="ko-KR"/>
        </w:rPr>
        <w:t xml:space="preserve"> </w:t>
      </w:r>
      <w:r w:rsidRPr="0045502C">
        <w:rPr>
          <w:rFonts w:hint="eastAsia"/>
          <w:snapToGrid w:val="0"/>
          <w:lang w:eastAsia="ko-KR"/>
        </w:rPr>
        <w:t>없으므로</w:t>
      </w:r>
      <w:r w:rsidRPr="0045502C">
        <w:rPr>
          <w:rFonts w:hint="eastAsia"/>
          <w:snapToGrid w:val="0"/>
          <w:lang w:eastAsia="ko-KR"/>
        </w:rPr>
        <w:t xml:space="preserve"> </w:t>
      </w:r>
      <w:r w:rsidRPr="0045502C">
        <w:rPr>
          <w:rFonts w:hint="eastAsia"/>
          <w:snapToGrid w:val="0"/>
          <w:lang w:eastAsia="ko-KR"/>
        </w:rPr>
        <w:t>공급망</w:t>
      </w:r>
      <w:r w:rsidRPr="0045502C">
        <w:rPr>
          <w:rFonts w:hint="eastAsia"/>
          <w:snapToGrid w:val="0"/>
          <w:lang w:eastAsia="ko-KR"/>
        </w:rPr>
        <w:t xml:space="preserve"> </w:t>
      </w:r>
      <w:r w:rsidRPr="0045502C">
        <w:rPr>
          <w:rFonts w:hint="eastAsia"/>
          <w:snapToGrid w:val="0"/>
          <w:lang w:eastAsia="ko-KR"/>
        </w:rPr>
        <w:t>추적성에</w:t>
      </w:r>
      <w:r w:rsidRPr="0045502C">
        <w:rPr>
          <w:rFonts w:hint="eastAsia"/>
          <w:snapToGrid w:val="0"/>
          <w:lang w:eastAsia="ko-KR"/>
        </w:rPr>
        <w:t xml:space="preserve"> </w:t>
      </w:r>
      <w:r w:rsidRPr="0045502C">
        <w:rPr>
          <w:rFonts w:hint="eastAsia"/>
          <w:snapToGrid w:val="0"/>
          <w:lang w:eastAsia="ko-KR"/>
        </w:rPr>
        <w:t>대한</w:t>
      </w:r>
      <w:r w:rsidRPr="0045502C">
        <w:rPr>
          <w:rFonts w:hint="eastAsia"/>
          <w:snapToGrid w:val="0"/>
          <w:lang w:eastAsia="ko-KR"/>
        </w:rPr>
        <w:t xml:space="preserve"> </w:t>
      </w:r>
      <w:r w:rsidRPr="0045502C">
        <w:rPr>
          <w:rFonts w:hint="eastAsia"/>
          <w:snapToGrid w:val="0"/>
          <w:lang w:eastAsia="ko-KR"/>
        </w:rPr>
        <w:t>평가가</w:t>
      </w:r>
      <w:r w:rsidRPr="0045502C">
        <w:rPr>
          <w:rFonts w:hint="eastAsia"/>
          <w:snapToGrid w:val="0"/>
          <w:lang w:eastAsia="ko-KR"/>
        </w:rPr>
        <w:t xml:space="preserve"> </w:t>
      </w:r>
      <w:r w:rsidRPr="0045502C">
        <w:rPr>
          <w:rFonts w:hint="eastAsia"/>
          <w:snapToGrid w:val="0"/>
          <w:lang w:eastAsia="ko-KR"/>
        </w:rPr>
        <w:t>완료되지</w:t>
      </w:r>
      <w:r w:rsidRPr="0045502C">
        <w:rPr>
          <w:rFonts w:hint="eastAsia"/>
          <w:snapToGrid w:val="0"/>
          <w:lang w:eastAsia="ko-KR"/>
        </w:rPr>
        <w:t xml:space="preserve"> </w:t>
      </w:r>
      <w:r w:rsidRPr="0045502C">
        <w:rPr>
          <w:rFonts w:hint="eastAsia"/>
          <w:snapToGrid w:val="0"/>
          <w:lang w:eastAsia="ko-KR"/>
        </w:rPr>
        <w:t>않았다</w:t>
      </w:r>
      <w:r w:rsidRPr="0045502C">
        <w:rPr>
          <w:rFonts w:hint="eastAsia"/>
          <w:snapToGrid w:val="0"/>
          <w:lang w:eastAsia="ko-KR"/>
        </w:rPr>
        <w:t xml:space="preserve">. </w:t>
      </w:r>
      <w:r w:rsidRPr="0045502C">
        <w:rPr>
          <w:rFonts w:hint="eastAsia"/>
          <w:snapToGrid w:val="0"/>
          <w:lang w:eastAsia="ko-KR"/>
        </w:rPr>
        <w:t>추후</w:t>
      </w:r>
      <w:r w:rsidRPr="0045502C">
        <w:rPr>
          <w:rFonts w:hint="eastAsia"/>
          <w:snapToGrid w:val="0"/>
          <w:lang w:eastAsia="ko-KR"/>
        </w:rPr>
        <w:t xml:space="preserve"> </w:t>
      </w:r>
      <w:r>
        <w:rPr>
          <w:rFonts w:hint="eastAsia"/>
          <w:snapToGrid w:val="0"/>
          <w:lang w:eastAsia="ko-KR"/>
        </w:rPr>
        <w:t>제조</w:t>
      </w:r>
      <w:r>
        <w:rPr>
          <w:rFonts w:hint="eastAsia"/>
          <w:snapToGrid w:val="0"/>
          <w:lang w:eastAsia="ko-KR"/>
        </w:rPr>
        <w:t xml:space="preserve"> </w:t>
      </w:r>
      <w:r>
        <w:rPr>
          <w:rFonts w:hint="eastAsia"/>
          <w:snapToGrid w:val="0"/>
          <w:lang w:eastAsia="ko-KR"/>
        </w:rPr>
        <w:t>전</w:t>
      </w:r>
      <w:r w:rsidRPr="0045502C">
        <w:rPr>
          <w:rFonts w:hint="eastAsia"/>
          <w:snapToGrid w:val="0"/>
          <w:lang w:eastAsia="ko-KR"/>
        </w:rPr>
        <w:t xml:space="preserve"> </w:t>
      </w:r>
      <w:r w:rsidRPr="0045502C">
        <w:rPr>
          <w:rFonts w:hint="eastAsia"/>
          <w:snapToGrid w:val="0"/>
          <w:lang w:eastAsia="ko-KR"/>
        </w:rPr>
        <w:t>공급망추적성</w:t>
      </w:r>
      <w:r>
        <w:rPr>
          <w:rFonts w:hint="eastAsia"/>
          <w:snapToGrid w:val="0"/>
          <w:lang w:eastAsia="ko-KR"/>
        </w:rPr>
        <w:t>에</w:t>
      </w:r>
      <w:r>
        <w:rPr>
          <w:rFonts w:hint="eastAsia"/>
          <w:snapToGrid w:val="0"/>
          <w:lang w:eastAsia="ko-KR"/>
        </w:rPr>
        <w:t xml:space="preserve"> </w:t>
      </w:r>
      <w:r>
        <w:rPr>
          <w:rFonts w:hint="eastAsia"/>
          <w:snapToGrid w:val="0"/>
          <w:lang w:eastAsia="ko-KR"/>
        </w:rPr>
        <w:t>대한</w:t>
      </w:r>
      <w:r>
        <w:rPr>
          <w:rFonts w:hint="eastAsia"/>
          <w:snapToGrid w:val="0"/>
          <w:lang w:eastAsia="ko-KR"/>
        </w:rPr>
        <w:t xml:space="preserve"> </w:t>
      </w:r>
      <w:r>
        <w:rPr>
          <w:rFonts w:hint="eastAsia"/>
          <w:snapToGrid w:val="0"/>
          <w:lang w:eastAsia="ko-KR"/>
        </w:rPr>
        <w:t>평가를</w:t>
      </w:r>
      <w:r>
        <w:rPr>
          <w:rFonts w:hint="eastAsia"/>
          <w:snapToGrid w:val="0"/>
          <w:lang w:eastAsia="ko-KR"/>
        </w:rPr>
        <w:t xml:space="preserve"> </w:t>
      </w:r>
      <w:r w:rsidRPr="0045502C">
        <w:rPr>
          <w:rFonts w:hint="eastAsia"/>
          <w:snapToGrid w:val="0"/>
          <w:lang w:eastAsia="ko-KR"/>
        </w:rPr>
        <w:t xml:space="preserve"> </w:t>
      </w:r>
      <w:r w:rsidRPr="0045502C">
        <w:rPr>
          <w:rFonts w:hint="eastAsia"/>
          <w:snapToGrid w:val="0"/>
          <w:lang w:eastAsia="ko-KR"/>
        </w:rPr>
        <w:t>예정이다</w:t>
      </w:r>
      <w:r w:rsidRPr="0045502C">
        <w:rPr>
          <w:rFonts w:hint="eastAsia"/>
          <w:snapToGrid w:val="0"/>
          <w:lang w:eastAsia="ko-KR"/>
        </w:rPr>
        <w:t>.</w:t>
      </w:r>
    </w:p>
  </w:comment>
  <w:comment w:id="59" w:author="박수민" w:date="2021-03-20T17:10:00Z" w:initials="박">
    <w:p w14:paraId="696FDC83" w14:textId="4C35FC34" w:rsidR="006D01FC" w:rsidRDefault="006D01FC">
      <w:pPr>
        <w:pStyle w:val="a9"/>
        <w:rPr>
          <w:lang w:eastAsia="ko-KR"/>
        </w:rPr>
      </w:pPr>
      <w:r>
        <w:rPr>
          <w:rStyle w:val="a8"/>
        </w:rPr>
        <w:annotationRef/>
      </w:r>
      <w:r>
        <w:rPr>
          <w:rFonts w:hint="eastAsia"/>
          <w:lang w:eastAsia="ko-KR"/>
        </w:rPr>
        <w:t>신규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공급업체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유무가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명확히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있도록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기재필요</w:t>
      </w:r>
    </w:p>
  </w:comment>
  <w:comment w:id="60" w:author="박수민" w:date="2021-03-20T17:11:00Z" w:initials="박">
    <w:p w14:paraId="7D5B2610" w14:textId="14C90E94" w:rsidR="006D01FC" w:rsidRDefault="006D01FC">
      <w:pPr>
        <w:pStyle w:val="a9"/>
        <w:rPr>
          <w:lang w:eastAsia="ko-KR"/>
        </w:rPr>
      </w:pPr>
      <w:r>
        <w:rPr>
          <w:rStyle w:val="a8"/>
        </w:rPr>
        <w:annotationRef/>
      </w:r>
      <w:r>
        <w:rPr>
          <w:rFonts w:hint="eastAsia"/>
          <w:lang w:eastAsia="ko-KR"/>
        </w:rPr>
        <w:t>있었으면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변경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일탈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평가항목에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해당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항목에서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기술하였음을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명시할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</w:t>
      </w:r>
    </w:p>
  </w:comment>
  <w:comment w:id="61" w:author="박수민" w:date="2021-03-20T17:13:00Z" w:initials="박">
    <w:p w14:paraId="349C3D83" w14:textId="77777777" w:rsidR="006D01FC" w:rsidRDefault="006D01FC">
      <w:pPr>
        <w:pStyle w:val="a9"/>
        <w:rPr>
          <w:lang w:eastAsia="ko-KR"/>
        </w:rPr>
      </w:pPr>
      <w:r>
        <w:rPr>
          <w:rStyle w:val="a8"/>
        </w:rPr>
        <w:annotationRef/>
      </w:r>
      <w:r>
        <w:rPr>
          <w:rFonts w:hint="eastAsia"/>
          <w:lang w:eastAsia="ko-KR"/>
        </w:rPr>
        <w:t>부적합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처리된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부형제가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있었다면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몇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건이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부적합하였고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절차에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따라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폐기되었다는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명시</w:t>
      </w:r>
    </w:p>
    <w:p w14:paraId="6E3FA235" w14:textId="77777777" w:rsidR="006D01FC" w:rsidRDefault="006D01FC">
      <w:pPr>
        <w:pStyle w:val="a9"/>
        <w:rPr>
          <w:lang w:eastAsia="ko-KR"/>
        </w:rPr>
      </w:pPr>
    </w:p>
    <w:p w14:paraId="4B222F83" w14:textId="30F3EB75" w:rsidR="006D01FC" w:rsidRDefault="006D01FC">
      <w:pPr>
        <w:pStyle w:val="a9"/>
        <w:rPr>
          <w:lang w:eastAsia="ko-KR"/>
        </w:rPr>
      </w:pPr>
      <w:r>
        <w:rPr>
          <w:rFonts w:hint="eastAsia"/>
          <w:lang w:eastAsia="ko-KR"/>
        </w:rPr>
        <w:t>평가기간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입고된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부형제를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평가하였을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때</w:t>
      </w:r>
      <w:r>
        <w:rPr>
          <w:rFonts w:hint="eastAsia"/>
          <w:lang w:eastAsia="ko-KR"/>
        </w:rPr>
        <w:t>,</w:t>
      </w:r>
      <w:r w:rsidRPr="00E76EB4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대부분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시험결과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적합하였으며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xxx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 xml:space="preserve"> x</w:t>
      </w:r>
      <w:r>
        <w:rPr>
          <w:rFonts w:hint="eastAsia"/>
          <w:lang w:eastAsia="ko-KR"/>
        </w:rPr>
        <w:t>건의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부적합이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확인되어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절차에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따라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조사되고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폐기되었다</w:t>
      </w:r>
      <w:r>
        <w:rPr>
          <w:rFonts w:hint="eastAsia"/>
          <w:lang w:eastAsia="ko-KR"/>
        </w:rPr>
        <w:t xml:space="preserve">. </w:t>
      </w:r>
    </w:p>
  </w:comment>
  <w:comment w:id="62" w:author="박수민" w:date="2021-03-20T16:33:00Z" w:initials="박">
    <w:p w14:paraId="32AF4A63" w14:textId="77777777" w:rsidR="006D01FC" w:rsidRDefault="006D01FC" w:rsidP="008E66D8">
      <w:pPr>
        <w:pStyle w:val="a9"/>
        <w:rPr>
          <w:lang w:eastAsia="ko-KR"/>
        </w:rPr>
      </w:pPr>
      <w:r>
        <w:rPr>
          <w:rStyle w:val="a8"/>
        </w:rPr>
        <w:annotationRef/>
      </w:r>
      <w:r>
        <w:rPr>
          <w:rFonts w:hint="eastAsia"/>
          <w:lang w:eastAsia="ko-KR"/>
        </w:rPr>
        <w:t>평가기간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기준으로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유효한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기재</w:t>
      </w:r>
    </w:p>
    <w:p w14:paraId="09C595EE" w14:textId="77777777" w:rsidR="006D01FC" w:rsidRDefault="006D01FC" w:rsidP="008E66D8">
      <w:pPr>
        <w:pStyle w:val="a9"/>
        <w:rPr>
          <w:lang w:eastAsia="ko-KR"/>
        </w:rPr>
      </w:pPr>
      <w:r>
        <w:rPr>
          <w:rFonts w:hint="eastAsia"/>
          <w:lang w:eastAsia="ko-KR"/>
        </w:rPr>
        <w:t>작성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당시에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차기평가가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되었더라도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해당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평가기간</w:t>
      </w:r>
      <w:r>
        <w:rPr>
          <w:rFonts w:hint="eastAsia"/>
          <w:lang w:eastAsia="ko-KR"/>
        </w:rPr>
        <w:t xml:space="preserve"> 1</w:t>
      </w:r>
      <w:r>
        <w:rPr>
          <w:lang w:eastAsia="ko-KR"/>
        </w:rPr>
        <w:t xml:space="preserve">2/31 </w:t>
      </w:r>
      <w:r>
        <w:rPr>
          <w:rFonts w:hint="eastAsia"/>
          <w:lang w:eastAsia="ko-KR"/>
        </w:rPr>
        <w:t>기준으로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기재할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</w:t>
      </w:r>
    </w:p>
  </w:comment>
  <w:comment w:id="63" w:author="박수민" w:date="2021-03-20T17:18:00Z" w:initials="박">
    <w:p w14:paraId="7AD0D059" w14:textId="5659EBF9" w:rsidR="006D01FC" w:rsidRDefault="006D01FC">
      <w:pPr>
        <w:pStyle w:val="a9"/>
        <w:rPr>
          <w:lang w:eastAsia="ko-KR"/>
        </w:rPr>
      </w:pPr>
      <w:r>
        <w:rPr>
          <w:rStyle w:val="a8"/>
        </w:rPr>
        <w:annotationRef/>
      </w:r>
      <w:r>
        <w:rPr>
          <w:rFonts w:hint="eastAsia"/>
          <w:lang w:eastAsia="ko-KR"/>
        </w:rPr>
        <w:t>공급업체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변경이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있었으면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어느</w:t>
      </w:r>
      <w:r w:rsidR="002C6086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업체에서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어느</w:t>
      </w:r>
      <w:r w:rsidR="002C6086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업체로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변경되었는지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기재할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</w:t>
      </w:r>
      <w:r>
        <w:rPr>
          <w:lang w:eastAsia="ko-KR"/>
        </w:rPr>
        <w:t xml:space="preserve">, </w:t>
      </w:r>
      <w:r>
        <w:rPr>
          <w:rFonts w:hint="eastAsia"/>
          <w:lang w:eastAsia="ko-KR"/>
        </w:rPr>
        <w:t>신규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공급업체가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없더라도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없다는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명확히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기재할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</w:t>
      </w:r>
    </w:p>
  </w:comment>
  <w:comment w:id="64" w:author="박수민" w:date="2021-03-20T17:19:00Z" w:initials="박">
    <w:p w14:paraId="5004FECC" w14:textId="127BDA66" w:rsidR="006D01FC" w:rsidRDefault="006D01FC">
      <w:pPr>
        <w:pStyle w:val="a9"/>
        <w:rPr>
          <w:lang w:eastAsia="ko-KR"/>
        </w:rPr>
      </w:pPr>
      <w:r>
        <w:rPr>
          <w:rStyle w:val="a8"/>
        </w:rPr>
        <w:annotationRef/>
      </w:r>
      <w:r>
        <w:rPr>
          <w:rFonts w:hint="eastAsia"/>
          <w:lang w:eastAsia="ko-KR"/>
        </w:rPr>
        <w:t>있었으면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일탈이나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변경에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기재하였다고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링크할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</w:t>
      </w:r>
    </w:p>
  </w:comment>
  <w:comment w:id="65" w:author="박수민" w:date="2021-03-20T16:33:00Z" w:initials="박">
    <w:p w14:paraId="14EBC81F" w14:textId="77777777" w:rsidR="006D01FC" w:rsidRDefault="006D01FC" w:rsidP="004051F8">
      <w:pPr>
        <w:pStyle w:val="a9"/>
        <w:rPr>
          <w:lang w:eastAsia="ko-KR"/>
        </w:rPr>
      </w:pPr>
      <w:r>
        <w:rPr>
          <w:rStyle w:val="a8"/>
        </w:rPr>
        <w:annotationRef/>
      </w:r>
      <w:r>
        <w:rPr>
          <w:rFonts w:hint="eastAsia"/>
          <w:lang w:eastAsia="ko-KR"/>
        </w:rPr>
        <w:t>평가기간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기준으로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유효한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기재</w:t>
      </w:r>
    </w:p>
    <w:p w14:paraId="34691904" w14:textId="77777777" w:rsidR="006D01FC" w:rsidRDefault="006D01FC" w:rsidP="004051F8">
      <w:pPr>
        <w:pStyle w:val="a9"/>
        <w:rPr>
          <w:lang w:eastAsia="ko-KR"/>
        </w:rPr>
      </w:pPr>
      <w:r>
        <w:rPr>
          <w:rFonts w:hint="eastAsia"/>
          <w:lang w:eastAsia="ko-KR"/>
        </w:rPr>
        <w:t>작성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당시에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차기평가가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되었더라도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해당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평가기간</w:t>
      </w:r>
      <w:r>
        <w:rPr>
          <w:rFonts w:hint="eastAsia"/>
          <w:lang w:eastAsia="ko-KR"/>
        </w:rPr>
        <w:t xml:space="preserve"> 1</w:t>
      </w:r>
      <w:r>
        <w:rPr>
          <w:lang w:eastAsia="ko-KR"/>
        </w:rPr>
        <w:t xml:space="preserve">2/31 </w:t>
      </w:r>
      <w:r>
        <w:rPr>
          <w:rFonts w:hint="eastAsia"/>
          <w:lang w:eastAsia="ko-KR"/>
        </w:rPr>
        <w:t>기준으로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기재할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</w:t>
      </w:r>
    </w:p>
  </w:comment>
  <w:comment w:id="66" w:author="박수민" w:date="2021-03-20T17:21:00Z" w:initials="박">
    <w:p w14:paraId="543F03D9" w14:textId="1711F220" w:rsidR="006D01FC" w:rsidRDefault="006D01FC">
      <w:pPr>
        <w:pStyle w:val="a9"/>
        <w:rPr>
          <w:lang w:eastAsia="ko-KR"/>
        </w:rPr>
      </w:pPr>
      <w:r>
        <w:rPr>
          <w:rStyle w:val="a8"/>
        </w:rPr>
        <w:annotationRef/>
      </w:r>
      <w:r w:rsidRPr="0079237C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공정능력지수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평가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</w:t>
      </w:r>
      <w:r>
        <w:rPr>
          <w:rFonts w:hint="eastAsia"/>
          <w:lang w:eastAsia="ko-KR"/>
        </w:rPr>
        <w:t xml:space="preserve"> </w:t>
      </w:r>
    </w:p>
    <w:p w14:paraId="77395CDC" w14:textId="24255E4E" w:rsidR="006D01FC" w:rsidRDefault="006D01FC">
      <w:pPr>
        <w:pStyle w:val="a9"/>
        <w:rPr>
          <w:lang w:eastAsia="ko-KR"/>
        </w:rPr>
      </w:pPr>
      <w:r w:rsidRPr="0079237C">
        <w:rPr>
          <w:rFonts w:hint="eastAsia"/>
          <w:lang w:eastAsia="ko-KR"/>
        </w:rPr>
        <w:t>기준</w:t>
      </w:r>
      <w:r w:rsidRPr="0079237C">
        <w:rPr>
          <w:rFonts w:hint="eastAsia"/>
          <w:lang w:eastAsia="ko-KR"/>
        </w:rPr>
        <w:t xml:space="preserve"> </w:t>
      </w:r>
      <w:r w:rsidRPr="0079237C">
        <w:rPr>
          <w:rFonts w:hint="eastAsia"/>
          <w:lang w:eastAsia="ko-KR"/>
        </w:rPr>
        <w:t>또는</w:t>
      </w:r>
      <w:r w:rsidRPr="0079237C">
        <w:rPr>
          <w:rFonts w:hint="eastAsia"/>
          <w:lang w:eastAsia="ko-KR"/>
        </w:rPr>
        <w:t xml:space="preserve"> </w:t>
      </w:r>
      <w:r w:rsidRPr="0079237C">
        <w:rPr>
          <w:rFonts w:hint="eastAsia"/>
          <w:lang w:eastAsia="ko-KR"/>
        </w:rPr>
        <w:t>관리한계를</w:t>
      </w:r>
      <w:r w:rsidRPr="0079237C">
        <w:rPr>
          <w:rFonts w:hint="eastAsia"/>
          <w:lang w:eastAsia="ko-KR"/>
        </w:rPr>
        <w:t xml:space="preserve"> </w:t>
      </w:r>
      <w:r w:rsidRPr="0079237C">
        <w:rPr>
          <w:rFonts w:hint="eastAsia"/>
          <w:lang w:eastAsia="ko-KR"/>
        </w:rPr>
        <w:t>벗어나는</w:t>
      </w:r>
      <w:r w:rsidRPr="0079237C">
        <w:rPr>
          <w:rFonts w:hint="eastAsia"/>
          <w:lang w:eastAsia="ko-KR"/>
        </w:rPr>
        <w:t xml:space="preserve"> </w:t>
      </w:r>
      <w:r w:rsidRPr="0079237C">
        <w:rPr>
          <w:rFonts w:hint="eastAsia"/>
          <w:lang w:eastAsia="ko-KR"/>
        </w:rPr>
        <w:t>특이사항</w:t>
      </w:r>
      <w:r>
        <w:rPr>
          <w:rFonts w:hint="eastAsia"/>
          <w:lang w:eastAsia="ko-KR"/>
        </w:rPr>
        <w:t xml:space="preserve"> </w:t>
      </w:r>
      <w:r w:rsidRPr="0079237C">
        <w:rPr>
          <w:rFonts w:hint="eastAsia"/>
          <w:lang w:eastAsia="ko-KR"/>
        </w:rPr>
        <w:t>있는</w:t>
      </w:r>
      <w:r w:rsidRPr="0079237C">
        <w:rPr>
          <w:rFonts w:hint="eastAsia"/>
          <w:lang w:eastAsia="ko-KR"/>
        </w:rPr>
        <w:t xml:space="preserve"> </w:t>
      </w:r>
      <w:r w:rsidRPr="0079237C">
        <w:rPr>
          <w:rFonts w:hint="eastAsia"/>
          <w:lang w:eastAsia="ko-KR"/>
        </w:rPr>
        <w:t>경우</w:t>
      </w:r>
      <w:r w:rsidRPr="0079237C">
        <w:rPr>
          <w:rFonts w:hint="eastAsia"/>
          <w:lang w:eastAsia="ko-KR"/>
        </w:rPr>
        <w:t xml:space="preserve"> </w:t>
      </w:r>
      <w:r w:rsidRPr="0079237C">
        <w:rPr>
          <w:rFonts w:hint="eastAsia"/>
          <w:lang w:eastAsia="ko-KR"/>
        </w:rPr>
        <w:t>설명</w:t>
      </w:r>
      <w:r w:rsidRPr="0079237C">
        <w:rPr>
          <w:rFonts w:hint="eastAsia"/>
          <w:lang w:eastAsia="ko-KR"/>
        </w:rPr>
        <w:t xml:space="preserve"> </w:t>
      </w:r>
      <w:r w:rsidRPr="0079237C">
        <w:rPr>
          <w:rFonts w:hint="eastAsia"/>
          <w:lang w:eastAsia="ko-KR"/>
        </w:rPr>
        <w:t>필요함</w:t>
      </w:r>
    </w:p>
    <w:p w14:paraId="2A7CE03F" w14:textId="1C12A91A" w:rsidR="006D01FC" w:rsidRDefault="006D01FC">
      <w:pPr>
        <w:pStyle w:val="a9"/>
        <w:rPr>
          <w:lang w:eastAsia="ko-KR"/>
        </w:rPr>
      </w:pPr>
      <w:r>
        <w:rPr>
          <w:rFonts w:hint="eastAsia"/>
          <w:lang w:eastAsia="ko-KR"/>
        </w:rPr>
        <w:t>관련된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일탈번호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링크할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</w:t>
      </w:r>
    </w:p>
  </w:comment>
  <w:comment w:id="67" w:author="박수민 [2]" w:date="2025-04-03T23:12:00Z" w:initials="수박">
    <w:p w14:paraId="4348E313" w14:textId="7A09BA45" w:rsidR="009A0820" w:rsidRDefault="009A0820">
      <w:pPr>
        <w:pStyle w:val="a9"/>
        <w:rPr>
          <w:rFonts w:hint="eastAsia"/>
          <w:lang w:eastAsia="ko-KR"/>
        </w:rPr>
      </w:pPr>
      <w:r>
        <w:rPr>
          <w:rStyle w:val="a8"/>
        </w:rPr>
        <w:annotationRef/>
      </w:r>
      <w:proofErr w:type="spellStart"/>
      <w:r>
        <w:rPr>
          <w:rFonts w:hint="eastAsia"/>
          <w:lang w:eastAsia="ko-KR"/>
        </w:rPr>
        <w:t>Cpk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평가내용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추가</w:t>
      </w:r>
    </w:p>
  </w:comment>
  <w:comment w:id="68" w:author="박수민 [2]" w:date="2024-01-24T17:39:00Z" w:initials="수박">
    <w:p w14:paraId="227CB365" w14:textId="4B5096C4" w:rsidR="002E4706" w:rsidRDefault="002E4706">
      <w:pPr>
        <w:pStyle w:val="a9"/>
        <w:rPr>
          <w:lang w:eastAsia="ko-KR"/>
        </w:rPr>
      </w:pPr>
      <w:r>
        <w:rPr>
          <w:rStyle w:val="a8"/>
        </w:rPr>
        <w:annotationRef/>
      </w:r>
      <w:r>
        <w:rPr>
          <w:rFonts w:hint="eastAsia"/>
          <w:lang w:eastAsia="ko-KR"/>
        </w:rPr>
        <w:t>C</w:t>
      </w:r>
      <w:r>
        <w:rPr>
          <w:lang w:eastAsia="ko-KR"/>
        </w:rPr>
        <w:t xml:space="preserve">PV </w:t>
      </w:r>
      <w:r>
        <w:rPr>
          <w:rFonts w:hint="eastAsia"/>
          <w:lang w:eastAsia="ko-KR"/>
        </w:rPr>
        <w:t>보고서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Criticality </w:t>
      </w:r>
      <w:r>
        <w:rPr>
          <w:rFonts w:hint="eastAsia"/>
          <w:lang w:eastAsia="ko-KR"/>
        </w:rPr>
        <w:t>따라서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critical</w:t>
      </w:r>
      <w:r>
        <w:rPr>
          <w:rFonts w:hint="eastAsia"/>
          <w:lang w:eastAsia="ko-KR"/>
        </w:rPr>
        <w:t>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항목작성</w:t>
      </w:r>
    </w:p>
  </w:comment>
  <w:comment w:id="69" w:author="강수연" w:date="2024-02-14T11:27:00Z" w:initials="수강">
    <w:p w14:paraId="6DB875F5" w14:textId="77777777" w:rsidR="002E4706" w:rsidRDefault="002E4706" w:rsidP="00B833DE">
      <w:pPr>
        <w:pStyle w:val="a9"/>
      </w:pPr>
      <w:r>
        <w:rPr>
          <w:rStyle w:val="a8"/>
        </w:rPr>
        <w:annotationRef/>
      </w:r>
      <w:r>
        <w:rPr>
          <w:rFonts w:hint="eastAsia"/>
        </w:rPr>
        <w:t xml:space="preserve">Critical/ Not critical </w:t>
      </w:r>
      <w:r>
        <w:rPr>
          <w:rFonts w:hint="eastAsia"/>
        </w:rPr>
        <w:t>구분없이</w:t>
      </w:r>
      <w:r>
        <w:rPr>
          <w:rFonts w:hint="eastAsia"/>
        </w:rPr>
        <w:t xml:space="preserve"> </w:t>
      </w:r>
    </w:p>
    <w:p w14:paraId="1950EAF1" w14:textId="77777777" w:rsidR="002E4706" w:rsidRDefault="002E4706" w:rsidP="00B833DE">
      <w:pPr>
        <w:pStyle w:val="a9"/>
      </w:pPr>
      <w:r>
        <w:rPr>
          <w:rFonts w:hint="eastAsia"/>
        </w:rPr>
        <w:t xml:space="preserve">QS03001-A3 Raw data </w:t>
      </w:r>
      <w:r>
        <w:rPr>
          <w:rFonts w:hint="eastAsia"/>
        </w:rPr>
        <w:t>출력은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하되</w:t>
      </w:r>
      <w:r>
        <w:rPr>
          <w:rFonts w:hint="eastAsia"/>
        </w:rPr>
        <w:t xml:space="preserve">, </w:t>
      </w:r>
      <w:r>
        <w:rPr>
          <w:rFonts w:hint="eastAsia"/>
        </w:rPr>
        <w:t>본문상</w:t>
      </w:r>
      <w:r>
        <w:rPr>
          <w:rFonts w:hint="eastAsia"/>
        </w:rPr>
        <w:t xml:space="preserve"> </w:t>
      </w:r>
      <w:r>
        <w:rPr>
          <w:rFonts w:hint="eastAsia"/>
        </w:rPr>
        <w:t>표</w:t>
      </w:r>
      <w:r>
        <w:rPr>
          <w:rFonts w:hint="eastAsia"/>
        </w:rPr>
        <w:t xml:space="preserve"> </w:t>
      </w:r>
      <w:r>
        <w:rPr>
          <w:rFonts w:hint="eastAsia"/>
        </w:rPr>
        <w:t>작성은</w:t>
      </w:r>
      <w:r>
        <w:rPr>
          <w:rFonts w:hint="eastAsia"/>
        </w:rPr>
        <w:t xml:space="preserve"> Critical </w:t>
      </w:r>
      <w:r>
        <w:rPr>
          <w:rFonts w:hint="eastAsia"/>
        </w:rPr>
        <w:t>항목만작성</w:t>
      </w:r>
      <w:r>
        <w:rPr>
          <w:rFonts w:hint="eastAsia"/>
        </w:rPr>
        <w:t xml:space="preserve"> </w:t>
      </w:r>
    </w:p>
  </w:comment>
  <w:comment w:id="70" w:author="박수민 [2]" w:date="2025-04-03T23:05:00Z" w:initials="수박">
    <w:p w14:paraId="18D0A6ED" w14:textId="77777777" w:rsidR="002E4706" w:rsidRDefault="002E4706">
      <w:pPr>
        <w:pStyle w:val="a9"/>
        <w:rPr>
          <w:lang w:eastAsia="ko-KR"/>
        </w:rPr>
      </w:pPr>
      <w:r>
        <w:rPr>
          <w:rStyle w:val="a8"/>
        </w:rPr>
        <w:annotationRef/>
      </w:r>
      <w:proofErr w:type="spellStart"/>
      <w:r>
        <w:rPr>
          <w:rFonts w:hint="eastAsia"/>
          <w:lang w:eastAsia="ko-KR"/>
        </w:rPr>
        <w:t>Cpk</w:t>
      </w:r>
      <w:proofErr w:type="spellEnd"/>
      <w:r>
        <w:rPr>
          <w:rFonts w:hint="eastAsia"/>
          <w:lang w:eastAsia="ko-KR"/>
        </w:rPr>
        <w:t>는</w:t>
      </w:r>
      <w:r>
        <w:rPr>
          <w:rFonts w:hint="eastAsia"/>
          <w:lang w:eastAsia="ko-KR"/>
        </w:rPr>
        <w:t xml:space="preserve"> CPV </w:t>
      </w:r>
      <w:r>
        <w:rPr>
          <w:rFonts w:hint="eastAsia"/>
          <w:lang w:eastAsia="ko-KR"/>
        </w:rPr>
        <w:t>보고서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평가된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값으로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작성</w:t>
      </w:r>
    </w:p>
    <w:p w14:paraId="46F5319E" w14:textId="543DE228" w:rsidR="002E4706" w:rsidRDefault="002E4706">
      <w:pPr>
        <w:pStyle w:val="a9"/>
        <w:rPr>
          <w:rFonts w:hint="eastAsia"/>
          <w:lang w:eastAsia="ko-KR"/>
        </w:rPr>
      </w:pPr>
      <w:r>
        <w:rPr>
          <w:rFonts w:hint="eastAsia"/>
          <w:lang w:eastAsia="ko-KR"/>
        </w:rPr>
        <w:t>1.0</w:t>
      </w:r>
      <w:r>
        <w:rPr>
          <w:rFonts w:hint="eastAsia"/>
          <w:lang w:eastAsia="ko-KR"/>
        </w:rPr>
        <w:t>이하면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위험평가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대상</w:t>
      </w:r>
    </w:p>
  </w:comment>
  <w:comment w:id="71" w:author="박수민" w:date="2021-03-20T17:26:00Z" w:initials="박">
    <w:p w14:paraId="70C4DD39" w14:textId="7B862661" w:rsidR="00F968D7" w:rsidRPr="00F968D7" w:rsidRDefault="006D01FC" w:rsidP="00822D5C">
      <w:pPr>
        <w:pStyle w:val="a9"/>
        <w:rPr>
          <w:color w:val="FF0000"/>
          <w:lang w:eastAsia="ko-KR"/>
        </w:rPr>
      </w:pPr>
      <w:r>
        <w:rPr>
          <w:rStyle w:val="a8"/>
        </w:rPr>
        <w:annotationRef/>
      </w:r>
      <w:r w:rsidR="00F968D7" w:rsidRPr="00F968D7">
        <w:rPr>
          <w:rFonts w:hint="eastAsia"/>
          <w:color w:val="FF0000"/>
          <w:lang w:eastAsia="ko-KR"/>
        </w:rPr>
        <w:t>그래프</w:t>
      </w:r>
      <w:r w:rsidR="00F968D7" w:rsidRPr="00F968D7">
        <w:rPr>
          <w:rFonts w:hint="eastAsia"/>
          <w:color w:val="FF0000"/>
          <w:lang w:eastAsia="ko-KR"/>
        </w:rPr>
        <w:t xml:space="preserve"> </w:t>
      </w:r>
      <w:r w:rsidR="00F968D7" w:rsidRPr="00F968D7">
        <w:rPr>
          <w:rFonts w:hint="eastAsia"/>
          <w:color w:val="FF0000"/>
          <w:lang w:eastAsia="ko-KR"/>
        </w:rPr>
        <w:t>없음</w:t>
      </w:r>
      <w:r w:rsidR="00F968D7" w:rsidRPr="00F968D7">
        <w:rPr>
          <w:rFonts w:hint="eastAsia"/>
          <w:color w:val="FF0000"/>
          <w:lang w:eastAsia="ko-KR"/>
        </w:rPr>
        <w:t>!</w:t>
      </w:r>
    </w:p>
    <w:p w14:paraId="25B6530B" w14:textId="77777777" w:rsidR="006D01FC" w:rsidRDefault="006D01FC" w:rsidP="00A57D8C">
      <w:pPr>
        <w:pStyle w:val="a9"/>
        <w:rPr>
          <w:lang w:eastAsia="ko-KR"/>
        </w:rPr>
      </w:pPr>
    </w:p>
    <w:p w14:paraId="35857A19" w14:textId="6BDA604A" w:rsidR="006D01FC" w:rsidRDefault="00370D33" w:rsidP="00A57D8C">
      <w:pPr>
        <w:pStyle w:val="a9"/>
        <w:rPr>
          <w:rFonts w:hint="eastAsia"/>
          <w:lang w:eastAsia="ko-KR"/>
        </w:rPr>
      </w:pPr>
      <w:r>
        <w:rPr>
          <w:rFonts w:hint="eastAsia"/>
          <w:lang w:eastAsia="ko-KR"/>
        </w:rPr>
        <w:t>Variable</w:t>
      </w:r>
      <w:r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설정된</w:t>
      </w:r>
      <w:r>
        <w:rPr>
          <w:rFonts w:hint="eastAsia"/>
          <w:lang w:eastAsia="ko-KR"/>
        </w:rPr>
        <w:t xml:space="preserve"> </w:t>
      </w:r>
      <w:r w:rsidR="006D01FC">
        <w:rPr>
          <w:rFonts w:hint="eastAsia"/>
          <w:lang w:eastAsia="ko-KR"/>
        </w:rPr>
        <w:t>공정변수에</w:t>
      </w:r>
      <w:r w:rsidR="006D01FC">
        <w:rPr>
          <w:rFonts w:hint="eastAsia"/>
          <w:lang w:eastAsia="ko-KR"/>
        </w:rPr>
        <w:t xml:space="preserve"> </w:t>
      </w:r>
      <w:r w:rsidR="006D01FC">
        <w:rPr>
          <w:rFonts w:hint="eastAsia"/>
          <w:lang w:eastAsia="ko-KR"/>
        </w:rPr>
        <w:t>대</w:t>
      </w:r>
      <w:r>
        <w:rPr>
          <w:rFonts w:hint="eastAsia"/>
          <w:lang w:eastAsia="ko-KR"/>
        </w:rPr>
        <w:t>해</w:t>
      </w:r>
      <w:r>
        <w:rPr>
          <w:rFonts w:hint="eastAsia"/>
          <w:lang w:eastAsia="ko-KR"/>
        </w:rPr>
        <w:t xml:space="preserve"> </w:t>
      </w:r>
      <w:proofErr w:type="spellStart"/>
      <w:r w:rsidR="006D01FC">
        <w:rPr>
          <w:rFonts w:hint="eastAsia"/>
          <w:lang w:eastAsia="ko-KR"/>
        </w:rPr>
        <w:t>검토진행하며</w:t>
      </w:r>
      <w:proofErr w:type="spellEnd"/>
      <w:r w:rsidR="006D01FC">
        <w:rPr>
          <w:rFonts w:hint="eastAsia"/>
          <w:lang w:eastAsia="ko-KR"/>
        </w:rPr>
        <w:t xml:space="preserve">, </w:t>
      </w:r>
      <w:r w:rsidR="006D01FC">
        <w:rPr>
          <w:rFonts w:hint="eastAsia"/>
          <w:lang w:eastAsia="ko-KR"/>
        </w:rPr>
        <w:t>위탁제품의</w:t>
      </w:r>
      <w:r w:rsidR="006D01FC">
        <w:rPr>
          <w:rFonts w:hint="eastAsia"/>
          <w:lang w:eastAsia="ko-KR"/>
        </w:rPr>
        <w:t xml:space="preserve"> </w:t>
      </w:r>
      <w:r w:rsidR="006D01FC">
        <w:rPr>
          <w:rFonts w:hint="eastAsia"/>
          <w:lang w:eastAsia="ko-KR"/>
        </w:rPr>
        <w:t>경우</w:t>
      </w:r>
      <w:r w:rsidR="006D01FC">
        <w:rPr>
          <w:rFonts w:hint="eastAsia"/>
          <w:lang w:eastAsia="ko-KR"/>
        </w:rPr>
        <w:t xml:space="preserve"> </w:t>
      </w:r>
      <w:r w:rsidR="006D01FC">
        <w:rPr>
          <w:rFonts w:hint="eastAsia"/>
          <w:lang w:eastAsia="ko-KR"/>
        </w:rPr>
        <w:t>표에</w:t>
      </w:r>
      <w:r w:rsidR="006D01FC">
        <w:rPr>
          <w:rFonts w:hint="eastAsia"/>
          <w:lang w:eastAsia="ko-KR"/>
        </w:rPr>
        <w:t xml:space="preserve"> </w:t>
      </w:r>
      <w:r w:rsidR="006D01FC">
        <w:rPr>
          <w:rFonts w:hint="eastAsia"/>
          <w:lang w:eastAsia="ko-KR"/>
        </w:rPr>
        <w:t>기재된</w:t>
      </w:r>
      <w:r w:rsidR="006D01FC">
        <w:rPr>
          <w:rFonts w:hint="eastAsia"/>
          <w:lang w:eastAsia="ko-KR"/>
        </w:rPr>
        <w:t xml:space="preserve"> </w:t>
      </w:r>
      <w:r w:rsidR="006D01FC">
        <w:rPr>
          <w:rFonts w:hint="eastAsia"/>
          <w:lang w:eastAsia="ko-KR"/>
        </w:rPr>
        <w:t>주요공정변수를</w:t>
      </w:r>
      <w:r w:rsidR="006D01FC">
        <w:rPr>
          <w:rFonts w:hint="eastAsia"/>
          <w:lang w:eastAsia="ko-KR"/>
        </w:rPr>
        <w:t xml:space="preserve"> </w:t>
      </w:r>
      <w:r w:rsidR="006D01FC">
        <w:rPr>
          <w:rFonts w:hint="eastAsia"/>
          <w:lang w:eastAsia="ko-KR"/>
        </w:rPr>
        <w:t>참고하여</w:t>
      </w:r>
      <w:r w:rsidR="006D01FC">
        <w:rPr>
          <w:rFonts w:hint="eastAsia"/>
          <w:lang w:eastAsia="ko-KR"/>
        </w:rPr>
        <w:t xml:space="preserve"> </w:t>
      </w:r>
      <w:r w:rsidR="006D01FC">
        <w:rPr>
          <w:rFonts w:hint="eastAsia"/>
          <w:lang w:eastAsia="ko-KR"/>
        </w:rPr>
        <w:t>작성</w:t>
      </w:r>
      <w:r w:rsidR="006D01FC">
        <w:rPr>
          <w:rFonts w:hint="eastAsia"/>
          <w:lang w:eastAsia="ko-KR"/>
        </w:rPr>
        <w:t xml:space="preserve">. </w:t>
      </w:r>
      <w:r w:rsidR="006D01FC">
        <w:rPr>
          <w:rFonts w:hint="eastAsia"/>
          <w:lang w:eastAsia="ko-KR"/>
        </w:rPr>
        <w:t>필요</w:t>
      </w:r>
      <w:r w:rsidR="006D01FC">
        <w:rPr>
          <w:rFonts w:hint="eastAsia"/>
          <w:lang w:eastAsia="ko-KR"/>
        </w:rPr>
        <w:t xml:space="preserve"> </w:t>
      </w:r>
      <w:r w:rsidR="006D01FC">
        <w:rPr>
          <w:rFonts w:hint="eastAsia"/>
          <w:lang w:eastAsia="ko-KR"/>
        </w:rPr>
        <w:t>시</w:t>
      </w:r>
      <w:r w:rsidR="006D01FC">
        <w:rPr>
          <w:rFonts w:hint="eastAsia"/>
          <w:lang w:eastAsia="ko-KR"/>
        </w:rPr>
        <w:t xml:space="preserve"> </w:t>
      </w:r>
      <w:r w:rsidR="006D01FC">
        <w:rPr>
          <w:rFonts w:hint="eastAsia"/>
          <w:lang w:eastAsia="ko-KR"/>
        </w:rPr>
        <w:t>항목추가가능</w:t>
      </w:r>
    </w:p>
  </w:comment>
  <w:comment w:id="72" w:author="강수연" w:date="2024-02-14T11:28:00Z" w:initials="수강">
    <w:p w14:paraId="17705D28" w14:textId="77777777" w:rsidR="00B833DE" w:rsidRDefault="00B833DE" w:rsidP="00B833DE">
      <w:pPr>
        <w:pStyle w:val="a9"/>
      </w:pPr>
      <w:r>
        <w:rPr>
          <w:rStyle w:val="a8"/>
        </w:rPr>
        <w:annotationRef/>
      </w:r>
      <w:r>
        <w:rPr>
          <w:rFonts w:hint="eastAsia"/>
        </w:rPr>
        <w:t xml:space="preserve">Non-variable / variable </w:t>
      </w:r>
      <w:proofErr w:type="spellStart"/>
      <w:r>
        <w:rPr>
          <w:rFonts w:hint="eastAsia"/>
        </w:rPr>
        <w:t>구분없이</w:t>
      </w:r>
      <w:proofErr w:type="spellEnd"/>
    </w:p>
    <w:p w14:paraId="4C3BC80A" w14:textId="77777777" w:rsidR="00B833DE" w:rsidRDefault="00B833DE" w:rsidP="00B833DE">
      <w:pPr>
        <w:pStyle w:val="a9"/>
      </w:pPr>
      <w:r>
        <w:rPr>
          <w:rFonts w:hint="eastAsia"/>
        </w:rPr>
        <w:t xml:space="preserve">QS03001- A13 </w:t>
      </w:r>
      <w:r>
        <w:rPr>
          <w:rFonts w:hint="eastAsia"/>
        </w:rPr>
        <w:t>에</w:t>
      </w:r>
      <w:r>
        <w:rPr>
          <w:rFonts w:hint="eastAsia"/>
        </w:rPr>
        <w:t xml:space="preserve"> Raw data </w:t>
      </w:r>
      <w:r>
        <w:rPr>
          <w:rFonts w:hint="eastAsia"/>
        </w:rPr>
        <w:t>출력은하되</w:t>
      </w:r>
      <w:r>
        <w:rPr>
          <w:rFonts w:hint="eastAsia"/>
        </w:rPr>
        <w:t xml:space="preserve"> </w:t>
      </w:r>
      <w:r>
        <w:rPr>
          <w:rFonts w:hint="eastAsia"/>
        </w:rPr>
        <w:t>본문</w:t>
      </w:r>
      <w:r>
        <w:rPr>
          <w:rFonts w:hint="eastAsia"/>
        </w:rPr>
        <w:t xml:space="preserve"> </w:t>
      </w:r>
      <w:r>
        <w:rPr>
          <w:rFonts w:hint="eastAsia"/>
        </w:rPr>
        <w:t>상</w:t>
      </w:r>
      <w:r>
        <w:rPr>
          <w:rFonts w:hint="eastAsia"/>
        </w:rPr>
        <w:t xml:space="preserve"> </w:t>
      </w:r>
      <w:r>
        <w:rPr>
          <w:rFonts w:hint="eastAsia"/>
        </w:rPr>
        <w:t>표</w:t>
      </w:r>
      <w:r>
        <w:rPr>
          <w:rFonts w:hint="eastAsia"/>
        </w:rPr>
        <w:t xml:space="preserve"> </w:t>
      </w:r>
      <w:r>
        <w:rPr>
          <w:rFonts w:hint="eastAsia"/>
        </w:rPr>
        <w:t>작성은</w:t>
      </w:r>
      <w:r>
        <w:rPr>
          <w:rFonts w:hint="eastAsia"/>
        </w:rPr>
        <w:t xml:space="preserve"> variable </w:t>
      </w:r>
      <w:r>
        <w:rPr>
          <w:rFonts w:hint="eastAsia"/>
        </w:rPr>
        <w:t>항목만작성</w:t>
      </w:r>
      <w:r>
        <w:rPr>
          <w:rFonts w:hint="eastAsia"/>
        </w:rPr>
        <w:t xml:space="preserve"> </w:t>
      </w:r>
    </w:p>
  </w:comment>
  <w:comment w:id="73" w:author="박수민" w:date="2021-03-20T17:32:00Z" w:initials="박">
    <w:p w14:paraId="3AEDE107" w14:textId="79282ABC" w:rsidR="006D01FC" w:rsidRDefault="006D01FC">
      <w:pPr>
        <w:pStyle w:val="a9"/>
        <w:rPr>
          <w:lang w:eastAsia="ko-KR"/>
        </w:rPr>
      </w:pPr>
      <w:r>
        <w:rPr>
          <w:rStyle w:val="a8"/>
        </w:rPr>
        <w:annotationRef/>
      </w:r>
      <w:r>
        <w:rPr>
          <w:rFonts w:hint="eastAsia"/>
          <w:lang w:eastAsia="ko-KR"/>
        </w:rPr>
        <w:t>벗어난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없으면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삭제</w:t>
      </w:r>
    </w:p>
    <w:p w14:paraId="4B381B48" w14:textId="589594AC" w:rsidR="006D01FC" w:rsidRDefault="006D01FC">
      <w:pPr>
        <w:pStyle w:val="a9"/>
        <w:rPr>
          <w:lang w:eastAsia="ko-KR"/>
        </w:rPr>
      </w:pPr>
      <w:r>
        <w:rPr>
          <w:rFonts w:hint="eastAsia"/>
          <w:lang w:eastAsia="ko-KR"/>
        </w:rPr>
        <w:t>수율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재설정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관련된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일탈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CAPA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해당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부분에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기술되어있는지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</w:t>
      </w:r>
    </w:p>
  </w:comment>
  <w:comment w:id="74" w:author="박수민" w:date="2021-03-20T17:35:00Z" w:initials="박">
    <w:p w14:paraId="35C9E978" w14:textId="242BD852" w:rsidR="006D01FC" w:rsidRDefault="006D01FC" w:rsidP="007407D6">
      <w:pPr>
        <w:pStyle w:val="a9"/>
        <w:rPr>
          <w:lang w:eastAsia="ko-KR"/>
        </w:rPr>
      </w:pPr>
      <w:r>
        <w:rPr>
          <w:rStyle w:val="a8"/>
        </w:rPr>
        <w:annotationRef/>
      </w:r>
      <w:r>
        <w:rPr>
          <w:rFonts w:hint="eastAsia"/>
          <w:lang w:eastAsia="ko-KR"/>
        </w:rPr>
        <w:t>공정능력지수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평가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</w:t>
      </w:r>
    </w:p>
    <w:p w14:paraId="29F56B67" w14:textId="1A9850D0" w:rsidR="006D01FC" w:rsidRDefault="006D01FC" w:rsidP="007407D6">
      <w:pPr>
        <w:pStyle w:val="a9"/>
        <w:rPr>
          <w:lang w:eastAsia="ko-KR"/>
        </w:rPr>
      </w:pPr>
      <w:proofErr w:type="spellStart"/>
      <w:r>
        <w:rPr>
          <w:rFonts w:hint="eastAsia"/>
          <w:lang w:eastAsia="ko-KR"/>
        </w:rPr>
        <w:t>특이사항있는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설명필요함</w:t>
      </w:r>
      <w:proofErr w:type="spellEnd"/>
    </w:p>
  </w:comment>
  <w:comment w:id="75" w:author="박수민" w:date="2021-03-20T17:36:00Z" w:initials="박">
    <w:p w14:paraId="7E3F1574" w14:textId="747158F1" w:rsidR="006D01FC" w:rsidRDefault="006D01FC">
      <w:pPr>
        <w:pStyle w:val="a9"/>
        <w:rPr>
          <w:lang w:eastAsia="ko-KR"/>
        </w:rPr>
      </w:pPr>
      <w:r>
        <w:rPr>
          <w:rStyle w:val="a8"/>
        </w:rPr>
        <w:annotationRef/>
      </w:r>
      <w:r>
        <w:rPr>
          <w:rFonts w:hint="eastAsia"/>
          <w:lang w:eastAsia="ko-KR"/>
        </w:rPr>
        <w:t>관련된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일탈</w:t>
      </w:r>
      <w:r>
        <w:rPr>
          <w:rFonts w:hint="eastAsia"/>
          <w:lang w:eastAsia="ko-KR"/>
        </w:rPr>
        <w:t>/</w:t>
      </w:r>
      <w:r>
        <w:rPr>
          <w:lang w:eastAsia="ko-KR"/>
        </w:rPr>
        <w:t>OOS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CAPA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해당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부분에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기술되어있는지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</w:t>
      </w:r>
    </w:p>
  </w:comment>
  <w:comment w:id="76" w:author="박수민 [2]" w:date="2025-04-03T23:13:00Z" w:initials="수박">
    <w:p w14:paraId="40989CB3" w14:textId="0EB3ADCA" w:rsidR="009A0820" w:rsidRDefault="009A0820">
      <w:pPr>
        <w:pStyle w:val="a9"/>
        <w:rPr>
          <w:rFonts w:hint="eastAsia"/>
          <w:lang w:eastAsia="ko-KR"/>
        </w:rPr>
      </w:pPr>
      <w:r>
        <w:rPr>
          <w:rStyle w:val="a8"/>
        </w:rPr>
        <w:annotationRef/>
      </w:r>
      <w:proofErr w:type="spellStart"/>
      <w:r>
        <w:rPr>
          <w:rFonts w:hint="eastAsia"/>
          <w:lang w:eastAsia="ko-KR"/>
        </w:rPr>
        <w:t>Cpk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결과에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따라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수정</w:t>
      </w:r>
    </w:p>
  </w:comment>
  <w:comment w:id="78" w:author="박수민" w:date="2021-03-20T17:40:00Z" w:initials="박">
    <w:p w14:paraId="145E9FF0" w14:textId="77777777" w:rsidR="006D01FC" w:rsidRDefault="006D01FC" w:rsidP="002C1E65">
      <w:pPr>
        <w:pStyle w:val="28"/>
        <w:numPr>
          <w:ilvl w:val="0"/>
          <w:numId w:val="0"/>
        </w:numPr>
        <w:ind w:left="567"/>
        <w:rPr>
          <w:sz w:val="20"/>
        </w:rPr>
      </w:pPr>
      <w:r>
        <w:rPr>
          <w:rStyle w:val="a8"/>
        </w:rPr>
        <w:annotationRef/>
      </w:r>
      <w:r w:rsidRPr="002C1E65">
        <w:rPr>
          <w:rFonts w:hint="eastAsia"/>
          <w:sz w:val="20"/>
        </w:rPr>
        <w:t>여러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항목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중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최초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수행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후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해당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평가기간동안은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진행되지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않은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안정성시험이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있으면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‘최초</w:t>
      </w:r>
      <w:r w:rsidRPr="002C1E65">
        <w:rPr>
          <w:rFonts w:hint="eastAsia"/>
          <w:sz w:val="20"/>
        </w:rPr>
        <w:t xml:space="preserve"> xxxx </w:t>
      </w:r>
      <w:r w:rsidRPr="002C1E65">
        <w:rPr>
          <w:rFonts w:hint="eastAsia"/>
          <w:sz w:val="20"/>
        </w:rPr>
        <w:t>수행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후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해당기간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동안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추가적인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안정성시험이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진행되지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않았음’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등을</w:t>
      </w:r>
      <w:r w:rsidRPr="002C1E65">
        <w:rPr>
          <w:rFonts w:hint="eastAsia"/>
          <w:sz w:val="20"/>
        </w:rPr>
        <w:t xml:space="preserve"> </w:t>
      </w:r>
      <w:r w:rsidRPr="002C1E65">
        <w:rPr>
          <w:rFonts w:hint="eastAsia"/>
          <w:sz w:val="20"/>
        </w:rPr>
        <w:t>기재해주세요</w:t>
      </w:r>
      <w:r w:rsidRPr="002C1E65">
        <w:rPr>
          <w:rFonts w:hint="eastAsia"/>
          <w:sz w:val="20"/>
        </w:rPr>
        <w:t>.</w:t>
      </w:r>
    </w:p>
    <w:p w14:paraId="50EB8F4C" w14:textId="77777777" w:rsidR="009A0820" w:rsidRDefault="009A0820" w:rsidP="009A0820">
      <w:pPr>
        <w:pStyle w:val="3e"/>
        <w:ind w:left="1560"/>
      </w:pPr>
    </w:p>
    <w:p w14:paraId="0E49C765" w14:textId="2CD2DB15" w:rsidR="009A0820" w:rsidRPr="009A0820" w:rsidRDefault="009A0820" w:rsidP="009A0820">
      <w:pPr>
        <w:pStyle w:val="3e"/>
        <w:ind w:left="1560"/>
        <w:rPr>
          <w:rFonts w:hint="eastAsia"/>
        </w:rPr>
      </w:pP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해</w:t>
      </w:r>
      <w:r>
        <w:rPr>
          <w:rFonts w:hint="eastAsia"/>
        </w:rPr>
        <w:t xml:space="preserve"> </w:t>
      </w:r>
      <w:r>
        <w:rPr>
          <w:rFonts w:hint="eastAsia"/>
        </w:rPr>
        <w:t>최초</w:t>
      </w:r>
      <w:r>
        <w:rPr>
          <w:rFonts w:hint="eastAsia"/>
        </w:rPr>
        <w:t xml:space="preserve"> </w:t>
      </w:r>
      <w:r>
        <w:rPr>
          <w:rFonts w:hint="eastAsia"/>
        </w:rPr>
        <w:t>로딩된</w:t>
      </w:r>
      <w:r>
        <w:rPr>
          <w:rFonts w:hint="eastAsia"/>
        </w:rPr>
        <w:t xml:space="preserve"> </w:t>
      </w:r>
      <w:r>
        <w:rPr>
          <w:rFonts w:hint="eastAsia"/>
        </w:rPr>
        <w:t>배치는</w:t>
      </w:r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>nitial 0M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추가해주세요</w:t>
      </w:r>
      <w:r>
        <w:rPr>
          <w:rFonts w:hint="eastAsia"/>
        </w:rPr>
        <w:t>.</w:t>
      </w:r>
    </w:p>
  </w:comment>
  <w:comment w:id="79" w:author="박수민" w:date="2021-03-20T17:42:00Z" w:initials="박">
    <w:p w14:paraId="1819CC14" w14:textId="0455B7CA" w:rsidR="006D01FC" w:rsidRDefault="006D01FC">
      <w:pPr>
        <w:pStyle w:val="a9"/>
        <w:rPr>
          <w:lang w:eastAsia="ko-KR"/>
        </w:rPr>
      </w:pPr>
      <w:r>
        <w:rPr>
          <w:rStyle w:val="a8"/>
        </w:rPr>
        <w:annotationRef/>
      </w:r>
      <w:r w:rsidRPr="002C1E65">
        <w:rPr>
          <w:rFonts w:hint="eastAsia"/>
          <w:lang w:eastAsia="ko-KR"/>
        </w:rPr>
        <w:t>이전</w:t>
      </w:r>
      <w:r w:rsidRPr="002C1E65">
        <w:rPr>
          <w:rFonts w:hint="eastAsia"/>
          <w:lang w:eastAsia="ko-KR"/>
        </w:rPr>
        <w:t xml:space="preserve"> PPQR</w:t>
      </w:r>
      <w:r w:rsidRPr="002C1E65">
        <w:rPr>
          <w:rFonts w:hint="eastAsia"/>
          <w:lang w:eastAsia="ko-KR"/>
        </w:rPr>
        <w:t>에서</w:t>
      </w:r>
      <w:r w:rsidRPr="002C1E65">
        <w:rPr>
          <w:rFonts w:hint="eastAsia"/>
          <w:lang w:eastAsia="ko-KR"/>
        </w:rPr>
        <w:t xml:space="preserve"> follow-up action </w:t>
      </w:r>
      <w:r w:rsidR="009A0820">
        <w:rPr>
          <w:rFonts w:hint="eastAsia"/>
          <w:lang w:eastAsia="ko-KR"/>
        </w:rPr>
        <w:t>(</w:t>
      </w:r>
      <w:r w:rsidR="009A0820">
        <w:rPr>
          <w:rFonts w:hint="eastAsia"/>
          <w:lang w:eastAsia="ko-KR"/>
        </w:rPr>
        <w:t>위험평가</w:t>
      </w:r>
      <w:r w:rsidR="009A0820">
        <w:rPr>
          <w:rFonts w:hint="eastAsia"/>
          <w:lang w:eastAsia="ko-KR"/>
        </w:rPr>
        <w:t xml:space="preserve"> </w:t>
      </w:r>
      <w:r w:rsidR="009A0820">
        <w:rPr>
          <w:rFonts w:hint="eastAsia"/>
          <w:lang w:eastAsia="ko-KR"/>
        </w:rPr>
        <w:t>등</w:t>
      </w:r>
      <w:r w:rsidR="009A0820">
        <w:rPr>
          <w:rFonts w:hint="eastAsia"/>
          <w:lang w:eastAsia="ko-KR"/>
        </w:rPr>
        <w:t xml:space="preserve">) </w:t>
      </w:r>
      <w:r w:rsidRPr="002C1E65">
        <w:rPr>
          <w:rFonts w:hint="eastAsia"/>
          <w:lang w:eastAsia="ko-KR"/>
        </w:rPr>
        <w:t>발생했으면</w:t>
      </w:r>
      <w:r w:rsidRPr="002C1E65">
        <w:rPr>
          <w:rFonts w:hint="eastAsia"/>
          <w:lang w:eastAsia="ko-KR"/>
        </w:rPr>
        <w:t xml:space="preserve"> </w:t>
      </w:r>
      <w:r w:rsidRPr="002C1E65">
        <w:rPr>
          <w:rFonts w:hint="eastAsia"/>
          <w:lang w:eastAsia="ko-KR"/>
        </w:rPr>
        <w:t>이</w:t>
      </w:r>
      <w:r w:rsidRPr="002C1E65">
        <w:rPr>
          <w:rFonts w:hint="eastAsia"/>
          <w:lang w:eastAsia="ko-KR"/>
        </w:rPr>
        <w:t xml:space="preserve"> </w:t>
      </w:r>
      <w:r w:rsidRPr="002C1E65">
        <w:rPr>
          <w:rFonts w:hint="eastAsia"/>
          <w:lang w:eastAsia="ko-KR"/>
        </w:rPr>
        <w:t>항목에</w:t>
      </w:r>
      <w:r w:rsidRPr="002C1E65">
        <w:rPr>
          <w:rFonts w:hint="eastAsia"/>
          <w:lang w:eastAsia="ko-KR"/>
        </w:rPr>
        <w:t xml:space="preserve"> </w:t>
      </w:r>
      <w:r w:rsidRPr="002C1E65">
        <w:rPr>
          <w:rFonts w:hint="eastAsia"/>
          <w:lang w:eastAsia="ko-KR"/>
        </w:rPr>
        <w:t>기록해주세요</w:t>
      </w:r>
      <w:r w:rsidRPr="002C1E65">
        <w:rPr>
          <w:rFonts w:hint="eastAsia"/>
          <w:lang w:eastAsia="ko-KR"/>
        </w:rPr>
        <w:t>.</w:t>
      </w:r>
    </w:p>
  </w:comment>
  <w:comment w:id="81" w:author="박수민" w:date="2021-03-20T17:43:00Z" w:initials="박">
    <w:p w14:paraId="4DD73303" w14:textId="65773C14" w:rsidR="006D01FC" w:rsidRDefault="006D01FC">
      <w:pPr>
        <w:pStyle w:val="a9"/>
        <w:rPr>
          <w:lang w:eastAsia="ko-KR"/>
        </w:rPr>
      </w:pPr>
      <w:r>
        <w:rPr>
          <w:rStyle w:val="a8"/>
        </w:rPr>
        <w:annotationRef/>
      </w:r>
      <w:r w:rsidR="009A0820">
        <w:rPr>
          <w:rFonts w:hint="eastAsia"/>
          <w:lang w:eastAsia="ko-KR"/>
        </w:rPr>
        <w:t>해외제품인</w:t>
      </w:r>
      <w:r w:rsidR="009A0820">
        <w:rPr>
          <w:rFonts w:hint="eastAsia"/>
          <w:lang w:eastAsia="ko-KR"/>
        </w:rPr>
        <w:t xml:space="preserve"> </w:t>
      </w:r>
      <w:r w:rsidR="009A0820">
        <w:rPr>
          <w:rFonts w:hint="eastAsia"/>
          <w:lang w:eastAsia="ko-KR"/>
        </w:rPr>
        <w:t>경우</w:t>
      </w:r>
      <w:r w:rsidR="009A0820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영문병기</w:t>
      </w:r>
    </w:p>
  </w:comment>
  <w:comment w:id="82" w:author="박수민" w:date="2021-03-20T17:58:00Z" w:initials="박">
    <w:p w14:paraId="6386EBA4" w14:textId="6FE392F3" w:rsidR="006D01FC" w:rsidRPr="00686F08" w:rsidRDefault="006D01FC">
      <w:pPr>
        <w:pStyle w:val="a9"/>
        <w:rPr>
          <w:color w:val="FF0000"/>
          <w:lang w:eastAsia="ko-KR"/>
        </w:rPr>
      </w:pPr>
      <w:r>
        <w:rPr>
          <w:rStyle w:val="a8"/>
        </w:rPr>
        <w:annotationRef/>
      </w:r>
      <w:r w:rsidRPr="00686F08">
        <w:rPr>
          <w:rFonts w:hint="eastAsia"/>
          <w:color w:val="FF0000"/>
          <w:lang w:eastAsia="ko-KR"/>
        </w:rPr>
        <w:t>결론은</w:t>
      </w:r>
      <w:r w:rsidRPr="00686F08">
        <w:rPr>
          <w:rFonts w:hint="eastAsia"/>
          <w:color w:val="FF0000"/>
          <w:lang w:eastAsia="ko-KR"/>
        </w:rPr>
        <w:t xml:space="preserve"> </w:t>
      </w:r>
      <w:r w:rsidRPr="00686F08">
        <w:rPr>
          <w:rFonts w:hint="eastAsia"/>
          <w:color w:val="FF0000"/>
          <w:lang w:eastAsia="ko-KR"/>
        </w:rPr>
        <w:t>아래</w:t>
      </w:r>
      <w:r w:rsidRPr="00686F08">
        <w:rPr>
          <w:rFonts w:hint="eastAsia"/>
          <w:color w:val="FF0000"/>
          <w:lang w:eastAsia="ko-KR"/>
        </w:rPr>
        <w:t xml:space="preserve"> </w:t>
      </w:r>
      <w:r w:rsidRPr="00686F08">
        <w:rPr>
          <w:color w:val="FF0000"/>
          <w:lang w:eastAsia="ko-KR"/>
        </w:rPr>
        <w:t>3</w:t>
      </w:r>
      <w:r w:rsidRPr="00686F08">
        <w:rPr>
          <w:rFonts w:hint="eastAsia"/>
          <w:color w:val="FF0000"/>
          <w:lang w:eastAsia="ko-KR"/>
        </w:rPr>
        <w:t>중</w:t>
      </w:r>
      <w:r w:rsidRPr="00686F08">
        <w:rPr>
          <w:rFonts w:hint="eastAsia"/>
          <w:color w:val="FF0000"/>
          <w:lang w:eastAsia="ko-KR"/>
        </w:rPr>
        <w:t xml:space="preserve"> </w:t>
      </w:r>
      <w:r w:rsidRPr="00686F08">
        <w:rPr>
          <w:rFonts w:hint="eastAsia"/>
          <w:color w:val="FF0000"/>
          <w:lang w:eastAsia="ko-KR"/>
        </w:rPr>
        <w:t>하나로</w:t>
      </w:r>
      <w:r w:rsidRPr="00686F08">
        <w:rPr>
          <w:rFonts w:hint="eastAsia"/>
          <w:color w:val="FF0000"/>
          <w:lang w:eastAsia="ko-KR"/>
        </w:rPr>
        <w:t xml:space="preserve"> </w:t>
      </w:r>
      <w:r w:rsidRPr="00686F08">
        <w:rPr>
          <w:rFonts w:hint="eastAsia"/>
          <w:color w:val="FF0000"/>
          <w:lang w:eastAsia="ko-KR"/>
        </w:rPr>
        <w:t>기술할</w:t>
      </w:r>
      <w:r w:rsidRPr="00686F08">
        <w:rPr>
          <w:rFonts w:hint="eastAsia"/>
          <w:color w:val="FF0000"/>
          <w:lang w:eastAsia="ko-KR"/>
        </w:rPr>
        <w:t xml:space="preserve"> </w:t>
      </w:r>
      <w:r w:rsidRPr="00686F08">
        <w:rPr>
          <w:rFonts w:hint="eastAsia"/>
          <w:color w:val="FF0000"/>
          <w:lang w:eastAsia="ko-KR"/>
        </w:rPr>
        <w:t>것</w:t>
      </w:r>
    </w:p>
    <w:p w14:paraId="23F70497" w14:textId="30F367DA" w:rsidR="006D01FC" w:rsidRDefault="006D01FC" w:rsidP="00686F08">
      <w:pPr>
        <w:pStyle w:val="a9"/>
        <w:numPr>
          <w:ilvl w:val="0"/>
          <w:numId w:val="15"/>
        </w:numPr>
        <w:rPr>
          <w:lang w:eastAsia="ko-KR"/>
        </w:rPr>
      </w:pPr>
      <w:r>
        <w:rPr>
          <w:rFonts w:hint="eastAsia"/>
          <w:lang w:eastAsia="ko-KR"/>
        </w:rPr>
        <w:t>공정이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관리상태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</w:t>
      </w:r>
      <w:r>
        <w:rPr>
          <w:rFonts w:hint="eastAsia"/>
          <w:lang w:eastAsia="ko-KR"/>
        </w:rPr>
        <w:t>.</w:t>
      </w:r>
    </w:p>
    <w:p w14:paraId="582CA935" w14:textId="340F62F7" w:rsidR="006D01FC" w:rsidRDefault="006D01FC" w:rsidP="00686F08">
      <w:pPr>
        <w:pStyle w:val="a9"/>
        <w:numPr>
          <w:ilvl w:val="0"/>
          <w:numId w:val="15"/>
        </w:numPr>
        <w:rPr>
          <w:lang w:eastAsia="ko-KR"/>
        </w:rPr>
      </w:pPr>
      <w:r>
        <w:rPr>
          <w:rFonts w:hint="eastAsia"/>
          <w:lang w:eastAsia="ko-KR"/>
        </w:rPr>
        <w:t>공정은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밸리데이션된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작동하고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있으나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조치가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권고된다</w:t>
      </w:r>
      <w:r>
        <w:rPr>
          <w:rFonts w:hint="eastAsia"/>
          <w:lang w:eastAsia="ko-KR"/>
        </w:rPr>
        <w:t>.</w:t>
      </w:r>
    </w:p>
    <w:p w14:paraId="0376C26B" w14:textId="6B26EA8A" w:rsidR="006D01FC" w:rsidRDefault="006D01FC" w:rsidP="00686F08">
      <w:pPr>
        <w:pStyle w:val="a9"/>
        <w:numPr>
          <w:ilvl w:val="0"/>
          <w:numId w:val="15"/>
        </w:numPr>
        <w:rPr>
          <w:lang w:eastAsia="ko-KR"/>
        </w:rPr>
      </w:pPr>
      <w:r>
        <w:rPr>
          <w:rFonts w:hint="eastAsia"/>
          <w:lang w:eastAsia="ko-KR"/>
        </w:rPr>
        <w:t>공정이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관리상태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않으므로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즉각적인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예방조치가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필요하다</w:t>
      </w:r>
      <w:r>
        <w:rPr>
          <w:rFonts w:hint="eastAsia"/>
          <w:lang w:eastAsia="ko-KR"/>
        </w:rPr>
        <w:t>.</w:t>
      </w:r>
    </w:p>
  </w:comment>
  <w:comment w:id="83" w:author="박수민" w:date="2021-03-20T17:46:00Z" w:initials="박">
    <w:p w14:paraId="5CE5418D" w14:textId="1BEF1E07" w:rsidR="006D01FC" w:rsidRDefault="006D01FC">
      <w:pPr>
        <w:pStyle w:val="a9"/>
        <w:rPr>
          <w:lang w:eastAsia="ko-KR"/>
        </w:rPr>
      </w:pPr>
      <w:r>
        <w:rPr>
          <w:rStyle w:val="a8"/>
        </w:rPr>
        <w:annotationRef/>
      </w:r>
      <w:r w:rsidR="009A0820">
        <w:rPr>
          <w:rFonts w:hint="eastAsia"/>
          <w:lang w:eastAsia="ko-KR"/>
        </w:rPr>
        <w:t>위험평가</w:t>
      </w:r>
      <w:r w:rsidR="009A0820">
        <w:rPr>
          <w:rFonts w:hint="eastAsia"/>
          <w:lang w:eastAsia="ko-KR"/>
        </w:rPr>
        <w:t xml:space="preserve"> </w:t>
      </w:r>
      <w:r w:rsidR="009A0820">
        <w:rPr>
          <w:rFonts w:hint="eastAsia"/>
          <w:lang w:eastAsia="ko-KR"/>
        </w:rPr>
        <w:t>대상으로</w:t>
      </w:r>
      <w:r w:rsidR="009A0820">
        <w:rPr>
          <w:rFonts w:hint="eastAsia"/>
          <w:lang w:eastAsia="ko-KR"/>
        </w:rPr>
        <w:t xml:space="preserve"> </w:t>
      </w:r>
      <w:r w:rsidR="009A0820">
        <w:rPr>
          <w:rFonts w:hint="eastAsia"/>
          <w:lang w:eastAsia="ko-KR"/>
        </w:rPr>
        <w:t>평가될</w:t>
      </w:r>
      <w:r w:rsidR="009A0820">
        <w:rPr>
          <w:rFonts w:hint="eastAsia"/>
          <w:lang w:eastAsia="ko-KR"/>
        </w:rPr>
        <w:t xml:space="preserve"> </w:t>
      </w:r>
      <w:r w:rsidR="009A0820">
        <w:rPr>
          <w:rFonts w:hint="eastAsia"/>
          <w:lang w:eastAsia="ko-KR"/>
        </w:rPr>
        <w:t>경우</w:t>
      </w:r>
      <w:r w:rsidR="009A0820">
        <w:rPr>
          <w:rFonts w:hint="eastAsia"/>
          <w:lang w:eastAsia="ko-KR"/>
        </w:rPr>
        <w:t xml:space="preserve"> </w:t>
      </w:r>
      <w:r w:rsidR="009A0820">
        <w:rPr>
          <w:rFonts w:hint="eastAsia"/>
          <w:lang w:eastAsia="ko-KR"/>
        </w:rPr>
        <w:t>기타에</w:t>
      </w:r>
      <w:r w:rsidR="009A0820">
        <w:rPr>
          <w:rFonts w:hint="eastAsia"/>
          <w:lang w:eastAsia="ko-KR"/>
        </w:rPr>
        <w:t xml:space="preserve"> </w:t>
      </w:r>
      <w:r w:rsidR="009A0820">
        <w:rPr>
          <w:rFonts w:hint="eastAsia"/>
          <w:lang w:eastAsia="ko-KR"/>
        </w:rPr>
        <w:t>위험평가</w:t>
      </w:r>
      <w:r w:rsidR="009A0820">
        <w:rPr>
          <w:rFonts w:hint="eastAsia"/>
          <w:lang w:eastAsia="ko-KR"/>
        </w:rPr>
        <w:t xml:space="preserve"> </w:t>
      </w:r>
      <w:r w:rsidR="009A0820">
        <w:rPr>
          <w:rFonts w:hint="eastAsia"/>
          <w:lang w:eastAsia="ko-KR"/>
        </w:rPr>
        <w:t>추가</w:t>
      </w:r>
    </w:p>
  </w:comment>
  <w:comment w:id="86" w:author="박수민" w:date="2021-03-20T18:11:00Z" w:initials="박">
    <w:p w14:paraId="4E05A1D5" w14:textId="402350F3" w:rsidR="00E55581" w:rsidRDefault="00E55581">
      <w:pPr>
        <w:pStyle w:val="a9"/>
        <w:rPr>
          <w:lang w:eastAsia="ko-KR"/>
        </w:rPr>
      </w:pPr>
      <w:r>
        <w:rPr>
          <w:rStyle w:val="a8"/>
        </w:rPr>
        <w:annotationRef/>
      </w:r>
      <w:r>
        <w:rPr>
          <w:rFonts w:hint="eastAsia"/>
          <w:lang w:eastAsia="ko-KR"/>
        </w:rPr>
        <w:t>첨부문서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9135C55" w15:done="0"/>
  <w15:commentEx w15:paraId="4D8511AB" w15:done="0"/>
  <w15:commentEx w15:paraId="0503A0D2" w15:done="0"/>
  <w15:commentEx w15:paraId="04F256FE" w15:done="0"/>
  <w15:commentEx w15:paraId="54B1C7FD" w15:done="0"/>
  <w15:commentEx w15:paraId="14361AB2" w15:done="0"/>
  <w15:commentEx w15:paraId="7D4AF9E1" w15:done="0"/>
  <w15:commentEx w15:paraId="40611D22" w15:done="0"/>
  <w15:commentEx w15:paraId="68A76682" w15:done="0"/>
  <w15:commentEx w15:paraId="4B354515" w15:done="0"/>
  <w15:commentEx w15:paraId="648E81BA" w15:done="0"/>
  <w15:commentEx w15:paraId="55A81111" w15:done="0"/>
  <w15:commentEx w15:paraId="2BA39C3C" w15:done="0"/>
  <w15:commentEx w15:paraId="31D2CA84" w15:done="0"/>
  <w15:commentEx w15:paraId="2363C20D" w15:done="0"/>
  <w15:commentEx w15:paraId="0A136D82" w15:done="0"/>
  <w15:commentEx w15:paraId="103B0782" w15:done="0"/>
  <w15:commentEx w15:paraId="08ED4E54" w15:done="0"/>
  <w15:commentEx w15:paraId="5FF59A4B" w15:done="0"/>
  <w15:commentEx w15:paraId="7ADBC68C" w15:done="0"/>
  <w15:commentEx w15:paraId="43E3D2FE" w15:done="0"/>
  <w15:commentEx w15:paraId="698AF49A" w15:done="0"/>
  <w15:commentEx w15:paraId="202EE1B3" w15:done="0"/>
  <w15:commentEx w15:paraId="53FB42A4" w15:done="0"/>
  <w15:commentEx w15:paraId="2458E7D9" w15:done="0"/>
  <w15:commentEx w15:paraId="761FC822" w15:done="0"/>
  <w15:commentEx w15:paraId="49C75297" w15:done="0"/>
  <w15:commentEx w15:paraId="30986161" w15:done="0"/>
  <w15:commentEx w15:paraId="6FADBEFA" w15:done="0"/>
  <w15:commentEx w15:paraId="5BD12A39" w15:done="0"/>
  <w15:commentEx w15:paraId="3C77DA6D" w15:done="0"/>
  <w15:commentEx w15:paraId="5C6B5B0F" w15:done="0"/>
  <w15:commentEx w15:paraId="21C5E8D5" w15:done="0"/>
  <w15:commentEx w15:paraId="286A26E8" w15:done="0"/>
  <w15:commentEx w15:paraId="1D38784F" w15:done="0"/>
  <w15:commentEx w15:paraId="696FDC83" w15:done="0"/>
  <w15:commentEx w15:paraId="7D5B2610" w15:done="0"/>
  <w15:commentEx w15:paraId="4B222F83" w15:done="0"/>
  <w15:commentEx w15:paraId="09C595EE" w15:done="0"/>
  <w15:commentEx w15:paraId="7AD0D059" w15:done="0"/>
  <w15:commentEx w15:paraId="5004FECC" w15:done="0"/>
  <w15:commentEx w15:paraId="34691904" w15:done="0"/>
  <w15:commentEx w15:paraId="2A7CE03F" w15:done="0"/>
  <w15:commentEx w15:paraId="4348E313" w15:done="0"/>
  <w15:commentEx w15:paraId="227CB365" w15:done="0"/>
  <w15:commentEx w15:paraId="1950EAF1" w15:paraIdParent="227CB365" w15:done="0"/>
  <w15:commentEx w15:paraId="46F5319E" w15:done="0"/>
  <w15:commentEx w15:paraId="35857A19" w15:done="0"/>
  <w15:commentEx w15:paraId="4C3BC80A" w15:paraIdParent="35857A19" w15:done="0"/>
  <w15:commentEx w15:paraId="4B381B48" w15:done="0"/>
  <w15:commentEx w15:paraId="29F56B67" w15:done="0"/>
  <w15:commentEx w15:paraId="7E3F1574" w15:done="0"/>
  <w15:commentEx w15:paraId="40989CB3" w15:done="0"/>
  <w15:commentEx w15:paraId="0E49C765" w15:done="0"/>
  <w15:commentEx w15:paraId="1819CC14" w15:done="0"/>
  <w15:commentEx w15:paraId="4DD73303" w15:done="0"/>
  <w15:commentEx w15:paraId="0376C26B" w15:done="0"/>
  <w15:commentEx w15:paraId="5CE5418D" w15:done="0"/>
  <w15:commentEx w15:paraId="4E05A1D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5F54186" w16cex:dateUtc="2024-01-24T08:13:00Z"/>
  <w16cex:commentExtensible w16cex:durableId="6ACF5929" w16cex:dateUtc="2024-01-24T08:15:00Z"/>
  <w16cex:commentExtensible w16cex:durableId="41726291" w16cex:dateUtc="2025-04-03T13:43:00Z"/>
  <w16cex:commentExtensible w16cex:durableId="02284892" w16cex:dateUtc="2024-01-24T08:20:00Z"/>
  <w16cex:commentExtensible w16cex:durableId="242E8CE1" w16cex:dateUtc="2024-01-24T08:30:00Z"/>
  <w16cex:commentExtensible w16cex:durableId="6950BD0A" w16cex:dateUtc="2025-04-03T13:56:00Z"/>
  <w16cex:commentExtensible w16cex:durableId="023FE519" w16cex:dateUtc="2025-04-03T14:12:00Z"/>
  <w16cex:commentExtensible w16cex:durableId="77D08F2A" w16cex:dateUtc="2024-01-24T08:39:00Z"/>
  <w16cex:commentExtensible w16cex:durableId="1F953E90" w16cex:dateUtc="2024-02-14T02:27:00Z"/>
  <w16cex:commentExtensible w16cex:durableId="2CAA96A5" w16cex:dateUtc="2025-04-03T14:05:00Z"/>
  <w16cex:commentExtensible w16cex:durableId="51D3BC4B" w16cex:dateUtc="2024-02-14T02:28:00Z"/>
  <w16cex:commentExtensible w16cex:durableId="5DA8C310" w16cex:dateUtc="2025-04-03T14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9135C55" w16cid:durableId="24688191"/>
  <w16cid:commentId w16cid:paraId="4D8511AB" w16cid:durableId="24688192"/>
  <w16cid:commentId w16cid:paraId="0503A0D2" w16cid:durableId="24688193"/>
  <w16cid:commentId w16cid:paraId="04F256FE" w16cid:durableId="24688194"/>
  <w16cid:commentId w16cid:paraId="54B1C7FD" w16cid:durableId="75F54186"/>
  <w16cid:commentId w16cid:paraId="14361AB2" w16cid:durableId="24688195"/>
  <w16cid:commentId w16cid:paraId="7D4AF9E1" w16cid:durableId="24688196"/>
  <w16cid:commentId w16cid:paraId="40611D22" w16cid:durableId="24688197"/>
  <w16cid:commentId w16cid:paraId="68A76682" w16cid:durableId="24688198"/>
  <w16cid:commentId w16cid:paraId="4B354515" w16cid:durableId="24688199"/>
  <w16cid:commentId w16cid:paraId="648E81BA" w16cid:durableId="6ACF5929"/>
  <w16cid:commentId w16cid:paraId="55A81111" w16cid:durableId="2468819A"/>
  <w16cid:commentId w16cid:paraId="2BA39C3C" w16cid:durableId="2468819B"/>
  <w16cid:commentId w16cid:paraId="31D2CA84" w16cid:durableId="2468819C"/>
  <w16cid:commentId w16cid:paraId="2363C20D" w16cid:durableId="2468819D"/>
  <w16cid:commentId w16cid:paraId="0A136D82" w16cid:durableId="41726291"/>
  <w16cid:commentId w16cid:paraId="103B0782" w16cid:durableId="2468819E"/>
  <w16cid:commentId w16cid:paraId="08ED4E54" w16cid:durableId="02284892"/>
  <w16cid:commentId w16cid:paraId="5FF59A4B" w16cid:durableId="246881A0"/>
  <w16cid:commentId w16cid:paraId="7ADBC68C" w16cid:durableId="246881A2"/>
  <w16cid:commentId w16cid:paraId="43E3D2FE" w16cid:durableId="246881A3"/>
  <w16cid:commentId w16cid:paraId="698AF49A" w16cid:durableId="246881A4"/>
  <w16cid:commentId w16cid:paraId="202EE1B3" w16cid:durableId="242E8CE1"/>
  <w16cid:commentId w16cid:paraId="53FB42A4" w16cid:durableId="246881A5"/>
  <w16cid:commentId w16cid:paraId="2458E7D9" w16cid:durableId="246881A6"/>
  <w16cid:commentId w16cid:paraId="761FC822" w16cid:durableId="246881A7"/>
  <w16cid:commentId w16cid:paraId="49C75297" w16cid:durableId="246881A8"/>
  <w16cid:commentId w16cid:paraId="30986161" w16cid:durableId="246881A9"/>
  <w16cid:commentId w16cid:paraId="6FADBEFA" w16cid:durableId="246881AA"/>
  <w16cid:commentId w16cid:paraId="5BD12A39" w16cid:durableId="6950BD0A"/>
  <w16cid:commentId w16cid:paraId="3C77DA6D" w16cid:durableId="246881AB"/>
  <w16cid:commentId w16cid:paraId="5C6B5B0F" w16cid:durableId="246881AC"/>
  <w16cid:commentId w16cid:paraId="21C5E8D5" w16cid:durableId="246881AD"/>
  <w16cid:commentId w16cid:paraId="286A26E8" w16cid:durableId="246881AE"/>
  <w16cid:commentId w16cid:paraId="1D38784F" w16cid:durableId="246881AF"/>
  <w16cid:commentId w16cid:paraId="696FDC83" w16cid:durableId="246881B0"/>
  <w16cid:commentId w16cid:paraId="7D5B2610" w16cid:durableId="246881B1"/>
  <w16cid:commentId w16cid:paraId="4B222F83" w16cid:durableId="246881B2"/>
  <w16cid:commentId w16cid:paraId="09C595EE" w16cid:durableId="246881B3"/>
  <w16cid:commentId w16cid:paraId="7AD0D059" w16cid:durableId="246881B4"/>
  <w16cid:commentId w16cid:paraId="5004FECC" w16cid:durableId="246881B5"/>
  <w16cid:commentId w16cid:paraId="34691904" w16cid:durableId="246881B6"/>
  <w16cid:commentId w16cid:paraId="2A7CE03F" w16cid:durableId="246881B7"/>
  <w16cid:commentId w16cid:paraId="4348E313" w16cid:durableId="023FE519"/>
  <w16cid:commentId w16cid:paraId="227CB365" w16cid:durableId="77D08F2A"/>
  <w16cid:commentId w16cid:paraId="1950EAF1" w16cid:durableId="1F953E90"/>
  <w16cid:commentId w16cid:paraId="46F5319E" w16cid:durableId="2CAA96A5"/>
  <w16cid:commentId w16cid:paraId="35857A19" w16cid:durableId="246881B8"/>
  <w16cid:commentId w16cid:paraId="4C3BC80A" w16cid:durableId="51D3BC4B"/>
  <w16cid:commentId w16cid:paraId="4B381B48" w16cid:durableId="246881B9"/>
  <w16cid:commentId w16cid:paraId="29F56B67" w16cid:durableId="246881BA"/>
  <w16cid:commentId w16cid:paraId="7E3F1574" w16cid:durableId="246881BB"/>
  <w16cid:commentId w16cid:paraId="40989CB3" w16cid:durableId="5DA8C310"/>
  <w16cid:commentId w16cid:paraId="0E49C765" w16cid:durableId="246881BC"/>
  <w16cid:commentId w16cid:paraId="1819CC14" w16cid:durableId="246881BD"/>
  <w16cid:commentId w16cid:paraId="4DD73303" w16cid:durableId="246881BE"/>
  <w16cid:commentId w16cid:paraId="0376C26B" w16cid:durableId="246881BF"/>
  <w16cid:commentId w16cid:paraId="5CE5418D" w16cid:durableId="246881C0"/>
  <w16cid:commentId w16cid:paraId="4E05A1D5" w16cid:durableId="246881C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1B662" w14:textId="77777777" w:rsidR="006D01FC" w:rsidRDefault="006D01FC">
      <w:r>
        <w:separator/>
      </w:r>
    </w:p>
  </w:endnote>
  <w:endnote w:type="continuationSeparator" w:id="0">
    <w:p w14:paraId="3B071BC7" w14:textId="77777777" w:rsidR="006D01FC" w:rsidRDefault="006D01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 Semilight">
    <w:panose1 w:val="020B0502040204020203"/>
    <w:charset w:val="81"/>
    <w:family w:val="modern"/>
    <w:pitch w:val="variable"/>
    <w:sig w:usb0="B0000AAF" w:usb1="09DF7CFB" w:usb2="00000012" w:usb3="00000000" w:csb0="003E01BD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8379"/>
    </w:tblGrid>
    <w:tr w:rsidR="006D01FC" w:rsidRPr="00760E3D" w14:paraId="26DA5EEF" w14:textId="77777777" w:rsidTr="00760E3D">
      <w:trPr>
        <w:trHeight w:hRule="exact" w:val="210"/>
      </w:trPr>
      <w:tc>
        <w:tcPr>
          <w:tcW w:w="8505" w:type="dxa"/>
        </w:tcPr>
        <w:p w14:paraId="61FFA142" w14:textId="77777777" w:rsidR="006D01FC" w:rsidRPr="00760E3D" w:rsidRDefault="006D01FC">
          <w:pPr>
            <w:pStyle w:val="a5"/>
            <w:rPr>
              <w:u w:val="single"/>
              <w:lang w:eastAsia="ko-KR"/>
            </w:rPr>
          </w:pPr>
        </w:p>
      </w:tc>
    </w:tr>
  </w:tbl>
  <w:p w14:paraId="2278B744" w14:textId="77777777" w:rsidR="006D01FC" w:rsidRDefault="006D01FC" w:rsidP="00A2314C">
    <w:pPr>
      <w:pStyle w:val="a5"/>
      <w:rPr>
        <w:lang w:eastAsia="ko-KR"/>
      </w:rPr>
    </w:pPr>
    <w:r w:rsidRPr="00BE469A">
      <w:rPr>
        <w:rFonts w:ascii="Arial" w:hAnsi="Arial" w:cs="Arial"/>
        <w:b/>
        <w:i/>
        <w:iCs/>
      </w:rPr>
      <w:t>CONFIDENTIAL</w:t>
    </w:r>
    <w:r w:rsidRPr="00D734E1">
      <w:rPr>
        <w:rFonts w:ascii="Arial" w:hAnsi="Arial" w:cs="Arial"/>
        <w:b/>
        <w:sz w:val="16"/>
      </w:rPr>
      <w:t xml:space="preserve"> </w:t>
    </w:r>
    <w:r>
      <w:rPr>
        <w:rFonts w:ascii="Arial" w:hAnsi="Arial" w:cs="Arial" w:hint="eastAsia"/>
        <w:b/>
        <w:sz w:val="16"/>
        <w:lang w:eastAsia="ko-KR"/>
      </w:rPr>
      <w:tab/>
    </w:r>
    <w:r w:rsidRPr="00A2314C">
      <w:rPr>
        <w:rFonts w:ascii="Arial" w:hAnsi="Arial" w:cs="Arial" w:hint="eastAsia"/>
        <w:b/>
        <w:i/>
        <w:color w:val="0070C0"/>
        <w:sz w:val="16"/>
        <w:lang w:eastAsia="ko-KR"/>
      </w:rPr>
      <w:t xml:space="preserve">                      </w:t>
    </w:r>
    <w:r w:rsidRPr="00A2314C">
      <w:rPr>
        <w:rFonts w:ascii="Arial" w:hAnsi="Arial" w:cs="Arial"/>
        <w:b/>
        <w:i/>
        <w:color w:val="0070C0"/>
        <w:sz w:val="16"/>
        <w:lang w:eastAsia="ko-KR"/>
      </w:rPr>
      <w:t>Controlled Copy</w:t>
    </w:r>
    <w:r w:rsidRPr="0070314C">
      <w:rPr>
        <w:rFonts w:ascii="Arial" w:hAnsi="Arial" w:cs="Arial" w:hint="eastAsia"/>
        <w:b/>
        <w:i/>
        <w:sz w:val="16"/>
        <w:lang w:eastAsia="ko-KR"/>
      </w:rPr>
      <w:t xml:space="preserve">   </w:t>
    </w:r>
    <w:r>
      <w:rPr>
        <w:rFonts w:ascii="Arial" w:hAnsi="Arial" w:cs="Arial" w:hint="eastAsia"/>
        <w:b/>
        <w:i/>
        <w:sz w:val="16"/>
        <w:lang w:eastAsia="ko-KR"/>
      </w:rPr>
      <w:t xml:space="preserve">                   </w:t>
    </w:r>
    <w:r w:rsidRPr="0070314C">
      <w:rPr>
        <w:rFonts w:ascii="Arial" w:hAnsi="Arial" w:cs="Arial" w:hint="eastAsia"/>
        <w:b/>
        <w:i/>
        <w:lang w:eastAsia="ko-KR"/>
      </w:rPr>
      <w:t>Celltrion</w:t>
    </w:r>
    <w:r>
      <w:rPr>
        <w:rFonts w:ascii="Arial" w:hAnsi="Arial" w:cs="Arial" w:hint="eastAsia"/>
        <w:b/>
        <w:i/>
        <w:lang w:eastAsia="ko-KR"/>
      </w:rPr>
      <w:t xml:space="preserve"> </w:t>
    </w:r>
    <w:r w:rsidRPr="0070314C">
      <w:rPr>
        <w:rFonts w:ascii="Arial" w:hAnsi="Arial" w:cs="Arial" w:hint="eastAsia"/>
        <w:b/>
        <w:i/>
        <w:lang w:eastAsia="ko-KR"/>
      </w:rPr>
      <w:t>Pharm</w:t>
    </w:r>
  </w:p>
  <w:p w14:paraId="0C1B6746" w14:textId="77777777" w:rsidR="006D01FC" w:rsidRPr="008B3066" w:rsidRDefault="006D01FC" w:rsidP="009C4EA5">
    <w:pPr>
      <w:pStyle w:val="a5"/>
      <w:spacing w:before="120"/>
      <w:rPr>
        <w:rFonts w:ascii="Arial" w:hAnsi="Arial" w:cs="Arial"/>
        <w:iCs/>
        <w:sz w:val="14"/>
        <w:szCs w:val="14"/>
        <w:lang w:eastAsia="ko-KR"/>
      </w:rPr>
    </w:pPr>
    <w:r>
      <w:rPr>
        <w:rFonts w:ascii="Arial" w:hAnsi="Arial" w:cs="Arial"/>
        <w:iCs/>
        <w:sz w:val="14"/>
        <w:szCs w:val="14"/>
        <w:lang w:eastAsia="ko-KR"/>
      </w:rPr>
      <w:t>QS</w:t>
    </w:r>
    <w:r>
      <w:rPr>
        <w:rFonts w:ascii="Arial" w:hAnsi="Arial" w:cs="Arial" w:hint="eastAsia"/>
        <w:iCs/>
        <w:sz w:val="14"/>
        <w:szCs w:val="14"/>
        <w:lang w:eastAsia="ko-KR"/>
      </w:rPr>
      <w:t>0</w:t>
    </w:r>
    <w:r>
      <w:rPr>
        <w:rFonts w:ascii="Arial" w:hAnsi="Arial" w:cs="Arial"/>
        <w:iCs/>
        <w:sz w:val="14"/>
        <w:szCs w:val="14"/>
        <w:lang w:eastAsia="ko-KR"/>
      </w:rPr>
      <w:t>3</w:t>
    </w:r>
    <w:r>
      <w:rPr>
        <w:rFonts w:ascii="Arial" w:hAnsi="Arial" w:cs="Arial" w:hint="eastAsia"/>
        <w:iCs/>
        <w:sz w:val="14"/>
        <w:szCs w:val="14"/>
        <w:lang w:eastAsia="ko-KR"/>
      </w:rPr>
      <w:t>00</w:t>
    </w:r>
    <w:r>
      <w:rPr>
        <w:rFonts w:ascii="Arial" w:hAnsi="Arial" w:cs="Arial"/>
        <w:iCs/>
        <w:sz w:val="14"/>
        <w:szCs w:val="14"/>
        <w:lang w:eastAsia="ko-KR"/>
      </w:rPr>
      <w:t>1</w:t>
    </w:r>
    <w:r>
      <w:rPr>
        <w:rFonts w:ascii="Arial" w:hAnsi="Arial" w:cs="Arial" w:hint="eastAsia"/>
        <w:iCs/>
        <w:sz w:val="14"/>
        <w:szCs w:val="14"/>
        <w:lang w:eastAsia="ko-KR"/>
      </w:rPr>
      <w:t>-A</w:t>
    </w:r>
    <w:r>
      <w:rPr>
        <w:rFonts w:ascii="Arial" w:hAnsi="Arial" w:cs="Arial"/>
        <w:iCs/>
        <w:sz w:val="14"/>
        <w:szCs w:val="14"/>
        <w:lang w:eastAsia="ko-KR"/>
      </w:rPr>
      <w:t>12</w:t>
    </w:r>
    <w:r>
      <w:rPr>
        <w:rFonts w:ascii="Arial" w:hAnsi="Arial" w:cs="Arial" w:hint="eastAsia"/>
        <w:iCs/>
        <w:sz w:val="14"/>
        <w:szCs w:val="14"/>
        <w:lang w:eastAsia="ko-KR"/>
      </w:rPr>
      <w:t>(</w:t>
    </w:r>
    <w:r>
      <w:rPr>
        <w:rFonts w:ascii="Arial" w:hAnsi="Arial" w:cs="Arial"/>
        <w:iCs/>
        <w:sz w:val="14"/>
        <w:szCs w:val="14"/>
        <w:lang w:eastAsia="ko-KR"/>
      </w:rPr>
      <w:t>2</w:t>
    </w:r>
    <w:r>
      <w:rPr>
        <w:rFonts w:ascii="Arial" w:hAnsi="Arial" w:cs="Arial" w:hint="eastAsia"/>
        <w:iCs/>
        <w:sz w:val="14"/>
        <w:szCs w:val="14"/>
        <w:lang w:eastAsia="ko-KR"/>
      </w:rPr>
      <w:t>.</w:t>
    </w:r>
    <w:r>
      <w:rPr>
        <w:rFonts w:ascii="Arial" w:hAnsi="Arial" w:cs="Arial"/>
        <w:iCs/>
        <w:sz w:val="14"/>
        <w:szCs w:val="14"/>
        <w:lang w:eastAsia="ko-KR"/>
      </w:rPr>
      <w:t>1)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8379"/>
    </w:tblGrid>
    <w:tr w:rsidR="006D01FC" w:rsidRPr="00760E3D" w14:paraId="5426C971" w14:textId="77777777" w:rsidTr="00760E3D">
      <w:trPr>
        <w:trHeight w:hRule="exact" w:val="210"/>
      </w:trPr>
      <w:tc>
        <w:tcPr>
          <w:tcW w:w="8505" w:type="dxa"/>
        </w:tcPr>
        <w:p w14:paraId="74B4B8E9" w14:textId="77777777" w:rsidR="006D01FC" w:rsidRPr="00760E3D" w:rsidRDefault="006D01FC" w:rsidP="00D734E1">
          <w:pPr>
            <w:pStyle w:val="a5"/>
            <w:rPr>
              <w:rFonts w:ascii="Arial" w:hAnsi="Arial" w:cs="Arial"/>
              <w:b/>
              <w:i/>
              <w:iCs/>
              <w:lang w:eastAsia="ko-KR"/>
            </w:rPr>
          </w:pPr>
        </w:p>
      </w:tc>
    </w:tr>
  </w:tbl>
  <w:p w14:paraId="6F0AD0BC" w14:textId="77777777" w:rsidR="006D01FC" w:rsidRDefault="006D01FC" w:rsidP="00FF3D70">
    <w:pPr>
      <w:pStyle w:val="a5"/>
      <w:rPr>
        <w:lang w:eastAsia="ko-KR"/>
      </w:rPr>
    </w:pPr>
    <w:r w:rsidRPr="00BE469A">
      <w:rPr>
        <w:rFonts w:ascii="Arial" w:hAnsi="Arial" w:cs="Arial"/>
        <w:b/>
        <w:i/>
        <w:iCs/>
      </w:rPr>
      <w:t>CONFIDENTIAL</w:t>
    </w:r>
    <w:r w:rsidRPr="00D734E1">
      <w:rPr>
        <w:rFonts w:ascii="Arial" w:hAnsi="Arial" w:cs="Arial"/>
        <w:b/>
        <w:sz w:val="16"/>
      </w:rPr>
      <w:t xml:space="preserve"> </w:t>
    </w:r>
    <w:r>
      <w:rPr>
        <w:rFonts w:ascii="Arial" w:hAnsi="Arial" w:cs="Arial" w:hint="eastAsia"/>
        <w:b/>
        <w:sz w:val="16"/>
        <w:lang w:eastAsia="ko-KR"/>
      </w:rPr>
      <w:tab/>
    </w:r>
    <w:r w:rsidRPr="00A2314C">
      <w:rPr>
        <w:rFonts w:ascii="Arial" w:hAnsi="Arial" w:cs="Arial" w:hint="eastAsia"/>
        <w:b/>
        <w:i/>
        <w:color w:val="0070C0"/>
        <w:sz w:val="16"/>
        <w:lang w:eastAsia="ko-KR"/>
      </w:rPr>
      <w:t xml:space="preserve">                      </w:t>
    </w:r>
    <w:r w:rsidRPr="00A2314C">
      <w:rPr>
        <w:rFonts w:ascii="Arial" w:hAnsi="Arial" w:cs="Arial"/>
        <w:b/>
        <w:i/>
        <w:color w:val="0070C0"/>
        <w:sz w:val="16"/>
        <w:lang w:eastAsia="ko-KR"/>
      </w:rPr>
      <w:t>Controlled Copy</w:t>
    </w:r>
    <w:r w:rsidRPr="0070314C">
      <w:rPr>
        <w:rFonts w:ascii="Arial" w:hAnsi="Arial" w:cs="Arial" w:hint="eastAsia"/>
        <w:b/>
        <w:i/>
        <w:sz w:val="16"/>
        <w:lang w:eastAsia="ko-KR"/>
      </w:rPr>
      <w:t xml:space="preserve">   </w:t>
    </w:r>
    <w:r>
      <w:rPr>
        <w:rFonts w:ascii="Arial" w:hAnsi="Arial" w:cs="Arial" w:hint="eastAsia"/>
        <w:b/>
        <w:i/>
        <w:sz w:val="16"/>
        <w:lang w:eastAsia="ko-KR"/>
      </w:rPr>
      <w:t xml:space="preserve">                   </w:t>
    </w:r>
    <w:r w:rsidRPr="0070314C">
      <w:rPr>
        <w:rFonts w:ascii="Arial" w:hAnsi="Arial" w:cs="Arial" w:hint="eastAsia"/>
        <w:b/>
        <w:i/>
        <w:lang w:eastAsia="ko-KR"/>
      </w:rPr>
      <w:t>Celltrion</w:t>
    </w:r>
    <w:r>
      <w:rPr>
        <w:rFonts w:ascii="Arial" w:hAnsi="Arial" w:cs="Arial" w:hint="eastAsia"/>
        <w:b/>
        <w:i/>
        <w:lang w:eastAsia="ko-KR"/>
      </w:rPr>
      <w:t xml:space="preserve"> </w:t>
    </w:r>
    <w:r w:rsidRPr="0070314C">
      <w:rPr>
        <w:rFonts w:ascii="Arial" w:hAnsi="Arial" w:cs="Arial" w:hint="eastAsia"/>
        <w:b/>
        <w:i/>
        <w:lang w:eastAsia="ko-KR"/>
      </w:rPr>
      <w:t>Pharm</w:t>
    </w:r>
  </w:p>
  <w:p w14:paraId="0CF6B097" w14:textId="77777777" w:rsidR="006D01FC" w:rsidRPr="00033751" w:rsidRDefault="006D01FC" w:rsidP="00694867">
    <w:pPr>
      <w:pStyle w:val="a5"/>
      <w:spacing w:before="120"/>
      <w:rPr>
        <w:rFonts w:ascii="Arial" w:hAnsi="Arial" w:cs="Arial"/>
        <w:iCs/>
        <w:sz w:val="14"/>
        <w:szCs w:val="14"/>
        <w:lang w:eastAsia="ko-KR"/>
      </w:rPr>
    </w:pPr>
    <w:r>
      <w:rPr>
        <w:rFonts w:ascii="Arial" w:hAnsi="Arial" w:cs="Arial"/>
        <w:iCs/>
        <w:sz w:val="14"/>
        <w:szCs w:val="14"/>
        <w:lang w:eastAsia="ko-KR"/>
      </w:rPr>
      <w:t>QS</w:t>
    </w:r>
    <w:r>
      <w:rPr>
        <w:rFonts w:ascii="Arial" w:hAnsi="Arial" w:cs="Arial" w:hint="eastAsia"/>
        <w:iCs/>
        <w:sz w:val="14"/>
        <w:szCs w:val="14"/>
        <w:lang w:eastAsia="ko-KR"/>
      </w:rPr>
      <w:t>0</w:t>
    </w:r>
    <w:r>
      <w:rPr>
        <w:rFonts w:ascii="Arial" w:hAnsi="Arial" w:cs="Arial"/>
        <w:iCs/>
        <w:sz w:val="14"/>
        <w:szCs w:val="14"/>
        <w:lang w:eastAsia="ko-KR"/>
      </w:rPr>
      <w:t>3</w:t>
    </w:r>
    <w:r>
      <w:rPr>
        <w:rFonts w:ascii="Arial" w:hAnsi="Arial" w:cs="Arial" w:hint="eastAsia"/>
        <w:iCs/>
        <w:sz w:val="14"/>
        <w:szCs w:val="14"/>
        <w:lang w:eastAsia="ko-KR"/>
      </w:rPr>
      <w:t>00</w:t>
    </w:r>
    <w:r>
      <w:rPr>
        <w:rFonts w:ascii="Arial" w:hAnsi="Arial" w:cs="Arial"/>
        <w:iCs/>
        <w:sz w:val="14"/>
        <w:szCs w:val="14"/>
        <w:lang w:eastAsia="ko-KR"/>
      </w:rPr>
      <w:t>1</w:t>
    </w:r>
    <w:r>
      <w:rPr>
        <w:rFonts w:ascii="Arial" w:hAnsi="Arial" w:cs="Arial" w:hint="eastAsia"/>
        <w:iCs/>
        <w:sz w:val="14"/>
        <w:szCs w:val="14"/>
        <w:lang w:eastAsia="ko-KR"/>
      </w:rPr>
      <w:t>-A</w:t>
    </w:r>
    <w:r>
      <w:rPr>
        <w:rFonts w:ascii="Arial" w:hAnsi="Arial" w:cs="Arial"/>
        <w:iCs/>
        <w:sz w:val="14"/>
        <w:szCs w:val="14"/>
        <w:lang w:eastAsia="ko-KR"/>
      </w:rPr>
      <w:t>12</w:t>
    </w:r>
    <w:r>
      <w:rPr>
        <w:rFonts w:ascii="Arial" w:hAnsi="Arial" w:cs="Arial" w:hint="eastAsia"/>
        <w:iCs/>
        <w:sz w:val="14"/>
        <w:szCs w:val="14"/>
        <w:lang w:eastAsia="ko-KR"/>
      </w:rPr>
      <w:t>(</w:t>
    </w:r>
    <w:r>
      <w:rPr>
        <w:rFonts w:ascii="Arial" w:hAnsi="Arial" w:cs="Arial"/>
        <w:iCs/>
        <w:sz w:val="14"/>
        <w:szCs w:val="14"/>
        <w:lang w:eastAsia="ko-KR"/>
      </w:rPr>
      <w:t>2</w:t>
    </w:r>
    <w:r>
      <w:rPr>
        <w:rFonts w:ascii="Arial" w:hAnsi="Arial" w:cs="Arial" w:hint="eastAsia"/>
        <w:iCs/>
        <w:sz w:val="14"/>
        <w:szCs w:val="14"/>
        <w:lang w:eastAsia="ko-KR"/>
      </w:rPr>
      <w:t>.</w:t>
    </w:r>
    <w:r>
      <w:rPr>
        <w:rFonts w:ascii="Arial" w:hAnsi="Arial" w:cs="Arial"/>
        <w:iCs/>
        <w:sz w:val="14"/>
        <w:szCs w:val="14"/>
        <w:lang w:eastAsia="ko-KR"/>
      </w:rPr>
      <w:t>1)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DCF92" w14:textId="77777777" w:rsidR="006D01FC" w:rsidRDefault="006D01FC">
      <w:r>
        <w:separator/>
      </w:r>
    </w:p>
  </w:footnote>
  <w:footnote w:type="continuationSeparator" w:id="0">
    <w:p w14:paraId="02CD6B5B" w14:textId="77777777" w:rsidR="006D01FC" w:rsidRDefault="006D01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6BB2B" w14:textId="77777777" w:rsidR="006D01FC" w:rsidRDefault="009A0820">
    <w:pPr>
      <w:pStyle w:val="a4"/>
    </w:pPr>
    <w:r>
      <w:rPr>
        <w:noProof/>
      </w:rPr>
      <w:pict w14:anchorId="2B5D1A0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440471" o:spid="_x0000_s2050" type="#_x0000_t136" style="position:absolute;margin-left:0;margin-top:0;width:535.2pt;height:62.9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opy for Revisio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318"/>
      <w:gridCol w:w="2213"/>
      <w:gridCol w:w="2139"/>
      <w:gridCol w:w="1807"/>
    </w:tblGrid>
    <w:tr w:rsidR="006D01FC" w14:paraId="200785CB" w14:textId="77777777" w:rsidTr="00824582">
      <w:trPr>
        <w:trHeight w:val="353"/>
      </w:trPr>
      <w:tc>
        <w:tcPr>
          <w:tcW w:w="2328" w:type="dxa"/>
          <w:vMerge w:val="restart"/>
          <w:tcBorders>
            <w:top w:val="single" w:sz="4" w:space="0" w:color="auto"/>
          </w:tcBorders>
          <w:vAlign w:val="center"/>
        </w:tcPr>
        <w:p w14:paraId="327A7DBC" w14:textId="45A9700B" w:rsidR="006D01FC" w:rsidRPr="00FB603E" w:rsidRDefault="00E84C05" w:rsidP="00760E3D">
          <w:pPr>
            <w:pStyle w:val="a4"/>
            <w:jc w:val="center"/>
            <w:rPr>
              <w:rFonts w:ascii="바탕" w:hAnsi="바탕"/>
              <w:b/>
              <w:noProof/>
              <w:lang w:eastAsia="ko-KR"/>
            </w:rPr>
          </w:pPr>
          <w:r>
            <w:rPr>
              <w:noProof/>
              <w:lang w:eastAsia="ko-KR"/>
            </w:rPr>
            <w:drawing>
              <wp:inline distT="0" distB="0" distL="0" distR="0" wp14:anchorId="2DBBAF45" wp14:editId="34F56827">
                <wp:extent cx="1209675" cy="314325"/>
                <wp:effectExtent l="0" t="0" r="0" b="0"/>
                <wp:docPr id="1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9675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57" w:type="dxa"/>
          <w:gridSpan w:val="3"/>
          <w:tcBorders>
            <w:top w:val="single" w:sz="4" w:space="0" w:color="auto"/>
          </w:tcBorders>
          <w:vAlign w:val="center"/>
        </w:tcPr>
        <w:p w14:paraId="20366A0B" w14:textId="77777777" w:rsidR="006D01FC" w:rsidRDefault="006D01FC" w:rsidP="00854947">
          <w:pPr>
            <w:pStyle w:val="a4"/>
            <w:jc w:val="center"/>
            <w:rPr>
              <w:rFonts w:ascii="Arial" w:hAnsi="Arial" w:cs="Arial"/>
              <w:b/>
              <w:bCs/>
              <w:lang w:eastAsia="ko-KR"/>
            </w:rPr>
          </w:pPr>
          <w:r>
            <w:rPr>
              <w:rFonts w:ascii="Arial" w:hAnsi="Arial" w:cs="Arial"/>
              <w:b/>
              <w:bCs/>
              <w:lang w:eastAsia="ko-KR"/>
            </w:rPr>
            <w:t>Periodic Product Quality Re</w:t>
          </w:r>
          <w:r>
            <w:rPr>
              <w:rFonts w:ascii="Arial" w:hAnsi="Arial" w:cs="Arial" w:hint="eastAsia"/>
              <w:b/>
              <w:bCs/>
              <w:lang w:eastAsia="ko-KR"/>
            </w:rPr>
            <w:t>v</w:t>
          </w:r>
          <w:r>
            <w:rPr>
              <w:rFonts w:ascii="Arial" w:hAnsi="Arial" w:cs="Arial"/>
              <w:b/>
              <w:bCs/>
              <w:lang w:eastAsia="ko-KR"/>
            </w:rPr>
            <w:t>iew</w:t>
          </w:r>
          <w:r w:rsidRPr="001342E8">
            <w:rPr>
              <w:rFonts w:ascii="Arial" w:hAnsi="Arial" w:cs="Arial" w:hint="eastAsia"/>
              <w:b/>
              <w:bCs/>
              <w:lang w:eastAsia="ko-KR"/>
            </w:rPr>
            <w:t xml:space="preserve"> </w:t>
          </w:r>
          <w:r>
            <w:rPr>
              <w:rFonts w:ascii="Arial" w:hAnsi="Arial" w:cs="Arial" w:hint="eastAsia"/>
              <w:b/>
              <w:bCs/>
              <w:lang w:eastAsia="ko-KR"/>
            </w:rPr>
            <w:t>Report</w:t>
          </w:r>
          <w:r w:rsidRPr="00331C6D">
            <w:rPr>
              <w:rFonts w:ascii="Arial" w:hAnsi="Arial" w:cs="Arial"/>
              <w:b/>
              <w:bCs/>
              <w:lang w:eastAsia="ko-KR"/>
            </w:rPr>
            <w:t xml:space="preserve"> </w:t>
          </w:r>
        </w:p>
        <w:p w14:paraId="628EEC2E" w14:textId="77777777" w:rsidR="006D01FC" w:rsidRPr="00760E3D" w:rsidRDefault="006D01FC" w:rsidP="00854947">
          <w:pPr>
            <w:pStyle w:val="a4"/>
            <w:jc w:val="center"/>
            <w:rPr>
              <w:rFonts w:ascii="Arial" w:hAnsi="Arial" w:cs="Arial"/>
              <w:b/>
              <w:lang w:eastAsia="ko-KR"/>
            </w:rPr>
          </w:pPr>
          <w:r>
            <w:rPr>
              <w:rFonts w:ascii="Arial" w:hAnsi="Arial" w:cs="Arial" w:hint="eastAsia"/>
              <w:b/>
              <w:bCs/>
              <w:sz w:val="20"/>
              <w:lang w:eastAsia="ko-KR"/>
            </w:rPr>
            <w:t>정기적</w:t>
          </w:r>
          <w:r>
            <w:rPr>
              <w:rFonts w:ascii="Arial" w:hAnsi="Arial" w:cs="Arial" w:hint="eastAsia"/>
              <w:b/>
              <w:bCs/>
              <w:sz w:val="20"/>
              <w:lang w:eastAsia="ko-KR"/>
            </w:rPr>
            <w:t xml:space="preserve"> </w:t>
          </w:r>
          <w:r>
            <w:rPr>
              <w:rFonts w:ascii="Arial" w:hAnsi="Arial" w:cs="Arial" w:hint="eastAsia"/>
              <w:b/>
              <w:bCs/>
              <w:sz w:val="20"/>
              <w:lang w:eastAsia="ko-KR"/>
            </w:rPr>
            <w:t>제품</w:t>
          </w:r>
          <w:r>
            <w:rPr>
              <w:rFonts w:ascii="Arial" w:hAnsi="Arial" w:cs="Arial" w:hint="eastAsia"/>
              <w:b/>
              <w:bCs/>
              <w:sz w:val="20"/>
              <w:lang w:eastAsia="ko-KR"/>
            </w:rPr>
            <w:t xml:space="preserve"> </w:t>
          </w:r>
          <w:r>
            <w:rPr>
              <w:rFonts w:ascii="Arial" w:hAnsi="Arial" w:cs="Arial" w:hint="eastAsia"/>
              <w:b/>
              <w:bCs/>
              <w:sz w:val="20"/>
              <w:lang w:eastAsia="ko-KR"/>
            </w:rPr>
            <w:t>품질</w:t>
          </w:r>
          <w:r>
            <w:rPr>
              <w:rFonts w:ascii="Arial" w:hAnsi="Arial" w:cs="Arial" w:hint="eastAsia"/>
              <w:b/>
              <w:bCs/>
              <w:sz w:val="20"/>
              <w:lang w:eastAsia="ko-KR"/>
            </w:rPr>
            <w:t xml:space="preserve"> </w:t>
          </w:r>
          <w:r>
            <w:rPr>
              <w:rFonts w:ascii="Arial" w:hAnsi="Arial" w:cs="Arial" w:hint="eastAsia"/>
              <w:b/>
              <w:bCs/>
              <w:sz w:val="20"/>
              <w:lang w:eastAsia="ko-KR"/>
            </w:rPr>
            <w:t>평가</w:t>
          </w:r>
          <w:r>
            <w:rPr>
              <w:rFonts w:ascii="Arial" w:hAnsi="Arial" w:cs="Arial" w:hint="eastAsia"/>
              <w:b/>
              <w:bCs/>
              <w:sz w:val="20"/>
              <w:lang w:eastAsia="ko-KR"/>
            </w:rPr>
            <w:t xml:space="preserve"> </w:t>
          </w:r>
          <w:r>
            <w:rPr>
              <w:rFonts w:ascii="Arial" w:hAnsi="Arial" w:cs="Arial" w:hint="eastAsia"/>
              <w:b/>
              <w:bCs/>
              <w:sz w:val="20"/>
              <w:lang w:eastAsia="ko-KR"/>
            </w:rPr>
            <w:t>보고서</w:t>
          </w:r>
        </w:p>
      </w:tc>
    </w:tr>
    <w:tr w:rsidR="006D01FC" w14:paraId="200E1071" w14:textId="77777777" w:rsidTr="00E35E5A">
      <w:trPr>
        <w:trHeight w:val="762"/>
      </w:trPr>
      <w:tc>
        <w:tcPr>
          <w:tcW w:w="2328" w:type="dxa"/>
          <w:vMerge/>
          <w:vAlign w:val="center"/>
        </w:tcPr>
        <w:p w14:paraId="5BA4717F" w14:textId="77777777" w:rsidR="006D01FC" w:rsidRDefault="006D01FC" w:rsidP="00760E3D">
          <w:pPr>
            <w:pStyle w:val="a4"/>
            <w:jc w:val="center"/>
          </w:pPr>
        </w:p>
      </w:tc>
      <w:tc>
        <w:tcPr>
          <w:tcW w:w="2280" w:type="dxa"/>
        </w:tcPr>
        <w:p w14:paraId="4EA2EA2E" w14:textId="77777777" w:rsidR="006D01FC" w:rsidRPr="00331C6D" w:rsidRDefault="006D01FC" w:rsidP="00E35E5A">
          <w:pPr>
            <w:pStyle w:val="a4"/>
            <w:spacing w:after="60"/>
            <w:jc w:val="center"/>
            <w:rPr>
              <w:rFonts w:ascii="Arial" w:hAnsi="Arial" w:cs="Arial"/>
              <w:b/>
              <w:sz w:val="20"/>
              <w:lang w:eastAsia="ko-KR"/>
            </w:rPr>
          </w:pPr>
          <w:r w:rsidRPr="00331C6D">
            <w:rPr>
              <w:rFonts w:ascii="Arial" w:hAnsi="Arial" w:cs="Arial" w:hint="eastAsia"/>
              <w:b/>
              <w:sz w:val="16"/>
              <w:lang w:eastAsia="ko-KR"/>
            </w:rPr>
            <w:t>Doc. No. (</w:t>
          </w:r>
          <w:r w:rsidRPr="00331C6D">
            <w:rPr>
              <w:rFonts w:ascii="Arial" w:hAnsi="Arial" w:cs="Arial" w:hint="eastAsia"/>
              <w:b/>
              <w:sz w:val="16"/>
              <w:lang w:eastAsia="ko-KR"/>
            </w:rPr>
            <w:t>문서</w:t>
          </w:r>
          <w:r w:rsidRPr="00331C6D">
            <w:rPr>
              <w:rFonts w:ascii="Arial" w:hAnsi="Arial" w:cs="Arial" w:hint="eastAsia"/>
              <w:b/>
              <w:sz w:val="16"/>
              <w:lang w:eastAsia="ko-KR"/>
            </w:rPr>
            <w:t xml:space="preserve"> </w:t>
          </w:r>
          <w:r w:rsidRPr="00331C6D">
            <w:rPr>
              <w:rFonts w:ascii="Arial" w:hAnsi="Arial" w:cs="Arial" w:hint="eastAsia"/>
              <w:b/>
              <w:sz w:val="16"/>
              <w:lang w:eastAsia="ko-KR"/>
            </w:rPr>
            <w:t>번호</w:t>
          </w:r>
          <w:r w:rsidRPr="00331C6D">
            <w:rPr>
              <w:rFonts w:ascii="Arial" w:hAnsi="Arial" w:cs="Arial" w:hint="eastAsia"/>
              <w:b/>
              <w:sz w:val="16"/>
              <w:lang w:eastAsia="ko-KR"/>
            </w:rPr>
            <w:t>)</w:t>
          </w:r>
        </w:p>
        <w:p w14:paraId="5AFEC6C5" w14:textId="77777777" w:rsidR="006D01FC" w:rsidRPr="001B0A4D" w:rsidRDefault="006D01FC" w:rsidP="009519EB">
          <w:pPr>
            <w:pStyle w:val="a4"/>
            <w:spacing w:before="40"/>
            <w:jc w:val="center"/>
            <w:rPr>
              <w:rFonts w:ascii="Arial" w:hAnsi="Arial" w:cs="Arial"/>
              <w:b/>
              <w:color w:val="0070C0"/>
              <w:lang w:eastAsia="ko-KR"/>
            </w:rPr>
          </w:pPr>
          <w:r w:rsidRPr="001B0A4D">
            <w:rPr>
              <w:rFonts w:ascii="Arial" w:hAnsi="Arial" w:cs="Arial" w:hint="eastAsia"/>
              <w:b/>
              <w:color w:val="0070C0"/>
              <w:lang w:eastAsia="ko-KR"/>
            </w:rPr>
            <w:t>C-PPQR-XXXX</w:t>
          </w:r>
          <w:r w:rsidRPr="001B0A4D">
            <w:rPr>
              <w:rFonts w:ascii="Arial" w:hAnsi="Arial" w:cs="Arial"/>
              <w:b/>
              <w:color w:val="0070C0"/>
              <w:lang w:eastAsia="ko-KR"/>
            </w:rPr>
            <w:t>-</w:t>
          </w:r>
          <w:r w:rsidRPr="001B0A4D">
            <w:rPr>
              <w:rFonts w:ascii="Arial" w:hAnsi="Arial" w:cs="Arial" w:hint="eastAsia"/>
              <w:b/>
              <w:color w:val="0070C0"/>
              <w:lang w:eastAsia="ko-KR"/>
            </w:rPr>
            <w:t>YY</w:t>
          </w:r>
        </w:p>
      </w:tc>
      <w:tc>
        <w:tcPr>
          <w:tcW w:w="2212" w:type="dxa"/>
        </w:tcPr>
        <w:p w14:paraId="7B1C4828" w14:textId="77777777" w:rsidR="006D01FC" w:rsidRPr="00331C6D" w:rsidRDefault="006D01FC" w:rsidP="002671FC">
          <w:pPr>
            <w:pStyle w:val="a4"/>
            <w:spacing w:after="60"/>
            <w:jc w:val="center"/>
            <w:rPr>
              <w:rFonts w:ascii="Arial" w:hAnsi="Arial" w:cs="Arial"/>
              <w:b/>
              <w:sz w:val="16"/>
              <w:lang w:eastAsia="ko-KR"/>
            </w:rPr>
          </w:pPr>
          <w:r w:rsidRPr="00331C6D">
            <w:rPr>
              <w:rFonts w:ascii="Arial" w:hAnsi="Arial" w:cs="Arial" w:hint="eastAsia"/>
              <w:b/>
              <w:sz w:val="16"/>
              <w:lang w:eastAsia="ko-KR"/>
            </w:rPr>
            <w:t>Version No. (</w:t>
          </w:r>
          <w:r w:rsidRPr="00331C6D">
            <w:rPr>
              <w:rFonts w:ascii="Arial" w:hAnsi="Arial" w:cs="Arial" w:hint="eastAsia"/>
              <w:b/>
              <w:sz w:val="16"/>
              <w:lang w:eastAsia="ko-KR"/>
            </w:rPr>
            <w:t>버전</w:t>
          </w:r>
          <w:r w:rsidRPr="00331C6D">
            <w:rPr>
              <w:rFonts w:ascii="Arial" w:hAnsi="Arial" w:cs="Arial" w:hint="eastAsia"/>
              <w:b/>
              <w:sz w:val="16"/>
              <w:lang w:eastAsia="ko-KR"/>
            </w:rPr>
            <w:t xml:space="preserve"> </w:t>
          </w:r>
          <w:r w:rsidRPr="00331C6D">
            <w:rPr>
              <w:rFonts w:ascii="Arial" w:hAnsi="Arial" w:cs="Arial" w:hint="eastAsia"/>
              <w:b/>
              <w:sz w:val="16"/>
              <w:lang w:eastAsia="ko-KR"/>
            </w:rPr>
            <w:t>번호</w:t>
          </w:r>
          <w:r w:rsidRPr="00331C6D">
            <w:rPr>
              <w:rFonts w:ascii="Arial" w:hAnsi="Arial" w:cs="Arial" w:hint="eastAsia"/>
              <w:b/>
              <w:sz w:val="16"/>
              <w:lang w:eastAsia="ko-KR"/>
            </w:rPr>
            <w:t>)</w:t>
          </w:r>
        </w:p>
        <w:p w14:paraId="07092982" w14:textId="77777777" w:rsidR="006D01FC" w:rsidRPr="001B0A4D" w:rsidRDefault="006D01FC" w:rsidP="00D653BF">
          <w:pPr>
            <w:pStyle w:val="a4"/>
            <w:spacing w:before="40"/>
            <w:jc w:val="center"/>
            <w:rPr>
              <w:rFonts w:ascii="Arial" w:hAnsi="Arial" w:cs="Arial"/>
              <w:b/>
              <w:color w:val="0070C0"/>
              <w:lang w:eastAsia="ko-KR"/>
            </w:rPr>
          </w:pPr>
          <w:r w:rsidRPr="001B0A4D">
            <w:rPr>
              <w:rFonts w:ascii="Arial" w:hAnsi="Arial" w:cs="Arial"/>
              <w:b/>
              <w:color w:val="0070C0"/>
              <w:lang w:eastAsia="ko-KR"/>
            </w:rPr>
            <w:t>1</w:t>
          </w:r>
          <w:r w:rsidRPr="001B0A4D">
            <w:rPr>
              <w:rFonts w:ascii="Arial" w:hAnsi="Arial" w:cs="Arial" w:hint="eastAsia"/>
              <w:b/>
              <w:color w:val="0070C0"/>
              <w:lang w:eastAsia="ko-KR"/>
            </w:rPr>
            <w:t>.0</w:t>
          </w:r>
        </w:p>
      </w:tc>
      <w:tc>
        <w:tcPr>
          <w:tcW w:w="1865" w:type="dxa"/>
          <w:vAlign w:val="center"/>
        </w:tcPr>
        <w:p w14:paraId="058A2730" w14:textId="77777777" w:rsidR="006D01FC" w:rsidRPr="002C48E8" w:rsidRDefault="006D01FC" w:rsidP="0043189D">
          <w:pPr>
            <w:pStyle w:val="a4"/>
            <w:jc w:val="center"/>
            <w:rPr>
              <w:rFonts w:ascii="Arial" w:hAnsi="Arial" w:cs="Arial"/>
              <w:b/>
              <w:lang w:eastAsia="ko-KR"/>
            </w:rPr>
          </w:pPr>
          <w:r w:rsidRPr="009A0820">
            <w:rPr>
              <w:rFonts w:ascii="Arial" w:hAnsi="Arial" w:cs="Arial" w:hint="eastAsia"/>
              <w:b/>
              <w:sz w:val="22"/>
              <w:szCs w:val="22"/>
              <w:lang w:val="ko-KR" w:eastAsia="ko-KR"/>
            </w:rPr>
            <w:t>Page</w:t>
          </w:r>
          <w:r w:rsidRPr="009A0820">
            <w:rPr>
              <w:rFonts w:ascii="Arial" w:hAnsi="Arial" w:cs="Arial"/>
              <w:b/>
              <w:sz w:val="22"/>
              <w:szCs w:val="22"/>
              <w:lang w:val="ko-KR" w:eastAsia="ko-KR"/>
            </w:rPr>
            <w:t xml:space="preserve"> </w:t>
          </w:r>
          <w:r w:rsidRPr="009A0820">
            <w:rPr>
              <w:rFonts w:ascii="Arial" w:hAnsi="Arial" w:cs="Arial"/>
              <w:b/>
              <w:sz w:val="22"/>
              <w:szCs w:val="22"/>
              <w:lang w:eastAsia="ko-KR"/>
            </w:rPr>
            <w:fldChar w:fldCharType="begin"/>
          </w:r>
          <w:r w:rsidRPr="009A0820">
            <w:rPr>
              <w:rFonts w:ascii="Arial" w:hAnsi="Arial" w:cs="Arial"/>
              <w:b/>
              <w:sz w:val="22"/>
              <w:szCs w:val="22"/>
              <w:lang w:eastAsia="ko-KR"/>
            </w:rPr>
            <w:instrText>PAGE  \* Arabic  \* MERGEFORMAT</w:instrText>
          </w:r>
          <w:r w:rsidRPr="009A0820">
            <w:rPr>
              <w:rFonts w:ascii="Arial" w:hAnsi="Arial" w:cs="Arial"/>
              <w:b/>
              <w:sz w:val="22"/>
              <w:szCs w:val="22"/>
              <w:lang w:eastAsia="ko-KR"/>
            </w:rPr>
            <w:fldChar w:fldCharType="separate"/>
          </w:r>
          <w:r w:rsidR="006A22BC" w:rsidRPr="009A0820">
            <w:rPr>
              <w:rFonts w:ascii="Arial" w:hAnsi="Arial" w:cs="Arial"/>
              <w:b/>
              <w:noProof/>
              <w:sz w:val="22"/>
              <w:szCs w:val="22"/>
              <w:lang w:val="ko-KR" w:eastAsia="ko-KR"/>
            </w:rPr>
            <w:t>15</w:t>
          </w:r>
          <w:r w:rsidRPr="009A0820">
            <w:rPr>
              <w:rFonts w:ascii="Arial" w:hAnsi="Arial" w:cs="Arial"/>
              <w:b/>
              <w:sz w:val="22"/>
              <w:szCs w:val="22"/>
              <w:lang w:eastAsia="ko-KR"/>
            </w:rPr>
            <w:fldChar w:fldCharType="end"/>
          </w:r>
          <w:r w:rsidRPr="009A0820">
            <w:rPr>
              <w:rFonts w:ascii="Arial" w:hAnsi="Arial" w:cs="Arial"/>
              <w:b/>
              <w:sz w:val="22"/>
              <w:szCs w:val="22"/>
              <w:lang w:val="ko-KR" w:eastAsia="ko-KR"/>
            </w:rPr>
            <w:t xml:space="preserve"> </w:t>
          </w:r>
          <w:r w:rsidRPr="009A0820">
            <w:rPr>
              <w:rFonts w:ascii="Arial" w:hAnsi="Arial" w:cs="Arial" w:hint="eastAsia"/>
              <w:b/>
              <w:sz w:val="22"/>
              <w:szCs w:val="22"/>
              <w:lang w:val="ko-KR" w:eastAsia="ko-KR"/>
            </w:rPr>
            <w:t>of</w:t>
          </w:r>
          <w:r w:rsidRPr="009A0820">
            <w:rPr>
              <w:rFonts w:ascii="Arial" w:hAnsi="Arial" w:cs="Arial"/>
              <w:b/>
              <w:sz w:val="22"/>
              <w:szCs w:val="22"/>
              <w:lang w:val="ko-KR" w:eastAsia="ko-KR"/>
            </w:rPr>
            <w:t xml:space="preserve"> </w:t>
          </w:r>
          <w:r w:rsidRPr="009A0820">
            <w:rPr>
              <w:rFonts w:ascii="Arial" w:hAnsi="Arial" w:cs="Arial"/>
              <w:b/>
              <w:sz w:val="22"/>
              <w:szCs w:val="22"/>
              <w:lang w:eastAsia="ko-KR"/>
            </w:rPr>
            <w:fldChar w:fldCharType="begin"/>
          </w:r>
          <w:r w:rsidRPr="009A0820">
            <w:rPr>
              <w:rFonts w:ascii="Arial" w:hAnsi="Arial" w:cs="Arial"/>
              <w:b/>
              <w:sz w:val="22"/>
              <w:szCs w:val="22"/>
              <w:lang w:eastAsia="ko-KR"/>
            </w:rPr>
            <w:instrText>NUMPAGES  \* Arabic  \* MERGEFORMAT</w:instrText>
          </w:r>
          <w:r w:rsidRPr="009A0820">
            <w:rPr>
              <w:rFonts w:ascii="Arial" w:hAnsi="Arial" w:cs="Arial"/>
              <w:b/>
              <w:sz w:val="22"/>
              <w:szCs w:val="22"/>
              <w:lang w:eastAsia="ko-KR"/>
            </w:rPr>
            <w:fldChar w:fldCharType="separate"/>
          </w:r>
          <w:r w:rsidR="006A22BC" w:rsidRPr="009A0820">
            <w:rPr>
              <w:rFonts w:ascii="Arial" w:hAnsi="Arial" w:cs="Arial"/>
              <w:b/>
              <w:noProof/>
              <w:sz w:val="22"/>
              <w:szCs w:val="22"/>
              <w:lang w:val="ko-KR" w:eastAsia="ko-KR"/>
            </w:rPr>
            <w:t>15</w:t>
          </w:r>
          <w:r w:rsidRPr="009A0820">
            <w:rPr>
              <w:rFonts w:ascii="Arial" w:hAnsi="Arial" w:cs="Arial"/>
              <w:b/>
              <w:sz w:val="22"/>
              <w:szCs w:val="22"/>
              <w:lang w:eastAsia="ko-KR"/>
            </w:rPr>
            <w:fldChar w:fldCharType="end"/>
          </w:r>
        </w:p>
      </w:tc>
    </w:tr>
    <w:tr w:rsidR="006D01FC" w14:paraId="1FD68C98" w14:textId="77777777" w:rsidTr="00854947">
      <w:trPr>
        <w:trHeight w:val="198"/>
      </w:trPr>
      <w:tc>
        <w:tcPr>
          <w:tcW w:w="2328" w:type="dxa"/>
          <w:vAlign w:val="center"/>
        </w:tcPr>
        <w:p w14:paraId="569974C6" w14:textId="77777777" w:rsidR="006D01FC" w:rsidRPr="00854947" w:rsidRDefault="006D01FC" w:rsidP="00854947">
          <w:pPr>
            <w:pStyle w:val="a4"/>
            <w:jc w:val="center"/>
            <w:rPr>
              <w:b/>
              <w:sz w:val="20"/>
              <w:szCs w:val="20"/>
              <w:lang w:eastAsia="ko-KR"/>
            </w:rPr>
          </w:pPr>
          <w:r w:rsidRPr="00854947">
            <w:rPr>
              <w:b/>
              <w:sz w:val="20"/>
              <w:szCs w:val="20"/>
              <w:lang w:eastAsia="ko-KR"/>
            </w:rPr>
            <w:t>Product Name</w:t>
          </w:r>
        </w:p>
      </w:tc>
      <w:tc>
        <w:tcPr>
          <w:tcW w:w="6357" w:type="dxa"/>
          <w:gridSpan w:val="3"/>
          <w:vAlign w:val="center"/>
        </w:tcPr>
        <w:p w14:paraId="5821B2D5" w14:textId="77777777" w:rsidR="006D01FC" w:rsidRPr="001B0A4D" w:rsidRDefault="006D01FC" w:rsidP="00982F3B">
          <w:pPr>
            <w:pStyle w:val="a4"/>
            <w:rPr>
              <w:rFonts w:ascii="Arial" w:hAnsi="Arial" w:cs="Arial"/>
              <w:b/>
              <w:color w:val="0070C0"/>
              <w:sz w:val="20"/>
              <w:lang w:eastAsia="ko-KR"/>
            </w:rPr>
          </w:pPr>
          <w:r w:rsidRPr="001B0A4D">
            <w:rPr>
              <w:rFonts w:ascii="Arial" w:hAnsi="Arial" w:cs="Arial" w:hint="eastAsia"/>
              <w:b/>
              <w:color w:val="0070C0"/>
              <w:sz w:val="20"/>
              <w:szCs w:val="20"/>
              <w:lang w:eastAsia="ko-KR"/>
            </w:rPr>
            <w:t>제품명</w:t>
          </w:r>
        </w:p>
      </w:tc>
    </w:tr>
    <w:tr w:rsidR="006D01FC" w14:paraId="5443F72D" w14:textId="77777777" w:rsidTr="00854947">
      <w:trPr>
        <w:trHeight w:val="198"/>
      </w:trPr>
      <w:tc>
        <w:tcPr>
          <w:tcW w:w="2328" w:type="dxa"/>
          <w:vAlign w:val="center"/>
        </w:tcPr>
        <w:p w14:paraId="04DC5653" w14:textId="77777777" w:rsidR="006D01FC" w:rsidRPr="00854947" w:rsidRDefault="006D01FC" w:rsidP="00854947">
          <w:pPr>
            <w:pStyle w:val="a4"/>
            <w:jc w:val="center"/>
            <w:rPr>
              <w:b/>
              <w:sz w:val="20"/>
              <w:szCs w:val="20"/>
              <w:lang w:eastAsia="ko-KR"/>
            </w:rPr>
          </w:pPr>
          <w:r w:rsidRPr="00854947">
            <w:rPr>
              <w:b/>
              <w:sz w:val="20"/>
              <w:szCs w:val="20"/>
              <w:lang w:eastAsia="ko-KR"/>
            </w:rPr>
            <w:t>Review Period</w:t>
          </w:r>
        </w:p>
      </w:tc>
      <w:tc>
        <w:tcPr>
          <w:tcW w:w="6357" w:type="dxa"/>
          <w:gridSpan w:val="3"/>
          <w:vAlign w:val="center"/>
        </w:tcPr>
        <w:p w14:paraId="13E85CFC" w14:textId="77777777" w:rsidR="006D01FC" w:rsidRPr="001B0A4D" w:rsidRDefault="006D01FC" w:rsidP="00AC4646">
          <w:pPr>
            <w:pStyle w:val="a4"/>
            <w:rPr>
              <w:rFonts w:ascii="Arial" w:hAnsi="Arial" w:cs="Arial"/>
              <w:b/>
              <w:color w:val="0070C0"/>
              <w:sz w:val="20"/>
              <w:lang w:eastAsia="ko-KR"/>
            </w:rPr>
          </w:pPr>
          <w:r w:rsidRPr="001B0A4D">
            <w:rPr>
              <w:rFonts w:ascii="Arial" w:hAnsi="Arial" w:cs="Arial" w:hint="eastAsia"/>
              <w:b/>
              <w:color w:val="0070C0"/>
              <w:sz w:val="20"/>
              <w:lang w:eastAsia="ko-KR"/>
            </w:rPr>
            <w:t>검토기간</w:t>
          </w:r>
        </w:p>
      </w:tc>
    </w:tr>
  </w:tbl>
  <w:p w14:paraId="4E6E6C10" w14:textId="77777777" w:rsidR="006D01FC" w:rsidRPr="00722F48" w:rsidRDefault="006D01FC" w:rsidP="00722F48">
    <w:pPr>
      <w:pStyle w:val="a4"/>
      <w:rPr>
        <w:lang w:eastAsia="ko-K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68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2171"/>
      <w:gridCol w:w="2170"/>
      <w:gridCol w:w="2176"/>
    </w:tblGrid>
    <w:tr w:rsidR="006D01FC" w:rsidRPr="00331C6D" w14:paraId="17011490" w14:textId="77777777" w:rsidTr="00CC0AA3">
      <w:trPr>
        <w:trHeight w:val="561"/>
      </w:trPr>
      <w:tc>
        <w:tcPr>
          <w:tcW w:w="2169" w:type="dxa"/>
          <w:vMerge w:val="restart"/>
          <w:tcBorders>
            <w:top w:val="single" w:sz="4" w:space="0" w:color="auto"/>
          </w:tcBorders>
          <w:vAlign w:val="center"/>
        </w:tcPr>
        <w:p w14:paraId="7B9DEA2E" w14:textId="3659E973" w:rsidR="006D01FC" w:rsidRPr="00331C6D" w:rsidRDefault="00E84C05" w:rsidP="00760E3D">
          <w:pPr>
            <w:snapToGrid w:val="0"/>
            <w:jc w:val="center"/>
            <w:rPr>
              <w:rFonts w:ascii="Arial" w:hAnsi="Arial" w:cs="Arial"/>
              <w:b/>
              <w:lang w:eastAsia="ko-KR"/>
            </w:rPr>
          </w:pPr>
          <w:r>
            <w:rPr>
              <w:noProof/>
              <w:lang w:eastAsia="ko-KR"/>
            </w:rPr>
            <w:drawing>
              <wp:inline distT="0" distB="0" distL="0" distR="0" wp14:anchorId="143FBD2A" wp14:editId="4D5E5118">
                <wp:extent cx="1209675" cy="314325"/>
                <wp:effectExtent l="0" t="0" r="0" b="0"/>
                <wp:docPr id="2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9675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17" w:type="dxa"/>
          <w:gridSpan w:val="3"/>
          <w:tcBorders>
            <w:top w:val="single" w:sz="4" w:space="0" w:color="auto"/>
            <w:right w:val="single" w:sz="4" w:space="0" w:color="auto"/>
          </w:tcBorders>
          <w:vAlign w:val="center"/>
        </w:tcPr>
        <w:p w14:paraId="742DDD65" w14:textId="77777777" w:rsidR="006D01FC" w:rsidRDefault="006D01FC" w:rsidP="001342E8">
          <w:pPr>
            <w:pStyle w:val="a4"/>
            <w:jc w:val="center"/>
            <w:rPr>
              <w:rFonts w:ascii="Arial" w:hAnsi="Arial" w:cs="Arial"/>
              <w:b/>
              <w:bCs/>
              <w:lang w:eastAsia="ko-KR"/>
            </w:rPr>
          </w:pPr>
          <w:r>
            <w:rPr>
              <w:rFonts w:ascii="Arial" w:hAnsi="Arial" w:cs="Arial"/>
              <w:b/>
              <w:bCs/>
              <w:lang w:eastAsia="ko-KR"/>
            </w:rPr>
            <w:t>Periodic Product Quality Re</w:t>
          </w:r>
          <w:r>
            <w:rPr>
              <w:rFonts w:ascii="Arial" w:hAnsi="Arial" w:cs="Arial" w:hint="eastAsia"/>
              <w:b/>
              <w:bCs/>
              <w:lang w:eastAsia="ko-KR"/>
            </w:rPr>
            <w:t>v</w:t>
          </w:r>
          <w:r>
            <w:rPr>
              <w:rFonts w:ascii="Arial" w:hAnsi="Arial" w:cs="Arial"/>
              <w:b/>
              <w:bCs/>
              <w:lang w:eastAsia="ko-KR"/>
            </w:rPr>
            <w:t>iew</w:t>
          </w:r>
          <w:r w:rsidRPr="001342E8">
            <w:rPr>
              <w:rFonts w:ascii="Arial" w:hAnsi="Arial" w:cs="Arial" w:hint="eastAsia"/>
              <w:b/>
              <w:bCs/>
              <w:lang w:eastAsia="ko-KR"/>
            </w:rPr>
            <w:t xml:space="preserve"> </w:t>
          </w:r>
          <w:r>
            <w:rPr>
              <w:rFonts w:ascii="Arial" w:hAnsi="Arial" w:cs="Arial" w:hint="eastAsia"/>
              <w:b/>
              <w:bCs/>
              <w:lang w:eastAsia="ko-KR"/>
            </w:rPr>
            <w:t>Report</w:t>
          </w:r>
          <w:r w:rsidRPr="00331C6D">
            <w:rPr>
              <w:rFonts w:ascii="Arial" w:hAnsi="Arial" w:cs="Arial"/>
              <w:b/>
              <w:bCs/>
              <w:lang w:eastAsia="ko-KR"/>
            </w:rPr>
            <w:t xml:space="preserve"> </w:t>
          </w:r>
        </w:p>
        <w:p w14:paraId="1E93611B" w14:textId="77777777" w:rsidR="006D01FC" w:rsidRPr="00331C6D" w:rsidRDefault="006D01FC" w:rsidP="00456023">
          <w:pPr>
            <w:pStyle w:val="a4"/>
            <w:jc w:val="center"/>
            <w:rPr>
              <w:rFonts w:ascii="Arial" w:hAnsi="Arial" w:cs="Arial"/>
              <w:b/>
              <w:lang w:eastAsia="ko-KR"/>
            </w:rPr>
          </w:pPr>
          <w:r>
            <w:rPr>
              <w:rFonts w:ascii="Arial" w:hAnsi="Arial" w:cs="Arial" w:hint="eastAsia"/>
              <w:b/>
              <w:bCs/>
              <w:sz w:val="20"/>
              <w:lang w:eastAsia="ko-KR"/>
            </w:rPr>
            <w:t>정기적</w:t>
          </w:r>
          <w:r>
            <w:rPr>
              <w:rFonts w:ascii="Arial" w:hAnsi="Arial" w:cs="Arial" w:hint="eastAsia"/>
              <w:b/>
              <w:bCs/>
              <w:sz w:val="20"/>
              <w:lang w:eastAsia="ko-KR"/>
            </w:rPr>
            <w:t xml:space="preserve"> </w:t>
          </w:r>
          <w:r>
            <w:rPr>
              <w:rFonts w:ascii="Arial" w:hAnsi="Arial" w:cs="Arial" w:hint="eastAsia"/>
              <w:b/>
              <w:bCs/>
              <w:sz w:val="20"/>
              <w:lang w:eastAsia="ko-KR"/>
            </w:rPr>
            <w:t>제품</w:t>
          </w:r>
          <w:r>
            <w:rPr>
              <w:rFonts w:ascii="Arial" w:hAnsi="Arial" w:cs="Arial" w:hint="eastAsia"/>
              <w:b/>
              <w:bCs/>
              <w:sz w:val="20"/>
              <w:lang w:eastAsia="ko-KR"/>
            </w:rPr>
            <w:t xml:space="preserve"> </w:t>
          </w:r>
          <w:r>
            <w:rPr>
              <w:rFonts w:ascii="Arial" w:hAnsi="Arial" w:cs="Arial" w:hint="eastAsia"/>
              <w:b/>
              <w:bCs/>
              <w:sz w:val="20"/>
              <w:lang w:eastAsia="ko-KR"/>
            </w:rPr>
            <w:t>품질</w:t>
          </w:r>
          <w:r>
            <w:rPr>
              <w:rFonts w:ascii="Arial" w:hAnsi="Arial" w:cs="Arial" w:hint="eastAsia"/>
              <w:b/>
              <w:bCs/>
              <w:sz w:val="20"/>
              <w:lang w:eastAsia="ko-KR"/>
            </w:rPr>
            <w:t xml:space="preserve"> </w:t>
          </w:r>
          <w:r>
            <w:rPr>
              <w:rFonts w:ascii="Arial" w:hAnsi="Arial" w:cs="Arial" w:hint="eastAsia"/>
              <w:b/>
              <w:bCs/>
              <w:sz w:val="20"/>
              <w:lang w:eastAsia="ko-KR"/>
            </w:rPr>
            <w:t>평가</w:t>
          </w:r>
          <w:r>
            <w:rPr>
              <w:rFonts w:ascii="Arial" w:hAnsi="Arial" w:cs="Arial" w:hint="eastAsia"/>
              <w:b/>
              <w:bCs/>
              <w:sz w:val="20"/>
              <w:lang w:eastAsia="ko-KR"/>
            </w:rPr>
            <w:t xml:space="preserve"> </w:t>
          </w:r>
          <w:r>
            <w:rPr>
              <w:rFonts w:ascii="Arial" w:hAnsi="Arial" w:cs="Arial" w:hint="eastAsia"/>
              <w:b/>
              <w:bCs/>
              <w:sz w:val="20"/>
              <w:lang w:eastAsia="ko-KR"/>
            </w:rPr>
            <w:t>보고서</w:t>
          </w:r>
        </w:p>
      </w:tc>
    </w:tr>
    <w:tr w:rsidR="006D01FC" w:rsidRPr="00331C6D" w14:paraId="1C7ADCD5" w14:textId="77777777" w:rsidTr="00CC0AA3">
      <w:trPr>
        <w:trHeight w:val="561"/>
      </w:trPr>
      <w:tc>
        <w:tcPr>
          <w:tcW w:w="2169" w:type="dxa"/>
          <w:vMerge/>
          <w:vAlign w:val="center"/>
        </w:tcPr>
        <w:p w14:paraId="1F7EA44B" w14:textId="77777777" w:rsidR="006D01FC" w:rsidRPr="00331C6D" w:rsidRDefault="006D01FC" w:rsidP="00760E3D">
          <w:pPr>
            <w:snapToGrid w:val="0"/>
            <w:jc w:val="center"/>
            <w:rPr>
              <w:rFonts w:ascii="Arial" w:hAnsi="Arial" w:cs="Arial"/>
              <w:b/>
            </w:rPr>
          </w:pPr>
        </w:p>
      </w:tc>
      <w:tc>
        <w:tcPr>
          <w:tcW w:w="2171" w:type="dxa"/>
          <w:vAlign w:val="center"/>
        </w:tcPr>
        <w:p w14:paraId="58718BC4" w14:textId="77777777" w:rsidR="006D01FC" w:rsidRPr="00331C6D" w:rsidRDefault="006D01FC" w:rsidP="002C17C2">
          <w:pPr>
            <w:pStyle w:val="a4"/>
            <w:spacing w:after="60"/>
            <w:jc w:val="center"/>
            <w:rPr>
              <w:rFonts w:ascii="Arial" w:hAnsi="Arial" w:cs="Arial"/>
              <w:b/>
              <w:sz w:val="20"/>
              <w:lang w:eastAsia="ko-KR"/>
            </w:rPr>
          </w:pPr>
          <w:r w:rsidRPr="00331C6D">
            <w:rPr>
              <w:rFonts w:ascii="Arial" w:hAnsi="Arial" w:cs="Arial" w:hint="eastAsia"/>
              <w:b/>
              <w:sz w:val="16"/>
              <w:lang w:eastAsia="ko-KR"/>
            </w:rPr>
            <w:t>Doc. No. (</w:t>
          </w:r>
          <w:r w:rsidRPr="00331C6D">
            <w:rPr>
              <w:rFonts w:ascii="Arial" w:hAnsi="Arial" w:cs="Arial" w:hint="eastAsia"/>
              <w:b/>
              <w:sz w:val="16"/>
              <w:lang w:eastAsia="ko-KR"/>
            </w:rPr>
            <w:t>문서</w:t>
          </w:r>
          <w:r w:rsidRPr="00331C6D">
            <w:rPr>
              <w:rFonts w:ascii="Arial" w:hAnsi="Arial" w:cs="Arial" w:hint="eastAsia"/>
              <w:b/>
              <w:sz w:val="16"/>
              <w:lang w:eastAsia="ko-KR"/>
            </w:rPr>
            <w:t xml:space="preserve"> </w:t>
          </w:r>
          <w:r w:rsidRPr="00331C6D">
            <w:rPr>
              <w:rFonts w:ascii="Arial" w:hAnsi="Arial" w:cs="Arial" w:hint="eastAsia"/>
              <w:b/>
              <w:sz w:val="16"/>
              <w:lang w:eastAsia="ko-KR"/>
            </w:rPr>
            <w:t>번호</w:t>
          </w:r>
          <w:r w:rsidRPr="00331C6D">
            <w:rPr>
              <w:rFonts w:ascii="Arial" w:hAnsi="Arial" w:cs="Arial" w:hint="eastAsia"/>
              <w:b/>
              <w:sz w:val="16"/>
              <w:lang w:eastAsia="ko-KR"/>
            </w:rPr>
            <w:t>)</w:t>
          </w:r>
        </w:p>
        <w:p w14:paraId="170BB2BA" w14:textId="77777777" w:rsidR="006D01FC" w:rsidRPr="001B0A4D" w:rsidRDefault="006D01FC" w:rsidP="00C14AA9">
          <w:pPr>
            <w:pStyle w:val="a4"/>
            <w:spacing w:before="60" w:after="60"/>
            <w:jc w:val="center"/>
            <w:rPr>
              <w:rFonts w:ascii="Arial" w:hAnsi="Arial" w:cs="Arial"/>
              <w:b/>
              <w:color w:val="0070C0"/>
              <w:lang w:eastAsia="ko-KR"/>
            </w:rPr>
          </w:pPr>
          <w:r w:rsidRPr="001B0A4D">
            <w:rPr>
              <w:rFonts w:ascii="Arial" w:hAnsi="Arial" w:cs="Arial" w:hint="eastAsia"/>
              <w:b/>
              <w:color w:val="0070C0"/>
              <w:lang w:eastAsia="ko-KR"/>
            </w:rPr>
            <w:t>C-PPQR-XXXX</w:t>
          </w:r>
          <w:r w:rsidRPr="001B0A4D">
            <w:rPr>
              <w:rFonts w:ascii="Arial" w:hAnsi="Arial" w:cs="Arial"/>
              <w:b/>
              <w:color w:val="0070C0"/>
              <w:lang w:eastAsia="ko-KR"/>
            </w:rPr>
            <w:t>-</w:t>
          </w:r>
          <w:r w:rsidRPr="001B0A4D">
            <w:rPr>
              <w:rFonts w:ascii="Arial" w:hAnsi="Arial" w:cs="Arial" w:hint="eastAsia"/>
              <w:b/>
              <w:color w:val="0070C0"/>
              <w:lang w:eastAsia="ko-KR"/>
            </w:rPr>
            <w:t>YY</w:t>
          </w:r>
        </w:p>
      </w:tc>
      <w:tc>
        <w:tcPr>
          <w:tcW w:w="2170" w:type="dxa"/>
          <w:vAlign w:val="center"/>
        </w:tcPr>
        <w:p w14:paraId="36D438DA" w14:textId="77777777" w:rsidR="006D01FC" w:rsidRPr="00331C6D" w:rsidRDefault="006D01FC" w:rsidP="002C17C2">
          <w:pPr>
            <w:pStyle w:val="a4"/>
            <w:spacing w:after="60"/>
            <w:jc w:val="center"/>
            <w:rPr>
              <w:rFonts w:ascii="Arial" w:hAnsi="Arial" w:cs="Arial"/>
              <w:b/>
              <w:sz w:val="16"/>
              <w:lang w:eastAsia="ko-KR"/>
            </w:rPr>
          </w:pPr>
          <w:r w:rsidRPr="00331C6D">
            <w:rPr>
              <w:rFonts w:ascii="Arial" w:hAnsi="Arial" w:cs="Arial" w:hint="eastAsia"/>
              <w:b/>
              <w:sz w:val="16"/>
              <w:lang w:eastAsia="ko-KR"/>
            </w:rPr>
            <w:t>Version No. (</w:t>
          </w:r>
          <w:r w:rsidRPr="00331C6D">
            <w:rPr>
              <w:rFonts w:ascii="Arial" w:hAnsi="Arial" w:cs="Arial" w:hint="eastAsia"/>
              <w:b/>
              <w:sz w:val="16"/>
              <w:lang w:eastAsia="ko-KR"/>
            </w:rPr>
            <w:t>버전</w:t>
          </w:r>
          <w:r w:rsidRPr="00331C6D">
            <w:rPr>
              <w:rFonts w:ascii="Arial" w:hAnsi="Arial" w:cs="Arial" w:hint="eastAsia"/>
              <w:b/>
              <w:sz w:val="16"/>
              <w:lang w:eastAsia="ko-KR"/>
            </w:rPr>
            <w:t xml:space="preserve"> </w:t>
          </w:r>
          <w:r w:rsidRPr="00331C6D">
            <w:rPr>
              <w:rFonts w:ascii="Arial" w:hAnsi="Arial" w:cs="Arial" w:hint="eastAsia"/>
              <w:b/>
              <w:sz w:val="16"/>
              <w:lang w:eastAsia="ko-KR"/>
            </w:rPr>
            <w:t>번호</w:t>
          </w:r>
          <w:r w:rsidRPr="00331C6D">
            <w:rPr>
              <w:rFonts w:ascii="Arial" w:hAnsi="Arial" w:cs="Arial" w:hint="eastAsia"/>
              <w:b/>
              <w:sz w:val="16"/>
              <w:lang w:eastAsia="ko-KR"/>
            </w:rPr>
            <w:t>)</w:t>
          </w:r>
        </w:p>
        <w:p w14:paraId="0695CE47" w14:textId="77777777" w:rsidR="006D01FC" w:rsidRPr="001B0A4D" w:rsidRDefault="006D01FC" w:rsidP="001C45F5">
          <w:pPr>
            <w:pStyle w:val="a4"/>
            <w:spacing w:before="60" w:after="60"/>
            <w:jc w:val="center"/>
            <w:rPr>
              <w:rFonts w:ascii="Arial" w:hAnsi="Arial" w:cs="Arial"/>
              <w:b/>
              <w:color w:val="0070C0"/>
              <w:lang w:eastAsia="ko-KR"/>
            </w:rPr>
          </w:pPr>
          <w:r w:rsidRPr="001B0A4D">
            <w:rPr>
              <w:rFonts w:ascii="Arial" w:hAnsi="Arial" w:cs="Arial"/>
              <w:b/>
              <w:color w:val="0070C0"/>
              <w:lang w:eastAsia="ko-KR"/>
            </w:rPr>
            <w:t>1</w:t>
          </w:r>
          <w:r w:rsidRPr="001B0A4D">
            <w:rPr>
              <w:rFonts w:ascii="Arial" w:hAnsi="Arial" w:cs="Arial" w:hint="eastAsia"/>
              <w:b/>
              <w:color w:val="0070C0"/>
              <w:lang w:eastAsia="ko-KR"/>
            </w:rPr>
            <w:t>.0</w:t>
          </w:r>
        </w:p>
      </w:tc>
      <w:tc>
        <w:tcPr>
          <w:tcW w:w="2176" w:type="dxa"/>
          <w:tcBorders>
            <w:right w:val="single" w:sz="4" w:space="0" w:color="auto"/>
          </w:tcBorders>
          <w:vAlign w:val="center"/>
        </w:tcPr>
        <w:p w14:paraId="3C172D6B" w14:textId="77777777" w:rsidR="006D01FC" w:rsidRPr="00331C6D" w:rsidRDefault="006D01FC" w:rsidP="002C17C2">
          <w:pPr>
            <w:pStyle w:val="a4"/>
            <w:spacing w:after="60"/>
            <w:jc w:val="center"/>
            <w:rPr>
              <w:rFonts w:ascii="Arial" w:hAnsi="Arial" w:cs="Arial"/>
              <w:b/>
              <w:sz w:val="16"/>
              <w:lang w:eastAsia="ko-KR"/>
            </w:rPr>
          </w:pPr>
          <w:r w:rsidRPr="00331C6D">
            <w:rPr>
              <w:rFonts w:ascii="Arial" w:hAnsi="Arial" w:cs="Arial" w:hint="eastAsia"/>
              <w:b/>
              <w:sz w:val="16"/>
              <w:lang w:eastAsia="ko-KR"/>
            </w:rPr>
            <w:t>Page No. (</w:t>
          </w:r>
          <w:r w:rsidRPr="00331C6D">
            <w:rPr>
              <w:rFonts w:ascii="Arial" w:hAnsi="Arial" w:cs="Arial" w:hint="eastAsia"/>
              <w:b/>
              <w:sz w:val="16"/>
              <w:lang w:eastAsia="ko-KR"/>
            </w:rPr>
            <w:t>페이지</w:t>
          </w:r>
          <w:r w:rsidRPr="00331C6D">
            <w:rPr>
              <w:rFonts w:ascii="Arial" w:hAnsi="Arial" w:cs="Arial" w:hint="eastAsia"/>
              <w:b/>
              <w:sz w:val="16"/>
              <w:lang w:eastAsia="ko-KR"/>
            </w:rPr>
            <w:t xml:space="preserve"> </w:t>
          </w:r>
          <w:r w:rsidRPr="00331C6D">
            <w:rPr>
              <w:rFonts w:ascii="Arial" w:hAnsi="Arial" w:cs="Arial" w:hint="eastAsia"/>
              <w:b/>
              <w:sz w:val="16"/>
              <w:lang w:eastAsia="ko-KR"/>
            </w:rPr>
            <w:t>번호</w:t>
          </w:r>
          <w:r w:rsidRPr="00331C6D">
            <w:rPr>
              <w:rFonts w:ascii="Arial" w:hAnsi="Arial" w:cs="Arial" w:hint="eastAsia"/>
              <w:b/>
              <w:sz w:val="16"/>
              <w:lang w:eastAsia="ko-KR"/>
            </w:rPr>
            <w:t>)</w:t>
          </w:r>
        </w:p>
        <w:p w14:paraId="6036417A" w14:textId="77777777" w:rsidR="006D01FC" w:rsidRPr="00331C6D" w:rsidRDefault="006D01FC" w:rsidP="004A7437">
          <w:pPr>
            <w:pStyle w:val="a4"/>
            <w:spacing w:before="60" w:after="60"/>
            <w:jc w:val="center"/>
            <w:rPr>
              <w:rFonts w:ascii="Arial" w:hAnsi="Arial" w:cs="Arial"/>
              <w:b/>
              <w:lang w:eastAsia="ko-KR"/>
            </w:rPr>
          </w:pPr>
          <w:r>
            <w:rPr>
              <w:rFonts w:ascii="Arial" w:hAnsi="Arial" w:cs="Arial" w:hint="eastAsia"/>
              <w:b/>
              <w:lang w:val="ko-KR" w:eastAsia="ko-KR"/>
            </w:rPr>
            <w:t>Page</w:t>
          </w:r>
          <w:r w:rsidRPr="004A7437">
            <w:rPr>
              <w:rFonts w:ascii="Arial" w:hAnsi="Arial" w:cs="Arial"/>
              <w:b/>
              <w:lang w:val="ko-KR" w:eastAsia="ko-KR"/>
            </w:rPr>
            <w:t xml:space="preserve"> </w:t>
          </w:r>
          <w:r w:rsidRPr="004A7437">
            <w:rPr>
              <w:rFonts w:ascii="Arial" w:hAnsi="Arial" w:cs="Arial"/>
              <w:b/>
              <w:lang w:eastAsia="ko-KR"/>
            </w:rPr>
            <w:fldChar w:fldCharType="begin"/>
          </w:r>
          <w:r w:rsidRPr="004A7437">
            <w:rPr>
              <w:rFonts w:ascii="Arial" w:hAnsi="Arial" w:cs="Arial"/>
              <w:b/>
              <w:lang w:eastAsia="ko-KR"/>
            </w:rPr>
            <w:instrText>PAGE  \* Arabic  \* MERGEFORMAT</w:instrText>
          </w:r>
          <w:r w:rsidRPr="004A7437">
            <w:rPr>
              <w:rFonts w:ascii="Arial" w:hAnsi="Arial" w:cs="Arial"/>
              <w:b/>
              <w:lang w:eastAsia="ko-KR"/>
            </w:rPr>
            <w:fldChar w:fldCharType="separate"/>
          </w:r>
          <w:r w:rsidR="006A22BC" w:rsidRPr="006A22BC">
            <w:rPr>
              <w:rFonts w:ascii="Arial" w:hAnsi="Arial" w:cs="Arial"/>
              <w:b/>
              <w:noProof/>
              <w:lang w:val="ko-KR" w:eastAsia="ko-KR"/>
            </w:rPr>
            <w:t>1</w:t>
          </w:r>
          <w:r w:rsidRPr="004A7437">
            <w:rPr>
              <w:rFonts w:ascii="Arial" w:hAnsi="Arial" w:cs="Arial"/>
              <w:b/>
              <w:lang w:eastAsia="ko-KR"/>
            </w:rPr>
            <w:fldChar w:fldCharType="end"/>
          </w:r>
          <w:r w:rsidRPr="004A7437">
            <w:rPr>
              <w:rFonts w:ascii="Arial" w:hAnsi="Arial" w:cs="Arial"/>
              <w:b/>
              <w:lang w:val="ko-KR" w:eastAsia="ko-KR"/>
            </w:rPr>
            <w:t xml:space="preserve"> </w:t>
          </w:r>
          <w:r>
            <w:rPr>
              <w:rFonts w:ascii="Arial" w:hAnsi="Arial" w:cs="Arial" w:hint="eastAsia"/>
              <w:b/>
              <w:lang w:val="ko-KR" w:eastAsia="ko-KR"/>
            </w:rPr>
            <w:t>of</w:t>
          </w:r>
          <w:r w:rsidRPr="004A7437">
            <w:rPr>
              <w:rFonts w:ascii="Arial" w:hAnsi="Arial" w:cs="Arial"/>
              <w:b/>
              <w:lang w:val="ko-KR" w:eastAsia="ko-KR"/>
            </w:rPr>
            <w:t xml:space="preserve"> </w:t>
          </w:r>
          <w:r w:rsidRPr="004A7437">
            <w:rPr>
              <w:rFonts w:ascii="Arial" w:hAnsi="Arial" w:cs="Arial"/>
              <w:b/>
              <w:lang w:eastAsia="ko-KR"/>
            </w:rPr>
            <w:fldChar w:fldCharType="begin"/>
          </w:r>
          <w:r w:rsidRPr="004A7437">
            <w:rPr>
              <w:rFonts w:ascii="Arial" w:hAnsi="Arial" w:cs="Arial"/>
              <w:b/>
              <w:lang w:eastAsia="ko-KR"/>
            </w:rPr>
            <w:instrText>NUMPAGES  \* Arabic  \* MERGEFORMAT</w:instrText>
          </w:r>
          <w:r w:rsidRPr="004A7437">
            <w:rPr>
              <w:rFonts w:ascii="Arial" w:hAnsi="Arial" w:cs="Arial"/>
              <w:b/>
              <w:lang w:eastAsia="ko-KR"/>
            </w:rPr>
            <w:fldChar w:fldCharType="separate"/>
          </w:r>
          <w:r w:rsidR="006A22BC" w:rsidRPr="006A22BC">
            <w:rPr>
              <w:rFonts w:ascii="Arial" w:hAnsi="Arial" w:cs="Arial"/>
              <w:b/>
              <w:noProof/>
              <w:lang w:val="ko-KR" w:eastAsia="ko-KR"/>
            </w:rPr>
            <w:t>15</w:t>
          </w:r>
          <w:r w:rsidRPr="004A7437">
            <w:rPr>
              <w:rFonts w:ascii="Arial" w:hAnsi="Arial" w:cs="Arial"/>
              <w:b/>
              <w:lang w:eastAsia="ko-KR"/>
            </w:rPr>
            <w:fldChar w:fldCharType="end"/>
          </w:r>
        </w:p>
      </w:tc>
    </w:tr>
    <w:tr w:rsidR="006D01FC" w:rsidRPr="00331C6D" w14:paraId="047C0D27" w14:textId="77777777" w:rsidTr="0016204E">
      <w:trPr>
        <w:trHeight w:val="3615"/>
      </w:trPr>
      <w:tc>
        <w:tcPr>
          <w:tcW w:w="4340" w:type="dxa"/>
          <w:gridSpan w:val="2"/>
        </w:tcPr>
        <w:p w14:paraId="3076A65B" w14:textId="77777777" w:rsidR="006D01FC" w:rsidRPr="00DA3EAF" w:rsidRDefault="006D01FC" w:rsidP="00DA3EAF">
          <w:pPr>
            <w:pStyle w:val="a4"/>
            <w:rPr>
              <w:b/>
              <w:lang w:eastAsia="ko-KR"/>
            </w:rPr>
          </w:pPr>
          <w:bookmarkStart w:id="98" w:name="OLE_LINK1"/>
          <w:r w:rsidRPr="002A0A8A">
            <w:rPr>
              <w:rFonts w:ascii="Arial" w:hAnsi="Arial" w:cs="Arial"/>
              <w:b/>
              <w:lang w:eastAsia="ko-KR"/>
            </w:rPr>
            <w:t>Product Name</w:t>
          </w:r>
          <w:r>
            <w:rPr>
              <w:rFonts w:ascii="Arial" w:hAnsi="Arial" w:cs="Arial"/>
              <w:b/>
              <w:lang w:eastAsia="ko-KR"/>
            </w:rPr>
            <w:t xml:space="preserve"> </w:t>
          </w:r>
          <w:r w:rsidRPr="002A0A8A">
            <w:rPr>
              <w:b/>
              <w:sz w:val="20"/>
              <w:szCs w:val="20"/>
              <w:lang w:eastAsia="ko-KR"/>
            </w:rPr>
            <w:t>(</w:t>
          </w:r>
          <w:r w:rsidRPr="002A0A8A">
            <w:rPr>
              <w:rFonts w:hint="eastAsia"/>
              <w:b/>
              <w:sz w:val="20"/>
              <w:szCs w:val="20"/>
              <w:lang w:eastAsia="ko-KR"/>
            </w:rPr>
            <w:t>제품명</w:t>
          </w:r>
          <w:r w:rsidRPr="002A0A8A">
            <w:rPr>
              <w:rFonts w:hint="eastAsia"/>
              <w:b/>
              <w:sz w:val="20"/>
              <w:szCs w:val="20"/>
              <w:lang w:eastAsia="ko-KR"/>
            </w:rPr>
            <w:t>)</w:t>
          </w:r>
          <w:r>
            <w:rPr>
              <w:rFonts w:hint="eastAsia"/>
              <w:b/>
              <w:lang w:eastAsia="ko-KR"/>
            </w:rPr>
            <w:t xml:space="preserve"> </w:t>
          </w:r>
          <w:r>
            <w:rPr>
              <w:b/>
              <w:lang w:eastAsia="ko-KR"/>
            </w:rPr>
            <w:t>:</w:t>
          </w:r>
          <w:r>
            <w:rPr>
              <w:rFonts w:ascii="Arial" w:hAnsi="Arial" w:cs="Arial"/>
              <w:b/>
              <w:lang w:eastAsia="ko-KR"/>
            </w:rPr>
            <w:t xml:space="preserve"> </w:t>
          </w:r>
        </w:p>
        <w:p w14:paraId="52D8B5C4" w14:textId="77777777" w:rsidR="006D01FC" w:rsidRPr="001B0A4D" w:rsidRDefault="006D01FC" w:rsidP="000B0E41">
          <w:pPr>
            <w:pStyle w:val="a4"/>
            <w:rPr>
              <w:rFonts w:ascii="Arial" w:hAnsi="Arial" w:cs="Arial"/>
              <w:b/>
              <w:color w:val="0070C0"/>
              <w:sz w:val="20"/>
              <w:szCs w:val="20"/>
              <w:lang w:eastAsia="ko-KR"/>
            </w:rPr>
          </w:pPr>
          <w:r w:rsidRPr="001B0A4D">
            <w:rPr>
              <w:rFonts w:ascii="Arial" w:hAnsi="Arial" w:cs="Arial" w:hint="eastAsia"/>
              <w:b/>
              <w:color w:val="0070C0"/>
              <w:lang w:eastAsia="ko-KR"/>
            </w:rPr>
            <w:t>제품명</w:t>
          </w:r>
        </w:p>
      </w:tc>
      <w:tc>
        <w:tcPr>
          <w:tcW w:w="4346" w:type="dxa"/>
          <w:gridSpan w:val="2"/>
          <w:tcBorders>
            <w:right w:val="single" w:sz="4" w:space="0" w:color="auto"/>
          </w:tcBorders>
        </w:tcPr>
        <w:p w14:paraId="5EC20FB2" w14:textId="77777777" w:rsidR="006D01FC" w:rsidRPr="002A0A8A" w:rsidRDefault="006D01FC" w:rsidP="00097FEC">
          <w:pPr>
            <w:pStyle w:val="a4"/>
            <w:ind w:left="713" w:hangingChars="297" w:hanging="713"/>
            <w:rPr>
              <w:rFonts w:ascii="Arial" w:hAnsi="Arial" w:cs="Arial"/>
              <w:b/>
              <w:lang w:eastAsia="ko-KR"/>
            </w:rPr>
          </w:pPr>
          <w:r w:rsidRPr="002A0A8A">
            <w:rPr>
              <w:rFonts w:ascii="Arial" w:hAnsi="Arial" w:cs="Arial"/>
              <w:b/>
              <w:lang w:eastAsia="ko-KR"/>
            </w:rPr>
            <w:t>Review Period</w:t>
          </w:r>
          <w:r>
            <w:rPr>
              <w:b/>
              <w:lang w:eastAsia="ko-KR"/>
            </w:rPr>
            <w:t xml:space="preserve"> </w:t>
          </w:r>
          <w:r w:rsidRPr="002A0A8A">
            <w:rPr>
              <w:b/>
              <w:sz w:val="20"/>
              <w:szCs w:val="20"/>
              <w:lang w:eastAsia="ko-KR"/>
            </w:rPr>
            <w:t>(</w:t>
          </w:r>
          <w:r w:rsidRPr="002A0A8A">
            <w:rPr>
              <w:rFonts w:hint="eastAsia"/>
              <w:b/>
              <w:sz w:val="20"/>
              <w:szCs w:val="20"/>
              <w:lang w:eastAsia="ko-KR"/>
            </w:rPr>
            <w:t>평가</w:t>
          </w:r>
          <w:r w:rsidRPr="002A0A8A">
            <w:rPr>
              <w:rFonts w:hint="eastAsia"/>
              <w:b/>
              <w:sz w:val="20"/>
              <w:szCs w:val="20"/>
              <w:lang w:eastAsia="ko-KR"/>
            </w:rPr>
            <w:t xml:space="preserve"> </w:t>
          </w:r>
          <w:r w:rsidRPr="002A0A8A">
            <w:rPr>
              <w:rFonts w:hint="eastAsia"/>
              <w:b/>
              <w:sz w:val="20"/>
              <w:szCs w:val="20"/>
              <w:lang w:eastAsia="ko-KR"/>
            </w:rPr>
            <w:t>기간</w:t>
          </w:r>
          <w:r w:rsidRPr="002A0A8A">
            <w:rPr>
              <w:rFonts w:hint="eastAsia"/>
              <w:b/>
              <w:sz w:val="20"/>
              <w:szCs w:val="20"/>
              <w:lang w:eastAsia="ko-KR"/>
            </w:rPr>
            <w:t xml:space="preserve">) </w:t>
          </w:r>
          <w:r w:rsidRPr="002A0A8A">
            <w:rPr>
              <w:rFonts w:ascii="Arial" w:hAnsi="Arial" w:cs="Arial"/>
              <w:b/>
              <w:lang w:eastAsia="ko-KR"/>
            </w:rPr>
            <w:t>:</w:t>
          </w:r>
        </w:p>
        <w:p w14:paraId="55E1044B" w14:textId="77777777" w:rsidR="006D01FC" w:rsidRPr="001B0A4D" w:rsidRDefault="006D01FC" w:rsidP="00AC4646">
          <w:pPr>
            <w:pStyle w:val="a4"/>
            <w:ind w:left="713" w:hangingChars="297" w:hanging="713"/>
            <w:rPr>
              <w:rFonts w:ascii="Arial" w:hAnsi="Arial" w:cs="Arial"/>
              <w:b/>
              <w:color w:val="0070C0"/>
              <w:lang w:eastAsia="ko-KR"/>
            </w:rPr>
          </w:pPr>
          <w:r w:rsidRPr="001B0A4D">
            <w:rPr>
              <w:rFonts w:ascii="Arial" w:hAnsi="Arial" w:cs="Arial" w:hint="eastAsia"/>
              <w:b/>
              <w:color w:val="0070C0"/>
              <w:lang w:eastAsia="ko-KR"/>
            </w:rPr>
            <w:t>201</w:t>
          </w:r>
          <w:r w:rsidRPr="001B0A4D">
            <w:rPr>
              <w:rFonts w:ascii="Arial" w:hAnsi="Arial" w:cs="Arial"/>
              <w:b/>
              <w:color w:val="0070C0"/>
              <w:lang w:eastAsia="ko-KR"/>
            </w:rPr>
            <w:t>9</w:t>
          </w:r>
          <w:r w:rsidRPr="001B0A4D">
            <w:rPr>
              <w:rFonts w:ascii="Arial" w:hAnsi="Arial" w:cs="Arial" w:hint="eastAsia"/>
              <w:b/>
              <w:color w:val="0070C0"/>
              <w:lang w:eastAsia="ko-KR"/>
            </w:rPr>
            <w:t>.</w:t>
          </w:r>
          <w:r w:rsidRPr="001B0A4D">
            <w:rPr>
              <w:rFonts w:ascii="Arial" w:hAnsi="Arial" w:cs="Arial"/>
              <w:b/>
              <w:color w:val="0070C0"/>
              <w:lang w:eastAsia="ko-KR"/>
            </w:rPr>
            <w:t>01.01</w:t>
          </w:r>
          <w:r w:rsidRPr="001B0A4D">
            <w:rPr>
              <w:rFonts w:ascii="Arial" w:hAnsi="Arial" w:cs="Arial" w:hint="eastAsia"/>
              <w:b/>
              <w:color w:val="0070C0"/>
              <w:lang w:eastAsia="ko-KR"/>
            </w:rPr>
            <w:t xml:space="preserve"> </w:t>
          </w:r>
          <w:r w:rsidRPr="001B0A4D">
            <w:rPr>
              <w:rFonts w:ascii="Arial" w:hAnsi="Arial" w:cs="Arial"/>
              <w:b/>
              <w:color w:val="0070C0"/>
              <w:lang w:eastAsia="ko-KR"/>
            </w:rPr>
            <w:t>–</w:t>
          </w:r>
          <w:r w:rsidRPr="001B0A4D">
            <w:rPr>
              <w:rFonts w:ascii="Arial" w:hAnsi="Arial" w:cs="Arial" w:hint="eastAsia"/>
              <w:b/>
              <w:color w:val="0070C0"/>
              <w:lang w:eastAsia="ko-KR"/>
            </w:rPr>
            <w:t xml:space="preserve"> 201</w:t>
          </w:r>
          <w:r w:rsidRPr="001B0A4D">
            <w:rPr>
              <w:rFonts w:ascii="Arial" w:hAnsi="Arial" w:cs="Arial"/>
              <w:b/>
              <w:color w:val="0070C0"/>
              <w:lang w:eastAsia="ko-KR"/>
            </w:rPr>
            <w:t>9</w:t>
          </w:r>
          <w:r w:rsidRPr="001B0A4D">
            <w:rPr>
              <w:rFonts w:ascii="Arial" w:hAnsi="Arial" w:cs="Arial" w:hint="eastAsia"/>
              <w:b/>
              <w:color w:val="0070C0"/>
              <w:lang w:eastAsia="ko-KR"/>
            </w:rPr>
            <w:t>.12.31</w:t>
          </w:r>
        </w:p>
        <w:p w14:paraId="346E88EA" w14:textId="77777777" w:rsidR="006D01FC" w:rsidRPr="001B0A4D" w:rsidRDefault="006D01FC" w:rsidP="00441088">
          <w:pPr>
            <w:rPr>
              <w:lang w:eastAsia="ko-KR"/>
            </w:rPr>
          </w:pPr>
        </w:p>
        <w:p w14:paraId="0F87406B" w14:textId="77777777" w:rsidR="006D01FC" w:rsidRDefault="006D01FC" w:rsidP="00441088">
          <w:pPr>
            <w:rPr>
              <w:lang w:eastAsia="ko-KR"/>
            </w:rPr>
          </w:pPr>
        </w:p>
        <w:p w14:paraId="52BF0051" w14:textId="77777777" w:rsidR="006D01FC" w:rsidRPr="00441088" w:rsidRDefault="006D01FC" w:rsidP="00441088">
          <w:pPr>
            <w:tabs>
              <w:tab w:val="left" w:pos="2700"/>
            </w:tabs>
            <w:rPr>
              <w:lang w:eastAsia="ko-KR"/>
            </w:rPr>
          </w:pPr>
          <w:r>
            <w:rPr>
              <w:lang w:eastAsia="ko-KR"/>
            </w:rPr>
            <w:tab/>
          </w:r>
        </w:p>
      </w:tc>
    </w:tr>
    <w:bookmarkEnd w:id="98"/>
  </w:tbl>
  <w:p w14:paraId="26114FF6" w14:textId="77777777" w:rsidR="006D01FC" w:rsidRDefault="006D01FC" w:rsidP="001342E8">
    <w:pPr>
      <w:pStyle w:val="a4"/>
      <w:rPr>
        <w:sz w:val="12"/>
        <w:szCs w:val="12"/>
        <w:lang w:val="fr-FR" w:eastAsia="ko-K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81335"/>
    <w:multiLevelType w:val="multilevel"/>
    <w:tmpl w:val="F236AC78"/>
    <w:lvl w:ilvl="0">
      <w:start w:val="1"/>
      <w:numFmt w:val="decimal"/>
      <w:pStyle w:val="1"/>
      <w:lvlText w:val="%1."/>
      <w:lvlJc w:val="left"/>
      <w:pPr>
        <w:ind w:left="967" w:hanging="82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341" w:hanging="360"/>
      </w:pPr>
      <w:rPr>
        <w:rFonts w:hint="default"/>
        <w:i w:val="0"/>
        <w:color w:val="auto"/>
        <w:u w:val="none"/>
      </w:rPr>
    </w:lvl>
    <w:lvl w:ilvl="2">
      <w:start w:val="1"/>
      <w:numFmt w:val="decimal"/>
      <w:isLgl/>
      <w:lvlText w:val="%1.%2.%3."/>
      <w:lvlJc w:val="left"/>
      <w:pPr>
        <w:ind w:left="25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37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57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1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61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45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654" w:hanging="1800"/>
      </w:pPr>
      <w:rPr>
        <w:rFonts w:hint="default"/>
      </w:rPr>
    </w:lvl>
  </w:abstractNum>
  <w:abstractNum w:abstractNumId="1" w15:restartNumberingAfterBreak="0">
    <w:nsid w:val="20D84056"/>
    <w:multiLevelType w:val="hybridMultilevel"/>
    <w:tmpl w:val="B3F8B124"/>
    <w:lvl w:ilvl="0" w:tplc="44CA44A0">
      <w:start w:val="1"/>
      <w:numFmt w:val="bullet"/>
      <w:pStyle w:val="4"/>
      <w:lvlText w:val=""/>
      <w:lvlJc w:val="left"/>
      <w:pPr>
        <w:ind w:left="2331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3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3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3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3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3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3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3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31" w:hanging="400"/>
      </w:pPr>
      <w:rPr>
        <w:rFonts w:ascii="Wingdings" w:hAnsi="Wingdings" w:hint="default"/>
      </w:rPr>
    </w:lvl>
  </w:abstractNum>
  <w:abstractNum w:abstractNumId="2" w15:restartNumberingAfterBreak="0">
    <w:nsid w:val="224E517C"/>
    <w:multiLevelType w:val="multilevel"/>
    <w:tmpl w:val="11B220D8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381"/>
        </w:tabs>
        <w:ind w:left="2381" w:hanging="85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bullet"/>
      <w:pStyle w:val="6"/>
      <w:lvlText w:val=""/>
      <w:lvlJc w:val="left"/>
      <w:pPr>
        <w:tabs>
          <w:tab w:val="num" w:pos="3742"/>
        </w:tabs>
        <w:ind w:left="3742" w:hanging="340"/>
      </w:pPr>
      <w:rPr>
        <w:rFonts w:ascii="Wingdings" w:hAnsi="Wingdings" w:hint="default"/>
        <w:sz w:val="16"/>
        <w:szCs w:val="16"/>
      </w:rPr>
    </w:lvl>
    <w:lvl w:ilvl="5">
      <w:start w:val="1"/>
      <w:numFmt w:val="bullet"/>
      <w:lvlText w:val=""/>
      <w:lvlJc w:val="left"/>
      <w:pPr>
        <w:tabs>
          <w:tab w:val="num" w:pos="3940"/>
        </w:tabs>
        <w:ind w:left="3940" w:hanging="340"/>
      </w:pPr>
      <w:rPr>
        <w:rFonts w:ascii="Wingdings" w:hAnsi="Wingdings" w:hint="default"/>
        <w:sz w:val="16"/>
        <w:szCs w:val="16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3" w15:restartNumberingAfterBreak="0">
    <w:nsid w:val="36D67849"/>
    <w:multiLevelType w:val="multilevel"/>
    <w:tmpl w:val="3E36F73E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bullet"/>
      <w:pStyle w:val="5"/>
      <w:lvlText w:val=""/>
      <w:lvlJc w:val="left"/>
      <w:pPr>
        <w:tabs>
          <w:tab w:val="num" w:pos="2721"/>
        </w:tabs>
        <w:ind w:left="2721" w:hanging="340"/>
      </w:pPr>
      <w:rPr>
        <w:rFonts w:ascii="Wingdings" w:hAnsi="Wingdings" w:hint="default"/>
        <w:sz w:val="16"/>
        <w:szCs w:val="16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4" w15:restartNumberingAfterBreak="0">
    <w:nsid w:val="3B6C6EA4"/>
    <w:multiLevelType w:val="hybridMultilevel"/>
    <w:tmpl w:val="27A66708"/>
    <w:lvl w:ilvl="0" w:tplc="2B48BC7E">
      <w:start w:val="1"/>
      <w:numFmt w:val="decimal"/>
      <w:pStyle w:val="Appendix"/>
      <w:lvlText w:val="Appendix %1."/>
      <w:lvlJc w:val="left"/>
      <w:pPr>
        <w:tabs>
          <w:tab w:val="num" w:pos="1140"/>
        </w:tabs>
        <w:ind w:left="1701" w:hanging="136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" w15:restartNumberingAfterBreak="0">
    <w:nsid w:val="4B3F6A5B"/>
    <w:multiLevelType w:val="multilevel"/>
    <w:tmpl w:val="4886A756"/>
    <w:lvl w:ilvl="0">
      <w:start w:val="1"/>
      <w:numFmt w:val="decimal"/>
      <w:pStyle w:val="10"/>
      <w:lvlText w:val="%1."/>
      <w:lvlJc w:val="left"/>
      <w:pPr>
        <w:tabs>
          <w:tab w:val="num" w:pos="340"/>
        </w:tabs>
        <w:ind w:left="397" w:hanging="397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pStyle w:val="2"/>
      <w:lvlText w:val="%1.%2"/>
      <w:lvlJc w:val="left"/>
      <w:pPr>
        <w:tabs>
          <w:tab w:val="num" w:pos="142"/>
        </w:tabs>
        <w:ind w:left="141" w:firstLine="284"/>
      </w:pPr>
      <w:rPr>
        <w:rFonts w:ascii="Arial" w:eastAsia="바탕" w:hAnsi="Arial" w:hint="default"/>
        <w:color w:val="auto"/>
        <w:spacing w:val="0"/>
        <w:position w:val="0"/>
      </w:rPr>
    </w:lvl>
    <w:lvl w:ilvl="2">
      <w:numFmt w:val="decimal"/>
      <w:lvlRestart w:val="0"/>
      <w:pStyle w:val="3"/>
      <w:lvlText w:val="%1.%2.%3"/>
      <w:lvlJc w:val="left"/>
      <w:pPr>
        <w:ind w:left="0" w:firstLine="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3">
      <w:numFmt w:val="none"/>
      <w:pStyle w:val="40"/>
      <w:lvlText w:val="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4">
      <w:numFmt w:val="none"/>
      <w:pStyle w:val="50"/>
      <w:lvlText w:val="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5">
      <w:numFmt w:val="decimal"/>
      <w:pStyle w:val="60"/>
      <w:lvlText w:val=""/>
      <w:lvlJc w:val="left"/>
      <w:pPr>
        <w:ind w:left="0" w:firstLine="0"/>
      </w:pPr>
      <w:rPr>
        <w:rFonts w:hint="eastAsia"/>
      </w:rPr>
    </w:lvl>
    <w:lvl w:ilvl="6">
      <w:numFmt w:val="decimal"/>
      <w:pStyle w:val="7"/>
      <w:lvlText w:val=""/>
      <w:lvlJc w:val="left"/>
      <w:pPr>
        <w:ind w:left="0" w:firstLine="0"/>
      </w:pPr>
      <w:rPr>
        <w:rFonts w:hint="eastAsia"/>
      </w:rPr>
    </w:lvl>
    <w:lvl w:ilvl="7">
      <w:numFmt w:val="decimal"/>
      <w:pStyle w:val="8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pStyle w:val="9"/>
      <w:lvlText w:val=""/>
      <w:lvlJc w:val="left"/>
      <w:pPr>
        <w:ind w:left="0" w:firstLine="0"/>
      </w:pPr>
      <w:rPr>
        <w:rFonts w:hint="eastAsia"/>
      </w:rPr>
    </w:lvl>
  </w:abstractNum>
  <w:abstractNum w:abstractNumId="6" w15:restartNumberingAfterBreak="0">
    <w:nsid w:val="4FDB54E3"/>
    <w:multiLevelType w:val="hybridMultilevel"/>
    <w:tmpl w:val="0D48D3CC"/>
    <w:lvl w:ilvl="0" w:tplc="EA9025D6">
      <w:start w:val="2020"/>
      <w:numFmt w:val="bullet"/>
      <w:lvlText w:val="-"/>
      <w:lvlJc w:val="left"/>
      <w:pPr>
        <w:ind w:left="72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894B11"/>
    <w:multiLevelType w:val="hybridMultilevel"/>
    <w:tmpl w:val="B92414DC"/>
    <w:lvl w:ilvl="0" w:tplc="9C98FA46">
      <w:numFmt w:val="decimal"/>
      <w:pStyle w:val="a"/>
      <w:lvlText w:val=""/>
      <w:lvlJc w:val="left"/>
    </w:lvl>
    <w:lvl w:ilvl="1" w:tplc="04090019">
      <w:numFmt w:val="decimal"/>
      <w:lvlText w:val=""/>
      <w:lvlJc w:val="left"/>
    </w:lvl>
    <w:lvl w:ilvl="2" w:tplc="0409001B">
      <w:numFmt w:val="decimal"/>
      <w:lvlText w:val=""/>
      <w:lvlJc w:val="left"/>
    </w:lvl>
    <w:lvl w:ilvl="3" w:tplc="0409000F">
      <w:numFmt w:val="decimal"/>
      <w:lvlText w:val=""/>
      <w:lvlJc w:val="left"/>
    </w:lvl>
    <w:lvl w:ilvl="4" w:tplc="04090019">
      <w:numFmt w:val="decimal"/>
      <w:lvlText w:val=""/>
      <w:lvlJc w:val="left"/>
    </w:lvl>
    <w:lvl w:ilvl="5" w:tplc="0409001B">
      <w:numFmt w:val="decimal"/>
      <w:lvlText w:val=""/>
      <w:lvlJc w:val="left"/>
    </w:lvl>
    <w:lvl w:ilvl="6" w:tplc="0409000F">
      <w:numFmt w:val="decimal"/>
      <w:lvlText w:val=""/>
      <w:lvlJc w:val="left"/>
    </w:lvl>
    <w:lvl w:ilvl="7" w:tplc="04090019">
      <w:numFmt w:val="decimal"/>
      <w:lvlText w:val=""/>
      <w:lvlJc w:val="left"/>
    </w:lvl>
    <w:lvl w:ilvl="8" w:tplc="0409001B">
      <w:numFmt w:val="decimal"/>
      <w:lvlText w:val=""/>
      <w:lvlJc w:val="left"/>
    </w:lvl>
  </w:abstractNum>
  <w:abstractNum w:abstractNumId="8" w15:restartNumberingAfterBreak="0">
    <w:nsid w:val="51B419FB"/>
    <w:multiLevelType w:val="multilevel"/>
    <w:tmpl w:val="74A68E76"/>
    <w:styleLink w:val="3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lvlText w:val="%1.%2"/>
      <w:lvlJc w:val="left"/>
      <w:pPr>
        <w:tabs>
          <w:tab w:val="num" w:pos="643"/>
        </w:tabs>
        <w:ind w:left="283" w:firstLine="284"/>
      </w:pPr>
      <w:rPr>
        <w:rFonts w:ascii="Arial" w:eastAsia="바탕" w:hAnsi="Arial" w:hint="default"/>
        <w:color w:val="auto"/>
        <w:spacing w:val="0"/>
        <w:position w:val="0"/>
      </w:rPr>
    </w:lvl>
    <w:lvl w:ilvl="2">
      <w:start w:val="1"/>
      <w:numFmt w:val="decimal"/>
      <w:lvlRestart w:val="0"/>
      <w:lvlText w:val="%1.%2.%3"/>
      <w:lvlJc w:val="left"/>
      <w:pPr>
        <w:ind w:left="0" w:firstLine="0"/>
      </w:pPr>
      <w:rPr>
        <w:rFonts w:ascii="Times New Roman" w:hAnsi="Times New Roman" w:cs="Times New Roman" w:hint="default"/>
        <w:sz w:val="20"/>
        <w:szCs w:val="20"/>
      </w:rPr>
    </w:lvl>
    <w:lvl w:ilvl="3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4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9" w15:restartNumberingAfterBreak="0">
    <w:nsid w:val="5A414033"/>
    <w:multiLevelType w:val="hybridMultilevel"/>
    <w:tmpl w:val="32821068"/>
    <w:lvl w:ilvl="0" w:tplc="04E87728">
      <w:start w:val="1"/>
      <w:numFmt w:val="decimal"/>
      <w:pStyle w:val="PPQR"/>
      <w:lvlText w:val="%1."/>
      <w:lvlJc w:val="left"/>
      <w:pPr>
        <w:ind w:left="800" w:hanging="400"/>
      </w:pPr>
      <w:rPr>
        <w:rFonts w:ascii="Arial" w:eastAsia="바탕" w:hAnsi="Arial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CEA4086"/>
    <w:multiLevelType w:val="multilevel"/>
    <w:tmpl w:val="38C8CB24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pStyle w:val="31"/>
      <w:lvlText w:val=""/>
      <w:lvlJc w:val="left"/>
    </w:lvl>
    <w:lvl w:ilvl="3">
      <w:numFmt w:val="decimal"/>
      <w:pStyle w:val="41"/>
      <w:lvlText w:val=""/>
      <w:lvlJc w:val="left"/>
    </w:lvl>
    <w:lvl w:ilvl="4">
      <w:numFmt w:val="decimal"/>
      <w:pStyle w:val="51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F9D4F85"/>
    <w:multiLevelType w:val="hybridMultilevel"/>
    <w:tmpl w:val="35EE5584"/>
    <w:lvl w:ilvl="0" w:tplc="87CE7300">
      <w:start w:val="218"/>
      <w:numFmt w:val="bullet"/>
      <w:lvlText w:val="-"/>
      <w:lvlJc w:val="left"/>
      <w:pPr>
        <w:ind w:left="393" w:hanging="360"/>
      </w:pPr>
      <w:rPr>
        <w:rFonts w:ascii="Times New Roman" w:eastAsia="바탕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833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33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33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033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433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833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233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633" w:hanging="400"/>
      </w:pPr>
      <w:rPr>
        <w:rFonts w:ascii="Wingdings" w:hAnsi="Wingdings" w:hint="default"/>
      </w:rPr>
    </w:lvl>
  </w:abstractNum>
  <w:abstractNum w:abstractNumId="12" w15:restartNumberingAfterBreak="0">
    <w:nsid w:val="601268AE"/>
    <w:multiLevelType w:val="multilevel"/>
    <w:tmpl w:val="A036BC62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pStyle w:val="42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65C26D3"/>
    <w:multiLevelType w:val="hybridMultilevel"/>
    <w:tmpl w:val="3738BB8E"/>
    <w:lvl w:ilvl="0" w:tplc="2F08A94C">
      <w:start w:val="1"/>
      <w:numFmt w:val="decimal"/>
      <w:lvlText w:val="%1)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14" w:hanging="440"/>
      </w:pPr>
    </w:lvl>
    <w:lvl w:ilvl="2" w:tplc="0409001B" w:tentative="1">
      <w:start w:val="1"/>
      <w:numFmt w:val="lowerRoman"/>
      <w:lvlText w:val="%3."/>
      <w:lvlJc w:val="right"/>
      <w:pPr>
        <w:ind w:left="1354" w:hanging="440"/>
      </w:pPr>
    </w:lvl>
    <w:lvl w:ilvl="3" w:tplc="0409000F" w:tentative="1">
      <w:start w:val="1"/>
      <w:numFmt w:val="decimal"/>
      <w:lvlText w:val="%4."/>
      <w:lvlJc w:val="left"/>
      <w:pPr>
        <w:ind w:left="1794" w:hanging="440"/>
      </w:pPr>
    </w:lvl>
    <w:lvl w:ilvl="4" w:tplc="04090019" w:tentative="1">
      <w:start w:val="1"/>
      <w:numFmt w:val="upperLetter"/>
      <w:lvlText w:val="%5."/>
      <w:lvlJc w:val="left"/>
      <w:pPr>
        <w:ind w:left="2234" w:hanging="440"/>
      </w:pPr>
    </w:lvl>
    <w:lvl w:ilvl="5" w:tplc="0409001B" w:tentative="1">
      <w:start w:val="1"/>
      <w:numFmt w:val="lowerRoman"/>
      <w:lvlText w:val="%6."/>
      <w:lvlJc w:val="right"/>
      <w:pPr>
        <w:ind w:left="2674" w:hanging="440"/>
      </w:pPr>
    </w:lvl>
    <w:lvl w:ilvl="6" w:tplc="0409000F" w:tentative="1">
      <w:start w:val="1"/>
      <w:numFmt w:val="decimal"/>
      <w:lvlText w:val="%7."/>
      <w:lvlJc w:val="left"/>
      <w:pPr>
        <w:ind w:left="3114" w:hanging="440"/>
      </w:pPr>
    </w:lvl>
    <w:lvl w:ilvl="7" w:tplc="04090019" w:tentative="1">
      <w:start w:val="1"/>
      <w:numFmt w:val="upperLetter"/>
      <w:lvlText w:val="%8."/>
      <w:lvlJc w:val="left"/>
      <w:pPr>
        <w:ind w:left="3554" w:hanging="440"/>
      </w:pPr>
    </w:lvl>
    <w:lvl w:ilvl="8" w:tplc="0409001B" w:tentative="1">
      <w:start w:val="1"/>
      <w:numFmt w:val="lowerRoman"/>
      <w:lvlText w:val="%9."/>
      <w:lvlJc w:val="right"/>
      <w:pPr>
        <w:ind w:left="3994" w:hanging="440"/>
      </w:pPr>
    </w:lvl>
  </w:abstractNum>
  <w:num w:numId="1" w16cid:durableId="903493997">
    <w:abstractNumId w:val="12"/>
  </w:num>
  <w:num w:numId="2" w16cid:durableId="576407697">
    <w:abstractNumId w:val="10"/>
  </w:num>
  <w:num w:numId="3" w16cid:durableId="1110051062">
    <w:abstractNumId w:val="3"/>
  </w:num>
  <w:num w:numId="4" w16cid:durableId="419719204">
    <w:abstractNumId w:val="2"/>
  </w:num>
  <w:num w:numId="5" w16cid:durableId="1519197557">
    <w:abstractNumId w:val="7"/>
  </w:num>
  <w:num w:numId="6" w16cid:durableId="1248921563">
    <w:abstractNumId w:val="4"/>
    <w:lvlOverride w:ilvl="0">
      <w:startOverride w:val="1"/>
    </w:lvlOverride>
  </w:num>
  <w:num w:numId="7" w16cid:durableId="1039236404">
    <w:abstractNumId w:val="10"/>
  </w:num>
  <w:num w:numId="8" w16cid:durableId="144129538">
    <w:abstractNumId w:val="1"/>
  </w:num>
  <w:num w:numId="9" w16cid:durableId="1453866580">
    <w:abstractNumId w:val="5"/>
  </w:num>
  <w:num w:numId="10" w16cid:durableId="37828639">
    <w:abstractNumId w:val="0"/>
  </w:num>
  <w:num w:numId="11" w16cid:durableId="1122264805">
    <w:abstractNumId w:val="9"/>
  </w:num>
  <w:num w:numId="12" w16cid:durableId="1048265174">
    <w:abstractNumId w:val="11"/>
  </w:num>
  <w:num w:numId="13" w16cid:durableId="1816793408">
    <w:abstractNumId w:val="8"/>
  </w:num>
  <w:num w:numId="14" w16cid:durableId="395669485">
    <w:abstractNumId w:val="5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5" w16cid:durableId="518353802">
    <w:abstractNumId w:val="6"/>
  </w:num>
  <w:num w:numId="16" w16cid:durableId="1077824696">
    <w:abstractNumId w:val="4"/>
  </w:num>
  <w:num w:numId="17" w16cid:durableId="538320409">
    <w:abstractNumId w:val="5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8" w16cid:durableId="159797740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04709840">
    <w:abstractNumId w:val="13"/>
  </w:num>
  <w:numIdMacAtCleanup w:val="1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박수민">
    <w15:presenceInfo w15:providerId="AD" w15:userId="S-1-5-21-1516173769-2801740959-1824964547-4264"/>
  </w15:person>
  <w15:person w15:author="박수민 [2]">
    <w15:presenceInfo w15:providerId="AD" w15:userId="S::sumin.park@celltrionph.com::edfa5110-6de8-4a55-91bc-ca4f2bbcec04"/>
  </w15:person>
  <w15:person w15:author="강수연">
    <w15:presenceInfo w15:providerId="AD" w15:userId="S::suyeon.kang@celltrionph.com::56d58b0a-3431-4428-836a-1088a95915f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30"/>
  <w:bordersDoNotSurroundHeader/>
  <w:bordersDoNotSurroundFooter/>
  <w:proofState w:spelling="clean" w:grammar="clean"/>
  <w:attachedTemplate r:id="rId1"/>
  <w:stylePaneFormatFilter w:val="1002" w:allStyles="0" w:customStyles="1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readOnly" w:enforcement="0"/>
  <w:defaultTabStop w:val="240"/>
  <w:drawingGridHorizontalSpacing w:val="120"/>
  <w:displayHorizontalDrawingGridEvery w:val="0"/>
  <w:displayVerticalDrawingGridEvery w:val="2"/>
  <w:noPunctuationKerning/>
  <w:characterSpacingControl w:val="doNotCompress"/>
  <w:hdrShapeDefaults>
    <o:shapedefaults v:ext="edit" spidmax="2053" fillcolor="white">
      <v:fill color="white"/>
      <v:shadow on="t" opacity="52429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D31"/>
    <w:rsid w:val="000004D7"/>
    <w:rsid w:val="00000780"/>
    <w:rsid w:val="00000845"/>
    <w:rsid w:val="0000214C"/>
    <w:rsid w:val="000023F9"/>
    <w:rsid w:val="00002A15"/>
    <w:rsid w:val="00002FF6"/>
    <w:rsid w:val="000031E8"/>
    <w:rsid w:val="00003C89"/>
    <w:rsid w:val="00003E8F"/>
    <w:rsid w:val="00004012"/>
    <w:rsid w:val="00005D59"/>
    <w:rsid w:val="000075D5"/>
    <w:rsid w:val="00007CFA"/>
    <w:rsid w:val="00010FD8"/>
    <w:rsid w:val="000116EB"/>
    <w:rsid w:val="00011B9C"/>
    <w:rsid w:val="000124AA"/>
    <w:rsid w:val="00012C57"/>
    <w:rsid w:val="00013337"/>
    <w:rsid w:val="000147FF"/>
    <w:rsid w:val="00015042"/>
    <w:rsid w:val="0001555F"/>
    <w:rsid w:val="00015EEA"/>
    <w:rsid w:val="0001603D"/>
    <w:rsid w:val="0002192E"/>
    <w:rsid w:val="00022123"/>
    <w:rsid w:val="00022157"/>
    <w:rsid w:val="00022382"/>
    <w:rsid w:val="0002352C"/>
    <w:rsid w:val="0002365F"/>
    <w:rsid w:val="00023780"/>
    <w:rsid w:val="00023F2B"/>
    <w:rsid w:val="000249FF"/>
    <w:rsid w:val="00026097"/>
    <w:rsid w:val="00026319"/>
    <w:rsid w:val="00026BEF"/>
    <w:rsid w:val="000309F1"/>
    <w:rsid w:val="0003159D"/>
    <w:rsid w:val="00031716"/>
    <w:rsid w:val="00033751"/>
    <w:rsid w:val="00033CEF"/>
    <w:rsid w:val="000341DB"/>
    <w:rsid w:val="000343C8"/>
    <w:rsid w:val="0003467A"/>
    <w:rsid w:val="00034CE8"/>
    <w:rsid w:val="00035763"/>
    <w:rsid w:val="00035863"/>
    <w:rsid w:val="00035965"/>
    <w:rsid w:val="00035BCD"/>
    <w:rsid w:val="00036DDB"/>
    <w:rsid w:val="00036F62"/>
    <w:rsid w:val="00037DC3"/>
    <w:rsid w:val="00040C01"/>
    <w:rsid w:val="0004113C"/>
    <w:rsid w:val="00041E12"/>
    <w:rsid w:val="000420B1"/>
    <w:rsid w:val="00043726"/>
    <w:rsid w:val="000441B1"/>
    <w:rsid w:val="00046105"/>
    <w:rsid w:val="00046D32"/>
    <w:rsid w:val="00046EE0"/>
    <w:rsid w:val="00047518"/>
    <w:rsid w:val="000502AB"/>
    <w:rsid w:val="000505F2"/>
    <w:rsid w:val="0005080E"/>
    <w:rsid w:val="00050B99"/>
    <w:rsid w:val="00050DFD"/>
    <w:rsid w:val="00050EF8"/>
    <w:rsid w:val="000517D8"/>
    <w:rsid w:val="00051836"/>
    <w:rsid w:val="0005509C"/>
    <w:rsid w:val="000550C3"/>
    <w:rsid w:val="00055216"/>
    <w:rsid w:val="000556CA"/>
    <w:rsid w:val="000561B5"/>
    <w:rsid w:val="000561D2"/>
    <w:rsid w:val="00056666"/>
    <w:rsid w:val="0005694F"/>
    <w:rsid w:val="00057650"/>
    <w:rsid w:val="00057708"/>
    <w:rsid w:val="00057EC1"/>
    <w:rsid w:val="000617C2"/>
    <w:rsid w:val="0006256C"/>
    <w:rsid w:val="000632EB"/>
    <w:rsid w:val="00063F1D"/>
    <w:rsid w:val="000654FC"/>
    <w:rsid w:val="0007199E"/>
    <w:rsid w:val="00071B10"/>
    <w:rsid w:val="00072F68"/>
    <w:rsid w:val="000731BE"/>
    <w:rsid w:val="0007323B"/>
    <w:rsid w:val="0007385E"/>
    <w:rsid w:val="00073BC0"/>
    <w:rsid w:val="000740DC"/>
    <w:rsid w:val="000743EC"/>
    <w:rsid w:val="000764D6"/>
    <w:rsid w:val="00077044"/>
    <w:rsid w:val="000774C8"/>
    <w:rsid w:val="00077885"/>
    <w:rsid w:val="00077A27"/>
    <w:rsid w:val="00077D70"/>
    <w:rsid w:val="00077F75"/>
    <w:rsid w:val="00080A59"/>
    <w:rsid w:val="000810A9"/>
    <w:rsid w:val="0008137F"/>
    <w:rsid w:val="00081CFE"/>
    <w:rsid w:val="00081F76"/>
    <w:rsid w:val="00082936"/>
    <w:rsid w:val="000829D8"/>
    <w:rsid w:val="00084559"/>
    <w:rsid w:val="0008455A"/>
    <w:rsid w:val="000850F8"/>
    <w:rsid w:val="00085B70"/>
    <w:rsid w:val="0008603B"/>
    <w:rsid w:val="000866EB"/>
    <w:rsid w:val="0008729C"/>
    <w:rsid w:val="000877AA"/>
    <w:rsid w:val="000903F0"/>
    <w:rsid w:val="00090E90"/>
    <w:rsid w:val="000920C8"/>
    <w:rsid w:val="00092282"/>
    <w:rsid w:val="00092E57"/>
    <w:rsid w:val="0009368F"/>
    <w:rsid w:val="0009437E"/>
    <w:rsid w:val="00094E6B"/>
    <w:rsid w:val="000976EC"/>
    <w:rsid w:val="00097FEC"/>
    <w:rsid w:val="000A11B3"/>
    <w:rsid w:val="000A13E1"/>
    <w:rsid w:val="000A1772"/>
    <w:rsid w:val="000A1853"/>
    <w:rsid w:val="000A1907"/>
    <w:rsid w:val="000A220B"/>
    <w:rsid w:val="000A2256"/>
    <w:rsid w:val="000A2257"/>
    <w:rsid w:val="000A244A"/>
    <w:rsid w:val="000A31F1"/>
    <w:rsid w:val="000A5E9A"/>
    <w:rsid w:val="000A653C"/>
    <w:rsid w:val="000B0938"/>
    <w:rsid w:val="000B0E41"/>
    <w:rsid w:val="000B23D6"/>
    <w:rsid w:val="000B24D1"/>
    <w:rsid w:val="000B2B2B"/>
    <w:rsid w:val="000B4567"/>
    <w:rsid w:val="000B4FB4"/>
    <w:rsid w:val="000B53DD"/>
    <w:rsid w:val="000B596A"/>
    <w:rsid w:val="000B78D6"/>
    <w:rsid w:val="000B7E52"/>
    <w:rsid w:val="000B7F7D"/>
    <w:rsid w:val="000C02A1"/>
    <w:rsid w:val="000C2F37"/>
    <w:rsid w:val="000C4C73"/>
    <w:rsid w:val="000C630A"/>
    <w:rsid w:val="000C6401"/>
    <w:rsid w:val="000D0E97"/>
    <w:rsid w:val="000D2138"/>
    <w:rsid w:val="000D3225"/>
    <w:rsid w:val="000D4051"/>
    <w:rsid w:val="000D452F"/>
    <w:rsid w:val="000E0480"/>
    <w:rsid w:val="000E0E29"/>
    <w:rsid w:val="000E0F41"/>
    <w:rsid w:val="000E14C0"/>
    <w:rsid w:val="000E1C8A"/>
    <w:rsid w:val="000E4972"/>
    <w:rsid w:val="000E4B6E"/>
    <w:rsid w:val="000E531E"/>
    <w:rsid w:val="000F17D9"/>
    <w:rsid w:val="000F1DE8"/>
    <w:rsid w:val="000F1E6F"/>
    <w:rsid w:val="000F220D"/>
    <w:rsid w:val="000F246D"/>
    <w:rsid w:val="000F25A0"/>
    <w:rsid w:val="000F277C"/>
    <w:rsid w:val="000F4574"/>
    <w:rsid w:val="000F60B0"/>
    <w:rsid w:val="000F75D6"/>
    <w:rsid w:val="000F77EE"/>
    <w:rsid w:val="000F78AA"/>
    <w:rsid w:val="00101B25"/>
    <w:rsid w:val="0010323A"/>
    <w:rsid w:val="00103247"/>
    <w:rsid w:val="001032FE"/>
    <w:rsid w:val="0010360B"/>
    <w:rsid w:val="001038F6"/>
    <w:rsid w:val="00104020"/>
    <w:rsid w:val="001047FC"/>
    <w:rsid w:val="0010514F"/>
    <w:rsid w:val="00107177"/>
    <w:rsid w:val="001075F8"/>
    <w:rsid w:val="00107F85"/>
    <w:rsid w:val="00111D92"/>
    <w:rsid w:val="001135CF"/>
    <w:rsid w:val="00113812"/>
    <w:rsid w:val="00113CE4"/>
    <w:rsid w:val="00114F97"/>
    <w:rsid w:val="001164E3"/>
    <w:rsid w:val="0011756C"/>
    <w:rsid w:val="001219C3"/>
    <w:rsid w:val="001226E8"/>
    <w:rsid w:val="00122E26"/>
    <w:rsid w:val="0012324F"/>
    <w:rsid w:val="001240C6"/>
    <w:rsid w:val="00124787"/>
    <w:rsid w:val="00125035"/>
    <w:rsid w:val="001259A4"/>
    <w:rsid w:val="00127915"/>
    <w:rsid w:val="00130545"/>
    <w:rsid w:val="0013063D"/>
    <w:rsid w:val="001313AB"/>
    <w:rsid w:val="0013159F"/>
    <w:rsid w:val="001315E7"/>
    <w:rsid w:val="00131A83"/>
    <w:rsid w:val="00131F2E"/>
    <w:rsid w:val="001329E6"/>
    <w:rsid w:val="00132E47"/>
    <w:rsid w:val="00132E65"/>
    <w:rsid w:val="00133487"/>
    <w:rsid w:val="0013426E"/>
    <w:rsid w:val="001342E8"/>
    <w:rsid w:val="00134A17"/>
    <w:rsid w:val="00134C42"/>
    <w:rsid w:val="0013541C"/>
    <w:rsid w:val="00135D0F"/>
    <w:rsid w:val="00135DF3"/>
    <w:rsid w:val="001373A6"/>
    <w:rsid w:val="0014126F"/>
    <w:rsid w:val="001418E6"/>
    <w:rsid w:val="00141F31"/>
    <w:rsid w:val="0014294B"/>
    <w:rsid w:val="001437E3"/>
    <w:rsid w:val="00145E2A"/>
    <w:rsid w:val="0014606F"/>
    <w:rsid w:val="0014676F"/>
    <w:rsid w:val="00146800"/>
    <w:rsid w:val="00146F19"/>
    <w:rsid w:val="00147A79"/>
    <w:rsid w:val="001502A5"/>
    <w:rsid w:val="0015030C"/>
    <w:rsid w:val="00150435"/>
    <w:rsid w:val="00150B9A"/>
    <w:rsid w:val="00151CAE"/>
    <w:rsid w:val="00152DEC"/>
    <w:rsid w:val="001551D4"/>
    <w:rsid w:val="001555D1"/>
    <w:rsid w:val="00156A73"/>
    <w:rsid w:val="0015733B"/>
    <w:rsid w:val="00161AE3"/>
    <w:rsid w:val="0016204E"/>
    <w:rsid w:val="001628A5"/>
    <w:rsid w:val="001646D6"/>
    <w:rsid w:val="00165A35"/>
    <w:rsid w:val="0016669B"/>
    <w:rsid w:val="001666FD"/>
    <w:rsid w:val="001668BD"/>
    <w:rsid w:val="00166B65"/>
    <w:rsid w:val="00170D0C"/>
    <w:rsid w:val="00170F5A"/>
    <w:rsid w:val="001713F6"/>
    <w:rsid w:val="0017157F"/>
    <w:rsid w:val="00171CBF"/>
    <w:rsid w:val="00171DE9"/>
    <w:rsid w:val="00171F87"/>
    <w:rsid w:val="00172354"/>
    <w:rsid w:val="001724B7"/>
    <w:rsid w:val="00172F61"/>
    <w:rsid w:val="00173095"/>
    <w:rsid w:val="001731BF"/>
    <w:rsid w:val="0017363E"/>
    <w:rsid w:val="00173860"/>
    <w:rsid w:val="0017438E"/>
    <w:rsid w:val="00175F1C"/>
    <w:rsid w:val="00176361"/>
    <w:rsid w:val="001779BC"/>
    <w:rsid w:val="001805A6"/>
    <w:rsid w:val="00180CB6"/>
    <w:rsid w:val="001816DE"/>
    <w:rsid w:val="00182C2A"/>
    <w:rsid w:val="00183D5C"/>
    <w:rsid w:val="00186A11"/>
    <w:rsid w:val="00186AD0"/>
    <w:rsid w:val="00187C2C"/>
    <w:rsid w:val="00187EBA"/>
    <w:rsid w:val="0019088A"/>
    <w:rsid w:val="00190E53"/>
    <w:rsid w:val="00191D6B"/>
    <w:rsid w:val="00192AA3"/>
    <w:rsid w:val="00193317"/>
    <w:rsid w:val="0019392C"/>
    <w:rsid w:val="00193A98"/>
    <w:rsid w:val="00194C78"/>
    <w:rsid w:val="001952FD"/>
    <w:rsid w:val="0019553C"/>
    <w:rsid w:val="00195F45"/>
    <w:rsid w:val="001965AB"/>
    <w:rsid w:val="00196B17"/>
    <w:rsid w:val="00197576"/>
    <w:rsid w:val="001A23F6"/>
    <w:rsid w:val="001A263B"/>
    <w:rsid w:val="001A2ED4"/>
    <w:rsid w:val="001A4C12"/>
    <w:rsid w:val="001A5273"/>
    <w:rsid w:val="001A5A53"/>
    <w:rsid w:val="001A728C"/>
    <w:rsid w:val="001A79FD"/>
    <w:rsid w:val="001B0A4D"/>
    <w:rsid w:val="001B15F4"/>
    <w:rsid w:val="001B1FD9"/>
    <w:rsid w:val="001B46D3"/>
    <w:rsid w:val="001B4B49"/>
    <w:rsid w:val="001B513A"/>
    <w:rsid w:val="001B7F23"/>
    <w:rsid w:val="001C1745"/>
    <w:rsid w:val="001C1E05"/>
    <w:rsid w:val="001C2F37"/>
    <w:rsid w:val="001C4384"/>
    <w:rsid w:val="001C45F5"/>
    <w:rsid w:val="001C4B3E"/>
    <w:rsid w:val="001C4C8C"/>
    <w:rsid w:val="001C585E"/>
    <w:rsid w:val="001C6108"/>
    <w:rsid w:val="001C7F46"/>
    <w:rsid w:val="001D0418"/>
    <w:rsid w:val="001D049A"/>
    <w:rsid w:val="001D0C4F"/>
    <w:rsid w:val="001D1A04"/>
    <w:rsid w:val="001D2635"/>
    <w:rsid w:val="001D300A"/>
    <w:rsid w:val="001D4C53"/>
    <w:rsid w:val="001D4E1F"/>
    <w:rsid w:val="001D6606"/>
    <w:rsid w:val="001D6ED7"/>
    <w:rsid w:val="001E05C8"/>
    <w:rsid w:val="001E08D6"/>
    <w:rsid w:val="001E1363"/>
    <w:rsid w:val="001E189D"/>
    <w:rsid w:val="001E18D2"/>
    <w:rsid w:val="001E1ED0"/>
    <w:rsid w:val="001E3F1C"/>
    <w:rsid w:val="001E3FDD"/>
    <w:rsid w:val="001E4A30"/>
    <w:rsid w:val="001E5D8A"/>
    <w:rsid w:val="001E6FFC"/>
    <w:rsid w:val="001E7F71"/>
    <w:rsid w:val="001F00F5"/>
    <w:rsid w:val="001F0CC4"/>
    <w:rsid w:val="001F1991"/>
    <w:rsid w:val="001F3593"/>
    <w:rsid w:val="001F4443"/>
    <w:rsid w:val="001F4561"/>
    <w:rsid w:val="001F660A"/>
    <w:rsid w:val="001F6DFF"/>
    <w:rsid w:val="001F7261"/>
    <w:rsid w:val="00201541"/>
    <w:rsid w:val="0020175A"/>
    <w:rsid w:val="00202F02"/>
    <w:rsid w:val="002033A8"/>
    <w:rsid w:val="0020354D"/>
    <w:rsid w:val="00203EED"/>
    <w:rsid w:val="00205F2F"/>
    <w:rsid w:val="00206243"/>
    <w:rsid w:val="00206583"/>
    <w:rsid w:val="00206860"/>
    <w:rsid w:val="00206953"/>
    <w:rsid w:val="0020770F"/>
    <w:rsid w:val="00210249"/>
    <w:rsid w:val="00210A25"/>
    <w:rsid w:val="0021110F"/>
    <w:rsid w:val="00211671"/>
    <w:rsid w:val="00211834"/>
    <w:rsid w:val="00212043"/>
    <w:rsid w:val="002120A9"/>
    <w:rsid w:val="002121DE"/>
    <w:rsid w:val="002125A3"/>
    <w:rsid w:val="00212963"/>
    <w:rsid w:val="002136A4"/>
    <w:rsid w:val="00213C99"/>
    <w:rsid w:val="00215A2C"/>
    <w:rsid w:val="00215C96"/>
    <w:rsid w:val="00215F8F"/>
    <w:rsid w:val="002162E4"/>
    <w:rsid w:val="002169F6"/>
    <w:rsid w:val="0021720C"/>
    <w:rsid w:val="00217EB7"/>
    <w:rsid w:val="00220AF7"/>
    <w:rsid w:val="00220D25"/>
    <w:rsid w:val="00221A1B"/>
    <w:rsid w:val="00222131"/>
    <w:rsid w:val="002224B9"/>
    <w:rsid w:val="00222505"/>
    <w:rsid w:val="002230B2"/>
    <w:rsid w:val="00223386"/>
    <w:rsid w:val="0022395F"/>
    <w:rsid w:val="00223BE9"/>
    <w:rsid w:val="00223F95"/>
    <w:rsid w:val="002251C4"/>
    <w:rsid w:val="00227A25"/>
    <w:rsid w:val="002318E2"/>
    <w:rsid w:val="00232A33"/>
    <w:rsid w:val="00232FB3"/>
    <w:rsid w:val="00233436"/>
    <w:rsid w:val="0023374A"/>
    <w:rsid w:val="00233F2E"/>
    <w:rsid w:val="0023417E"/>
    <w:rsid w:val="002343B2"/>
    <w:rsid w:val="00235184"/>
    <w:rsid w:val="00235EA7"/>
    <w:rsid w:val="002368F6"/>
    <w:rsid w:val="00237211"/>
    <w:rsid w:val="00237313"/>
    <w:rsid w:val="00237BEC"/>
    <w:rsid w:val="00240F5B"/>
    <w:rsid w:val="002415E6"/>
    <w:rsid w:val="00241AA2"/>
    <w:rsid w:val="00242770"/>
    <w:rsid w:val="00243CF6"/>
    <w:rsid w:val="002443A4"/>
    <w:rsid w:val="002444BE"/>
    <w:rsid w:val="00244C56"/>
    <w:rsid w:val="0024752E"/>
    <w:rsid w:val="00247D33"/>
    <w:rsid w:val="00247F8E"/>
    <w:rsid w:val="00251F99"/>
    <w:rsid w:val="002522EA"/>
    <w:rsid w:val="002523C8"/>
    <w:rsid w:val="002524E6"/>
    <w:rsid w:val="00252BC5"/>
    <w:rsid w:val="00253D81"/>
    <w:rsid w:val="00254524"/>
    <w:rsid w:val="00254D4B"/>
    <w:rsid w:val="0025503F"/>
    <w:rsid w:val="00255418"/>
    <w:rsid w:val="002557CF"/>
    <w:rsid w:val="002570CC"/>
    <w:rsid w:val="002574F3"/>
    <w:rsid w:val="002575B7"/>
    <w:rsid w:val="00257E49"/>
    <w:rsid w:val="00260236"/>
    <w:rsid w:val="00261253"/>
    <w:rsid w:val="00261CD2"/>
    <w:rsid w:val="00262D54"/>
    <w:rsid w:val="00263026"/>
    <w:rsid w:val="0026308D"/>
    <w:rsid w:val="00264010"/>
    <w:rsid w:val="00266925"/>
    <w:rsid w:val="0026703E"/>
    <w:rsid w:val="00267156"/>
    <w:rsid w:val="002671AF"/>
    <w:rsid w:val="002671FC"/>
    <w:rsid w:val="00267203"/>
    <w:rsid w:val="00267CD2"/>
    <w:rsid w:val="0027067F"/>
    <w:rsid w:val="002708DA"/>
    <w:rsid w:val="002713C4"/>
    <w:rsid w:val="0027146B"/>
    <w:rsid w:val="00271D7A"/>
    <w:rsid w:val="00272524"/>
    <w:rsid w:val="00272B82"/>
    <w:rsid w:val="0027383C"/>
    <w:rsid w:val="00274068"/>
    <w:rsid w:val="00274DE5"/>
    <w:rsid w:val="002753A3"/>
    <w:rsid w:val="0027748F"/>
    <w:rsid w:val="002777CC"/>
    <w:rsid w:val="00277B47"/>
    <w:rsid w:val="00277C52"/>
    <w:rsid w:val="00277C74"/>
    <w:rsid w:val="00277F55"/>
    <w:rsid w:val="00280542"/>
    <w:rsid w:val="00280699"/>
    <w:rsid w:val="00280D43"/>
    <w:rsid w:val="0028100E"/>
    <w:rsid w:val="00281572"/>
    <w:rsid w:val="00281978"/>
    <w:rsid w:val="00281ED5"/>
    <w:rsid w:val="002823F9"/>
    <w:rsid w:val="00282AA0"/>
    <w:rsid w:val="0028453F"/>
    <w:rsid w:val="00284735"/>
    <w:rsid w:val="002858BD"/>
    <w:rsid w:val="0028641C"/>
    <w:rsid w:val="002875BA"/>
    <w:rsid w:val="00287CFC"/>
    <w:rsid w:val="002909CE"/>
    <w:rsid w:val="00290FBB"/>
    <w:rsid w:val="00292FED"/>
    <w:rsid w:val="00293C73"/>
    <w:rsid w:val="00295CCE"/>
    <w:rsid w:val="002961D7"/>
    <w:rsid w:val="0029743D"/>
    <w:rsid w:val="002A0265"/>
    <w:rsid w:val="002A0A8A"/>
    <w:rsid w:val="002A1B83"/>
    <w:rsid w:val="002A2B3F"/>
    <w:rsid w:val="002A3361"/>
    <w:rsid w:val="002A37EB"/>
    <w:rsid w:val="002A46E4"/>
    <w:rsid w:val="002A630B"/>
    <w:rsid w:val="002A64C2"/>
    <w:rsid w:val="002B01E5"/>
    <w:rsid w:val="002B0254"/>
    <w:rsid w:val="002B121B"/>
    <w:rsid w:val="002B1501"/>
    <w:rsid w:val="002B2A0B"/>
    <w:rsid w:val="002B3D1C"/>
    <w:rsid w:val="002B4778"/>
    <w:rsid w:val="002B5C23"/>
    <w:rsid w:val="002B61E9"/>
    <w:rsid w:val="002B6277"/>
    <w:rsid w:val="002B632D"/>
    <w:rsid w:val="002B6F98"/>
    <w:rsid w:val="002C092E"/>
    <w:rsid w:val="002C14E8"/>
    <w:rsid w:val="002C17C2"/>
    <w:rsid w:val="002C1A3E"/>
    <w:rsid w:val="002C1D0C"/>
    <w:rsid w:val="002C1E65"/>
    <w:rsid w:val="002C24EB"/>
    <w:rsid w:val="002C35B2"/>
    <w:rsid w:val="002C48E8"/>
    <w:rsid w:val="002C5068"/>
    <w:rsid w:val="002C6086"/>
    <w:rsid w:val="002C6F62"/>
    <w:rsid w:val="002C7303"/>
    <w:rsid w:val="002C73CB"/>
    <w:rsid w:val="002C748D"/>
    <w:rsid w:val="002C76B6"/>
    <w:rsid w:val="002C7BCF"/>
    <w:rsid w:val="002D0520"/>
    <w:rsid w:val="002D0C41"/>
    <w:rsid w:val="002D0FD4"/>
    <w:rsid w:val="002D109D"/>
    <w:rsid w:val="002D13E5"/>
    <w:rsid w:val="002D1786"/>
    <w:rsid w:val="002D1876"/>
    <w:rsid w:val="002D2677"/>
    <w:rsid w:val="002D29CC"/>
    <w:rsid w:val="002D2EE2"/>
    <w:rsid w:val="002D3439"/>
    <w:rsid w:val="002D4585"/>
    <w:rsid w:val="002D4E45"/>
    <w:rsid w:val="002D4EFA"/>
    <w:rsid w:val="002E0D29"/>
    <w:rsid w:val="002E15D0"/>
    <w:rsid w:val="002E23AD"/>
    <w:rsid w:val="002E24E0"/>
    <w:rsid w:val="002E281F"/>
    <w:rsid w:val="002E30FD"/>
    <w:rsid w:val="002E4706"/>
    <w:rsid w:val="002E474A"/>
    <w:rsid w:val="002E4B97"/>
    <w:rsid w:val="002E4E98"/>
    <w:rsid w:val="002E54A7"/>
    <w:rsid w:val="002E58DF"/>
    <w:rsid w:val="002E6970"/>
    <w:rsid w:val="002E7F81"/>
    <w:rsid w:val="002F1674"/>
    <w:rsid w:val="002F40F0"/>
    <w:rsid w:val="002F5AC7"/>
    <w:rsid w:val="002F789E"/>
    <w:rsid w:val="002F7B47"/>
    <w:rsid w:val="002F7B53"/>
    <w:rsid w:val="003001CB"/>
    <w:rsid w:val="0030073F"/>
    <w:rsid w:val="00301025"/>
    <w:rsid w:val="003011A3"/>
    <w:rsid w:val="00304550"/>
    <w:rsid w:val="0030469B"/>
    <w:rsid w:val="00304E51"/>
    <w:rsid w:val="00304E73"/>
    <w:rsid w:val="003055FD"/>
    <w:rsid w:val="00305FD3"/>
    <w:rsid w:val="00306BED"/>
    <w:rsid w:val="00306D38"/>
    <w:rsid w:val="00307A0E"/>
    <w:rsid w:val="003102E2"/>
    <w:rsid w:val="00311567"/>
    <w:rsid w:val="00312093"/>
    <w:rsid w:val="003125C3"/>
    <w:rsid w:val="003127C9"/>
    <w:rsid w:val="003132B0"/>
    <w:rsid w:val="003139E8"/>
    <w:rsid w:val="003153DD"/>
    <w:rsid w:val="00316216"/>
    <w:rsid w:val="00316255"/>
    <w:rsid w:val="003200B7"/>
    <w:rsid w:val="0032018B"/>
    <w:rsid w:val="00320534"/>
    <w:rsid w:val="003206F4"/>
    <w:rsid w:val="003212ED"/>
    <w:rsid w:val="00321873"/>
    <w:rsid w:val="00323896"/>
    <w:rsid w:val="00324E37"/>
    <w:rsid w:val="00325281"/>
    <w:rsid w:val="00326969"/>
    <w:rsid w:val="00326CC2"/>
    <w:rsid w:val="00327227"/>
    <w:rsid w:val="00327577"/>
    <w:rsid w:val="003279CD"/>
    <w:rsid w:val="003306E9"/>
    <w:rsid w:val="003309A9"/>
    <w:rsid w:val="00330BC3"/>
    <w:rsid w:val="00331310"/>
    <w:rsid w:val="00331606"/>
    <w:rsid w:val="00331C6D"/>
    <w:rsid w:val="00331FE2"/>
    <w:rsid w:val="00332367"/>
    <w:rsid w:val="003326C0"/>
    <w:rsid w:val="00332E07"/>
    <w:rsid w:val="0033317A"/>
    <w:rsid w:val="00334EA4"/>
    <w:rsid w:val="00335257"/>
    <w:rsid w:val="00335D76"/>
    <w:rsid w:val="003360B3"/>
    <w:rsid w:val="003361DC"/>
    <w:rsid w:val="00337450"/>
    <w:rsid w:val="0034243D"/>
    <w:rsid w:val="00343AAE"/>
    <w:rsid w:val="00343CA6"/>
    <w:rsid w:val="00343D19"/>
    <w:rsid w:val="003440E2"/>
    <w:rsid w:val="003448DD"/>
    <w:rsid w:val="00344917"/>
    <w:rsid w:val="00345569"/>
    <w:rsid w:val="00345880"/>
    <w:rsid w:val="00345AF0"/>
    <w:rsid w:val="003462D0"/>
    <w:rsid w:val="003462D7"/>
    <w:rsid w:val="003470DF"/>
    <w:rsid w:val="003470F3"/>
    <w:rsid w:val="003473ED"/>
    <w:rsid w:val="003477AA"/>
    <w:rsid w:val="00347FB7"/>
    <w:rsid w:val="00350F10"/>
    <w:rsid w:val="00351302"/>
    <w:rsid w:val="00351BF8"/>
    <w:rsid w:val="00351C9B"/>
    <w:rsid w:val="00351D51"/>
    <w:rsid w:val="003527C4"/>
    <w:rsid w:val="0035356C"/>
    <w:rsid w:val="0035381A"/>
    <w:rsid w:val="00356AD8"/>
    <w:rsid w:val="00357E28"/>
    <w:rsid w:val="00360A3E"/>
    <w:rsid w:val="003610C1"/>
    <w:rsid w:val="003612EF"/>
    <w:rsid w:val="00363A1E"/>
    <w:rsid w:val="00364162"/>
    <w:rsid w:val="00364545"/>
    <w:rsid w:val="00365A7E"/>
    <w:rsid w:val="00365F0A"/>
    <w:rsid w:val="00366DC3"/>
    <w:rsid w:val="00367120"/>
    <w:rsid w:val="00367299"/>
    <w:rsid w:val="003679E2"/>
    <w:rsid w:val="00370479"/>
    <w:rsid w:val="00370D33"/>
    <w:rsid w:val="00370D8B"/>
    <w:rsid w:val="003714D0"/>
    <w:rsid w:val="00371CBA"/>
    <w:rsid w:val="0037440A"/>
    <w:rsid w:val="00375AED"/>
    <w:rsid w:val="00375F9B"/>
    <w:rsid w:val="0037652C"/>
    <w:rsid w:val="00376AC1"/>
    <w:rsid w:val="00376AC5"/>
    <w:rsid w:val="003778C0"/>
    <w:rsid w:val="003779A6"/>
    <w:rsid w:val="00380A58"/>
    <w:rsid w:val="00380BCB"/>
    <w:rsid w:val="00380DC4"/>
    <w:rsid w:val="00381645"/>
    <w:rsid w:val="003816E0"/>
    <w:rsid w:val="00381C03"/>
    <w:rsid w:val="003862DC"/>
    <w:rsid w:val="003869FE"/>
    <w:rsid w:val="00386A4B"/>
    <w:rsid w:val="00386D26"/>
    <w:rsid w:val="00386FF1"/>
    <w:rsid w:val="003877BC"/>
    <w:rsid w:val="00387BCC"/>
    <w:rsid w:val="00387F5F"/>
    <w:rsid w:val="003906F5"/>
    <w:rsid w:val="00391179"/>
    <w:rsid w:val="003916DF"/>
    <w:rsid w:val="00393DD5"/>
    <w:rsid w:val="00394869"/>
    <w:rsid w:val="003949DC"/>
    <w:rsid w:val="003962DE"/>
    <w:rsid w:val="003A054C"/>
    <w:rsid w:val="003A1490"/>
    <w:rsid w:val="003A245A"/>
    <w:rsid w:val="003A3105"/>
    <w:rsid w:val="003A3507"/>
    <w:rsid w:val="003A4621"/>
    <w:rsid w:val="003A68D5"/>
    <w:rsid w:val="003A6F8D"/>
    <w:rsid w:val="003B00F3"/>
    <w:rsid w:val="003B0F4B"/>
    <w:rsid w:val="003B1166"/>
    <w:rsid w:val="003B1473"/>
    <w:rsid w:val="003B1CBC"/>
    <w:rsid w:val="003B1FB1"/>
    <w:rsid w:val="003B24EA"/>
    <w:rsid w:val="003B3356"/>
    <w:rsid w:val="003B41DE"/>
    <w:rsid w:val="003B643A"/>
    <w:rsid w:val="003B7080"/>
    <w:rsid w:val="003B79B3"/>
    <w:rsid w:val="003B7BB9"/>
    <w:rsid w:val="003B7EF1"/>
    <w:rsid w:val="003C007E"/>
    <w:rsid w:val="003C151B"/>
    <w:rsid w:val="003C1C74"/>
    <w:rsid w:val="003C3B41"/>
    <w:rsid w:val="003C3D80"/>
    <w:rsid w:val="003C489D"/>
    <w:rsid w:val="003C4E94"/>
    <w:rsid w:val="003C7A87"/>
    <w:rsid w:val="003D1E48"/>
    <w:rsid w:val="003D1E70"/>
    <w:rsid w:val="003D2423"/>
    <w:rsid w:val="003D386F"/>
    <w:rsid w:val="003D3C41"/>
    <w:rsid w:val="003D4A65"/>
    <w:rsid w:val="003D5362"/>
    <w:rsid w:val="003D64B5"/>
    <w:rsid w:val="003D6696"/>
    <w:rsid w:val="003D674F"/>
    <w:rsid w:val="003D6A92"/>
    <w:rsid w:val="003D7895"/>
    <w:rsid w:val="003E0A76"/>
    <w:rsid w:val="003E3402"/>
    <w:rsid w:val="003E3941"/>
    <w:rsid w:val="003E40E1"/>
    <w:rsid w:val="003E4749"/>
    <w:rsid w:val="003E4E0B"/>
    <w:rsid w:val="003E52CB"/>
    <w:rsid w:val="003E55D6"/>
    <w:rsid w:val="003E57A8"/>
    <w:rsid w:val="003E582D"/>
    <w:rsid w:val="003E5966"/>
    <w:rsid w:val="003E5DE0"/>
    <w:rsid w:val="003E62D5"/>
    <w:rsid w:val="003E79A5"/>
    <w:rsid w:val="003F1724"/>
    <w:rsid w:val="003F21CB"/>
    <w:rsid w:val="003F2E00"/>
    <w:rsid w:val="003F4D82"/>
    <w:rsid w:val="003F5DF5"/>
    <w:rsid w:val="003F6414"/>
    <w:rsid w:val="0040053E"/>
    <w:rsid w:val="00400A61"/>
    <w:rsid w:val="0040107B"/>
    <w:rsid w:val="00401925"/>
    <w:rsid w:val="00401B71"/>
    <w:rsid w:val="004028F5"/>
    <w:rsid w:val="00402E08"/>
    <w:rsid w:val="004037BF"/>
    <w:rsid w:val="00403A25"/>
    <w:rsid w:val="00403D71"/>
    <w:rsid w:val="004051F8"/>
    <w:rsid w:val="0040602E"/>
    <w:rsid w:val="0040651D"/>
    <w:rsid w:val="00407792"/>
    <w:rsid w:val="00414E83"/>
    <w:rsid w:val="004200E0"/>
    <w:rsid w:val="00420873"/>
    <w:rsid w:val="00420F65"/>
    <w:rsid w:val="004214F7"/>
    <w:rsid w:val="00421974"/>
    <w:rsid w:val="00421AB3"/>
    <w:rsid w:val="00421D53"/>
    <w:rsid w:val="00421FD6"/>
    <w:rsid w:val="004231BE"/>
    <w:rsid w:val="004239BF"/>
    <w:rsid w:val="00425491"/>
    <w:rsid w:val="00426E71"/>
    <w:rsid w:val="004275E6"/>
    <w:rsid w:val="00427FE8"/>
    <w:rsid w:val="0043003D"/>
    <w:rsid w:val="004303CB"/>
    <w:rsid w:val="00430477"/>
    <w:rsid w:val="00430574"/>
    <w:rsid w:val="00430B23"/>
    <w:rsid w:val="004312F2"/>
    <w:rsid w:val="0043189D"/>
    <w:rsid w:val="00431A10"/>
    <w:rsid w:val="0043226A"/>
    <w:rsid w:val="004335EC"/>
    <w:rsid w:val="00433FC2"/>
    <w:rsid w:val="004364EA"/>
    <w:rsid w:val="004368E5"/>
    <w:rsid w:val="00436CDC"/>
    <w:rsid w:val="00436FC9"/>
    <w:rsid w:val="0043762F"/>
    <w:rsid w:val="00441016"/>
    <w:rsid w:val="00441088"/>
    <w:rsid w:val="004413BD"/>
    <w:rsid w:val="00441BB0"/>
    <w:rsid w:val="00442555"/>
    <w:rsid w:val="0044322C"/>
    <w:rsid w:val="00443AD6"/>
    <w:rsid w:val="00444138"/>
    <w:rsid w:val="00446961"/>
    <w:rsid w:val="0045032D"/>
    <w:rsid w:val="004504F9"/>
    <w:rsid w:val="004508EC"/>
    <w:rsid w:val="004510DB"/>
    <w:rsid w:val="0045122C"/>
    <w:rsid w:val="004519D0"/>
    <w:rsid w:val="00452A50"/>
    <w:rsid w:val="00452F11"/>
    <w:rsid w:val="00453252"/>
    <w:rsid w:val="00453E62"/>
    <w:rsid w:val="0045502C"/>
    <w:rsid w:val="00455936"/>
    <w:rsid w:val="00456023"/>
    <w:rsid w:val="00456451"/>
    <w:rsid w:val="004565B7"/>
    <w:rsid w:val="00457C18"/>
    <w:rsid w:val="00457FE2"/>
    <w:rsid w:val="00460003"/>
    <w:rsid w:val="00460EE2"/>
    <w:rsid w:val="004628E2"/>
    <w:rsid w:val="00463370"/>
    <w:rsid w:val="00464504"/>
    <w:rsid w:val="004678BA"/>
    <w:rsid w:val="00470607"/>
    <w:rsid w:val="0047172F"/>
    <w:rsid w:val="0047211E"/>
    <w:rsid w:val="00472430"/>
    <w:rsid w:val="0047394D"/>
    <w:rsid w:val="0047441D"/>
    <w:rsid w:val="00475AB9"/>
    <w:rsid w:val="00475C47"/>
    <w:rsid w:val="004761CB"/>
    <w:rsid w:val="004772FA"/>
    <w:rsid w:val="00477CAD"/>
    <w:rsid w:val="00477D37"/>
    <w:rsid w:val="00480919"/>
    <w:rsid w:val="00480C40"/>
    <w:rsid w:val="00482022"/>
    <w:rsid w:val="0048204E"/>
    <w:rsid w:val="004820FC"/>
    <w:rsid w:val="00483321"/>
    <w:rsid w:val="00483C64"/>
    <w:rsid w:val="00484596"/>
    <w:rsid w:val="00484F39"/>
    <w:rsid w:val="00485070"/>
    <w:rsid w:val="00485CE8"/>
    <w:rsid w:val="0048617B"/>
    <w:rsid w:val="00486952"/>
    <w:rsid w:val="00486E51"/>
    <w:rsid w:val="0048750B"/>
    <w:rsid w:val="004878B2"/>
    <w:rsid w:val="004928F2"/>
    <w:rsid w:val="00496530"/>
    <w:rsid w:val="004966C9"/>
    <w:rsid w:val="00496A98"/>
    <w:rsid w:val="00497B44"/>
    <w:rsid w:val="004A03DB"/>
    <w:rsid w:val="004A2C61"/>
    <w:rsid w:val="004A3FC4"/>
    <w:rsid w:val="004A40A7"/>
    <w:rsid w:val="004A447F"/>
    <w:rsid w:val="004A47FB"/>
    <w:rsid w:val="004A5B9D"/>
    <w:rsid w:val="004A5FD8"/>
    <w:rsid w:val="004A680B"/>
    <w:rsid w:val="004A7437"/>
    <w:rsid w:val="004A7594"/>
    <w:rsid w:val="004B0342"/>
    <w:rsid w:val="004B1021"/>
    <w:rsid w:val="004B1204"/>
    <w:rsid w:val="004B34DE"/>
    <w:rsid w:val="004B36AD"/>
    <w:rsid w:val="004B3C29"/>
    <w:rsid w:val="004B43FF"/>
    <w:rsid w:val="004B4766"/>
    <w:rsid w:val="004B49DD"/>
    <w:rsid w:val="004B50F1"/>
    <w:rsid w:val="004B6005"/>
    <w:rsid w:val="004B72D7"/>
    <w:rsid w:val="004B74E5"/>
    <w:rsid w:val="004B78FA"/>
    <w:rsid w:val="004C0480"/>
    <w:rsid w:val="004C0ED4"/>
    <w:rsid w:val="004C153F"/>
    <w:rsid w:val="004C2D12"/>
    <w:rsid w:val="004C2FAF"/>
    <w:rsid w:val="004C352C"/>
    <w:rsid w:val="004C49B3"/>
    <w:rsid w:val="004C50D6"/>
    <w:rsid w:val="004C6902"/>
    <w:rsid w:val="004C6B4C"/>
    <w:rsid w:val="004D0002"/>
    <w:rsid w:val="004D04AB"/>
    <w:rsid w:val="004D0DDF"/>
    <w:rsid w:val="004D1A8A"/>
    <w:rsid w:val="004D1E2D"/>
    <w:rsid w:val="004D210A"/>
    <w:rsid w:val="004D4067"/>
    <w:rsid w:val="004D4091"/>
    <w:rsid w:val="004D558B"/>
    <w:rsid w:val="004D5AF9"/>
    <w:rsid w:val="004D63A2"/>
    <w:rsid w:val="004D6BB4"/>
    <w:rsid w:val="004D6FD0"/>
    <w:rsid w:val="004E0817"/>
    <w:rsid w:val="004E0B4C"/>
    <w:rsid w:val="004E2423"/>
    <w:rsid w:val="004E3854"/>
    <w:rsid w:val="004E4410"/>
    <w:rsid w:val="004E4BD8"/>
    <w:rsid w:val="004E680B"/>
    <w:rsid w:val="004E684C"/>
    <w:rsid w:val="004E79D9"/>
    <w:rsid w:val="004F008D"/>
    <w:rsid w:val="004F03BB"/>
    <w:rsid w:val="004F04FB"/>
    <w:rsid w:val="004F0A30"/>
    <w:rsid w:val="004F180E"/>
    <w:rsid w:val="004F2473"/>
    <w:rsid w:val="004F25E0"/>
    <w:rsid w:val="004F52B0"/>
    <w:rsid w:val="004F723E"/>
    <w:rsid w:val="005004B5"/>
    <w:rsid w:val="0050125D"/>
    <w:rsid w:val="00501BAD"/>
    <w:rsid w:val="005020F8"/>
    <w:rsid w:val="00502217"/>
    <w:rsid w:val="0050376E"/>
    <w:rsid w:val="00503940"/>
    <w:rsid w:val="005041A5"/>
    <w:rsid w:val="0050604C"/>
    <w:rsid w:val="00510BD0"/>
    <w:rsid w:val="005119D8"/>
    <w:rsid w:val="00511CFC"/>
    <w:rsid w:val="00512301"/>
    <w:rsid w:val="00512D48"/>
    <w:rsid w:val="00513513"/>
    <w:rsid w:val="00513C56"/>
    <w:rsid w:val="0051432F"/>
    <w:rsid w:val="005147B1"/>
    <w:rsid w:val="005148BB"/>
    <w:rsid w:val="005158E4"/>
    <w:rsid w:val="005166A2"/>
    <w:rsid w:val="00517BDE"/>
    <w:rsid w:val="00517E4D"/>
    <w:rsid w:val="005213FF"/>
    <w:rsid w:val="0052206D"/>
    <w:rsid w:val="00523781"/>
    <w:rsid w:val="00524896"/>
    <w:rsid w:val="00524CA6"/>
    <w:rsid w:val="005259DD"/>
    <w:rsid w:val="005269ED"/>
    <w:rsid w:val="005303D4"/>
    <w:rsid w:val="00533AEA"/>
    <w:rsid w:val="00535B89"/>
    <w:rsid w:val="00535CB1"/>
    <w:rsid w:val="0053687C"/>
    <w:rsid w:val="00540917"/>
    <w:rsid w:val="00540CE9"/>
    <w:rsid w:val="00542B7C"/>
    <w:rsid w:val="005430B8"/>
    <w:rsid w:val="0054366D"/>
    <w:rsid w:val="00543E11"/>
    <w:rsid w:val="00545B46"/>
    <w:rsid w:val="00545B87"/>
    <w:rsid w:val="005466A2"/>
    <w:rsid w:val="00546995"/>
    <w:rsid w:val="005513F4"/>
    <w:rsid w:val="005536D9"/>
    <w:rsid w:val="00554DF8"/>
    <w:rsid w:val="00555887"/>
    <w:rsid w:val="00555E24"/>
    <w:rsid w:val="005562F3"/>
    <w:rsid w:val="0055633B"/>
    <w:rsid w:val="0055659D"/>
    <w:rsid w:val="005576B2"/>
    <w:rsid w:val="0056008D"/>
    <w:rsid w:val="00560173"/>
    <w:rsid w:val="0056032D"/>
    <w:rsid w:val="005619E0"/>
    <w:rsid w:val="0056282B"/>
    <w:rsid w:val="005639B0"/>
    <w:rsid w:val="00564955"/>
    <w:rsid w:val="005657D2"/>
    <w:rsid w:val="00565A2D"/>
    <w:rsid w:val="00566601"/>
    <w:rsid w:val="0056683F"/>
    <w:rsid w:val="00567058"/>
    <w:rsid w:val="0056733C"/>
    <w:rsid w:val="00567810"/>
    <w:rsid w:val="0057061C"/>
    <w:rsid w:val="005717E9"/>
    <w:rsid w:val="0057249D"/>
    <w:rsid w:val="005744B5"/>
    <w:rsid w:val="005750AA"/>
    <w:rsid w:val="005751D1"/>
    <w:rsid w:val="005752A9"/>
    <w:rsid w:val="0057576D"/>
    <w:rsid w:val="005771FD"/>
    <w:rsid w:val="00577374"/>
    <w:rsid w:val="00577671"/>
    <w:rsid w:val="00581446"/>
    <w:rsid w:val="005815E8"/>
    <w:rsid w:val="00582392"/>
    <w:rsid w:val="00582A7E"/>
    <w:rsid w:val="00582FC4"/>
    <w:rsid w:val="005843A0"/>
    <w:rsid w:val="00584630"/>
    <w:rsid w:val="005847B3"/>
    <w:rsid w:val="005849CD"/>
    <w:rsid w:val="00586145"/>
    <w:rsid w:val="005879F1"/>
    <w:rsid w:val="00590B52"/>
    <w:rsid w:val="005916D6"/>
    <w:rsid w:val="00591748"/>
    <w:rsid w:val="00591FB6"/>
    <w:rsid w:val="00592163"/>
    <w:rsid w:val="005926D4"/>
    <w:rsid w:val="00592E58"/>
    <w:rsid w:val="00593312"/>
    <w:rsid w:val="0059331F"/>
    <w:rsid w:val="005938C0"/>
    <w:rsid w:val="00594010"/>
    <w:rsid w:val="00594245"/>
    <w:rsid w:val="00594B1C"/>
    <w:rsid w:val="00595798"/>
    <w:rsid w:val="00596426"/>
    <w:rsid w:val="005A0C7E"/>
    <w:rsid w:val="005A3E00"/>
    <w:rsid w:val="005A4E30"/>
    <w:rsid w:val="005A4FFF"/>
    <w:rsid w:val="005A51DA"/>
    <w:rsid w:val="005A55A8"/>
    <w:rsid w:val="005A6AA1"/>
    <w:rsid w:val="005A6B55"/>
    <w:rsid w:val="005B0A97"/>
    <w:rsid w:val="005B0DFB"/>
    <w:rsid w:val="005B1145"/>
    <w:rsid w:val="005B2EC1"/>
    <w:rsid w:val="005B303C"/>
    <w:rsid w:val="005B38CE"/>
    <w:rsid w:val="005B3FB5"/>
    <w:rsid w:val="005B608A"/>
    <w:rsid w:val="005B63D1"/>
    <w:rsid w:val="005B68CC"/>
    <w:rsid w:val="005B6AB1"/>
    <w:rsid w:val="005B706F"/>
    <w:rsid w:val="005B78B8"/>
    <w:rsid w:val="005C070E"/>
    <w:rsid w:val="005C1E66"/>
    <w:rsid w:val="005C1ED6"/>
    <w:rsid w:val="005C2CD5"/>
    <w:rsid w:val="005C4670"/>
    <w:rsid w:val="005C47D4"/>
    <w:rsid w:val="005C5243"/>
    <w:rsid w:val="005C5560"/>
    <w:rsid w:val="005C55E9"/>
    <w:rsid w:val="005C723D"/>
    <w:rsid w:val="005C7E70"/>
    <w:rsid w:val="005D04D5"/>
    <w:rsid w:val="005D1827"/>
    <w:rsid w:val="005D1C75"/>
    <w:rsid w:val="005D1F3D"/>
    <w:rsid w:val="005D2A7A"/>
    <w:rsid w:val="005D3132"/>
    <w:rsid w:val="005D41F1"/>
    <w:rsid w:val="005D440B"/>
    <w:rsid w:val="005D4CD9"/>
    <w:rsid w:val="005D50E2"/>
    <w:rsid w:val="005D5C27"/>
    <w:rsid w:val="005D63F5"/>
    <w:rsid w:val="005D6FCB"/>
    <w:rsid w:val="005D7CBF"/>
    <w:rsid w:val="005E0503"/>
    <w:rsid w:val="005E0BCB"/>
    <w:rsid w:val="005E0F58"/>
    <w:rsid w:val="005E1B1F"/>
    <w:rsid w:val="005E2063"/>
    <w:rsid w:val="005E25DF"/>
    <w:rsid w:val="005E2A72"/>
    <w:rsid w:val="005E63BB"/>
    <w:rsid w:val="005E6DC9"/>
    <w:rsid w:val="005E74FE"/>
    <w:rsid w:val="005E7E88"/>
    <w:rsid w:val="005F10AE"/>
    <w:rsid w:val="005F1AD9"/>
    <w:rsid w:val="005F22C8"/>
    <w:rsid w:val="005F2C22"/>
    <w:rsid w:val="005F2FD3"/>
    <w:rsid w:val="005F304C"/>
    <w:rsid w:val="005F341F"/>
    <w:rsid w:val="005F3805"/>
    <w:rsid w:val="005F4BA4"/>
    <w:rsid w:val="005F5336"/>
    <w:rsid w:val="005F5733"/>
    <w:rsid w:val="005F5E1B"/>
    <w:rsid w:val="005F6452"/>
    <w:rsid w:val="005F64EB"/>
    <w:rsid w:val="005F76EF"/>
    <w:rsid w:val="005F78C5"/>
    <w:rsid w:val="005F7B9E"/>
    <w:rsid w:val="00600614"/>
    <w:rsid w:val="00601960"/>
    <w:rsid w:val="006021F3"/>
    <w:rsid w:val="006024A8"/>
    <w:rsid w:val="006025C4"/>
    <w:rsid w:val="006038B1"/>
    <w:rsid w:val="0060482E"/>
    <w:rsid w:val="00604859"/>
    <w:rsid w:val="00604DC7"/>
    <w:rsid w:val="00606AC5"/>
    <w:rsid w:val="00606E62"/>
    <w:rsid w:val="00606E63"/>
    <w:rsid w:val="00607035"/>
    <w:rsid w:val="006070F9"/>
    <w:rsid w:val="0061007C"/>
    <w:rsid w:val="006102A6"/>
    <w:rsid w:val="006102F1"/>
    <w:rsid w:val="006114FA"/>
    <w:rsid w:val="00615E65"/>
    <w:rsid w:val="00615EB3"/>
    <w:rsid w:val="00615F3C"/>
    <w:rsid w:val="00616EDC"/>
    <w:rsid w:val="006170C9"/>
    <w:rsid w:val="0061715D"/>
    <w:rsid w:val="00617FE7"/>
    <w:rsid w:val="00620E65"/>
    <w:rsid w:val="00621F69"/>
    <w:rsid w:val="006242F1"/>
    <w:rsid w:val="0062598B"/>
    <w:rsid w:val="00626A5D"/>
    <w:rsid w:val="0062705F"/>
    <w:rsid w:val="006277B6"/>
    <w:rsid w:val="006279EB"/>
    <w:rsid w:val="006304F7"/>
    <w:rsid w:val="006314A0"/>
    <w:rsid w:val="00631B80"/>
    <w:rsid w:val="00631EEB"/>
    <w:rsid w:val="00632458"/>
    <w:rsid w:val="006324F9"/>
    <w:rsid w:val="006326E6"/>
    <w:rsid w:val="0063549A"/>
    <w:rsid w:val="006375BB"/>
    <w:rsid w:val="00637D70"/>
    <w:rsid w:val="00641066"/>
    <w:rsid w:val="00641570"/>
    <w:rsid w:val="00641DF6"/>
    <w:rsid w:val="006425AF"/>
    <w:rsid w:val="006436BC"/>
    <w:rsid w:val="00643730"/>
    <w:rsid w:val="00645809"/>
    <w:rsid w:val="00645F7F"/>
    <w:rsid w:val="0064641C"/>
    <w:rsid w:val="006467AE"/>
    <w:rsid w:val="00647D29"/>
    <w:rsid w:val="00652394"/>
    <w:rsid w:val="00652EF0"/>
    <w:rsid w:val="00653250"/>
    <w:rsid w:val="006533B6"/>
    <w:rsid w:val="0065415A"/>
    <w:rsid w:val="0065437B"/>
    <w:rsid w:val="0065527F"/>
    <w:rsid w:val="00655D78"/>
    <w:rsid w:val="00656EA7"/>
    <w:rsid w:val="0066082C"/>
    <w:rsid w:val="00661403"/>
    <w:rsid w:val="00661D45"/>
    <w:rsid w:val="006625C3"/>
    <w:rsid w:val="00662902"/>
    <w:rsid w:val="006641BC"/>
    <w:rsid w:val="0066532A"/>
    <w:rsid w:val="006666EC"/>
    <w:rsid w:val="00667586"/>
    <w:rsid w:val="0066790E"/>
    <w:rsid w:val="00667E79"/>
    <w:rsid w:val="00672E29"/>
    <w:rsid w:val="0067454B"/>
    <w:rsid w:val="006753B7"/>
    <w:rsid w:val="00680DFB"/>
    <w:rsid w:val="00683694"/>
    <w:rsid w:val="00684719"/>
    <w:rsid w:val="0068504E"/>
    <w:rsid w:val="0068573C"/>
    <w:rsid w:val="006863CB"/>
    <w:rsid w:val="00686F08"/>
    <w:rsid w:val="00687C70"/>
    <w:rsid w:val="00687D75"/>
    <w:rsid w:val="00692BD5"/>
    <w:rsid w:val="006932C7"/>
    <w:rsid w:val="00694867"/>
    <w:rsid w:val="00696C37"/>
    <w:rsid w:val="00697931"/>
    <w:rsid w:val="00697D3B"/>
    <w:rsid w:val="00697EE3"/>
    <w:rsid w:val="006A0542"/>
    <w:rsid w:val="006A10B6"/>
    <w:rsid w:val="006A121C"/>
    <w:rsid w:val="006A1360"/>
    <w:rsid w:val="006A22BC"/>
    <w:rsid w:val="006A2E22"/>
    <w:rsid w:val="006A364D"/>
    <w:rsid w:val="006A38B5"/>
    <w:rsid w:val="006A45C0"/>
    <w:rsid w:val="006A4E58"/>
    <w:rsid w:val="006A616A"/>
    <w:rsid w:val="006A7B4C"/>
    <w:rsid w:val="006B18BF"/>
    <w:rsid w:val="006B2AE1"/>
    <w:rsid w:val="006B3052"/>
    <w:rsid w:val="006B34BF"/>
    <w:rsid w:val="006B4135"/>
    <w:rsid w:val="006B5E87"/>
    <w:rsid w:val="006B6176"/>
    <w:rsid w:val="006B6609"/>
    <w:rsid w:val="006B6843"/>
    <w:rsid w:val="006B73BB"/>
    <w:rsid w:val="006B745A"/>
    <w:rsid w:val="006C03AD"/>
    <w:rsid w:val="006C0B2B"/>
    <w:rsid w:val="006C1386"/>
    <w:rsid w:val="006C154F"/>
    <w:rsid w:val="006C1E4E"/>
    <w:rsid w:val="006C3212"/>
    <w:rsid w:val="006C3D86"/>
    <w:rsid w:val="006C4375"/>
    <w:rsid w:val="006C536B"/>
    <w:rsid w:val="006C5E8A"/>
    <w:rsid w:val="006C5E8D"/>
    <w:rsid w:val="006D0045"/>
    <w:rsid w:val="006D01FC"/>
    <w:rsid w:val="006D2392"/>
    <w:rsid w:val="006D2946"/>
    <w:rsid w:val="006D2DFA"/>
    <w:rsid w:val="006D2FC9"/>
    <w:rsid w:val="006D423A"/>
    <w:rsid w:val="006D458F"/>
    <w:rsid w:val="006D4AC0"/>
    <w:rsid w:val="006D4D20"/>
    <w:rsid w:val="006D517A"/>
    <w:rsid w:val="006D5211"/>
    <w:rsid w:val="006D58CA"/>
    <w:rsid w:val="006D647E"/>
    <w:rsid w:val="006D6A0B"/>
    <w:rsid w:val="006D6B3A"/>
    <w:rsid w:val="006D725E"/>
    <w:rsid w:val="006D732E"/>
    <w:rsid w:val="006D7A8D"/>
    <w:rsid w:val="006D7CDD"/>
    <w:rsid w:val="006E2C11"/>
    <w:rsid w:val="006E3367"/>
    <w:rsid w:val="006E463C"/>
    <w:rsid w:val="006E484D"/>
    <w:rsid w:val="006E49BF"/>
    <w:rsid w:val="006E4F46"/>
    <w:rsid w:val="006E5A42"/>
    <w:rsid w:val="006E631A"/>
    <w:rsid w:val="006E6345"/>
    <w:rsid w:val="006E660C"/>
    <w:rsid w:val="006E6859"/>
    <w:rsid w:val="006E6E06"/>
    <w:rsid w:val="006E7368"/>
    <w:rsid w:val="006E798E"/>
    <w:rsid w:val="006F04A2"/>
    <w:rsid w:val="006F162B"/>
    <w:rsid w:val="006F180B"/>
    <w:rsid w:val="006F1A72"/>
    <w:rsid w:val="006F1B77"/>
    <w:rsid w:val="006F36B1"/>
    <w:rsid w:val="006F3709"/>
    <w:rsid w:val="006F3BF6"/>
    <w:rsid w:val="006F4651"/>
    <w:rsid w:val="006F4764"/>
    <w:rsid w:val="006F4B17"/>
    <w:rsid w:val="006F50A5"/>
    <w:rsid w:val="006F5953"/>
    <w:rsid w:val="006F5BE7"/>
    <w:rsid w:val="006F7660"/>
    <w:rsid w:val="006F7F3C"/>
    <w:rsid w:val="006F7F41"/>
    <w:rsid w:val="007006E3"/>
    <w:rsid w:val="007007C6"/>
    <w:rsid w:val="00700875"/>
    <w:rsid w:val="007009B1"/>
    <w:rsid w:val="007023C1"/>
    <w:rsid w:val="00702635"/>
    <w:rsid w:val="007039F3"/>
    <w:rsid w:val="00703B1F"/>
    <w:rsid w:val="00703B84"/>
    <w:rsid w:val="00704689"/>
    <w:rsid w:val="00704B22"/>
    <w:rsid w:val="00704BA9"/>
    <w:rsid w:val="007058D5"/>
    <w:rsid w:val="00706C1B"/>
    <w:rsid w:val="00706F7B"/>
    <w:rsid w:val="00707DEF"/>
    <w:rsid w:val="007102DA"/>
    <w:rsid w:val="007118C5"/>
    <w:rsid w:val="00712783"/>
    <w:rsid w:val="00713129"/>
    <w:rsid w:val="00713BDE"/>
    <w:rsid w:val="00713EFB"/>
    <w:rsid w:val="0071446B"/>
    <w:rsid w:val="00714C32"/>
    <w:rsid w:val="007157AB"/>
    <w:rsid w:val="007159D4"/>
    <w:rsid w:val="00715DD9"/>
    <w:rsid w:val="007160E6"/>
    <w:rsid w:val="007161E5"/>
    <w:rsid w:val="00716F2E"/>
    <w:rsid w:val="007176B2"/>
    <w:rsid w:val="00717E30"/>
    <w:rsid w:val="007201BE"/>
    <w:rsid w:val="007202B0"/>
    <w:rsid w:val="00720BCE"/>
    <w:rsid w:val="00720F4A"/>
    <w:rsid w:val="00721229"/>
    <w:rsid w:val="007213D0"/>
    <w:rsid w:val="00722F48"/>
    <w:rsid w:val="00723124"/>
    <w:rsid w:val="00723B40"/>
    <w:rsid w:val="00724AD0"/>
    <w:rsid w:val="007254F9"/>
    <w:rsid w:val="00725A54"/>
    <w:rsid w:val="00725DFC"/>
    <w:rsid w:val="00725E6F"/>
    <w:rsid w:val="00727572"/>
    <w:rsid w:val="00730CB4"/>
    <w:rsid w:val="007314FC"/>
    <w:rsid w:val="00731695"/>
    <w:rsid w:val="007323D8"/>
    <w:rsid w:val="0073259F"/>
    <w:rsid w:val="007331CE"/>
    <w:rsid w:val="00734952"/>
    <w:rsid w:val="00734BC9"/>
    <w:rsid w:val="00734DA2"/>
    <w:rsid w:val="00735055"/>
    <w:rsid w:val="00735532"/>
    <w:rsid w:val="00735768"/>
    <w:rsid w:val="0073629E"/>
    <w:rsid w:val="0073783A"/>
    <w:rsid w:val="007407D6"/>
    <w:rsid w:val="00740FCE"/>
    <w:rsid w:val="007413E2"/>
    <w:rsid w:val="00741922"/>
    <w:rsid w:val="00742079"/>
    <w:rsid w:val="007424C9"/>
    <w:rsid w:val="007426D9"/>
    <w:rsid w:val="0074296B"/>
    <w:rsid w:val="0074331C"/>
    <w:rsid w:val="00744B24"/>
    <w:rsid w:val="00746590"/>
    <w:rsid w:val="00746BF9"/>
    <w:rsid w:val="007502AE"/>
    <w:rsid w:val="0075051F"/>
    <w:rsid w:val="007510B1"/>
    <w:rsid w:val="00751A4D"/>
    <w:rsid w:val="0075202F"/>
    <w:rsid w:val="00752B61"/>
    <w:rsid w:val="00752C02"/>
    <w:rsid w:val="007535AD"/>
    <w:rsid w:val="007542B3"/>
    <w:rsid w:val="00755A0A"/>
    <w:rsid w:val="00755C40"/>
    <w:rsid w:val="00756692"/>
    <w:rsid w:val="007570E6"/>
    <w:rsid w:val="007572F5"/>
    <w:rsid w:val="00760E3D"/>
    <w:rsid w:val="00761017"/>
    <w:rsid w:val="00761BB6"/>
    <w:rsid w:val="007624C6"/>
    <w:rsid w:val="0076407A"/>
    <w:rsid w:val="007646DE"/>
    <w:rsid w:val="00764AB0"/>
    <w:rsid w:val="007651BB"/>
    <w:rsid w:val="00766420"/>
    <w:rsid w:val="00766DD6"/>
    <w:rsid w:val="0077109F"/>
    <w:rsid w:val="007714C8"/>
    <w:rsid w:val="00771616"/>
    <w:rsid w:val="00772B93"/>
    <w:rsid w:val="00773633"/>
    <w:rsid w:val="007745B0"/>
    <w:rsid w:val="0077583C"/>
    <w:rsid w:val="00776134"/>
    <w:rsid w:val="00776517"/>
    <w:rsid w:val="00781ACD"/>
    <w:rsid w:val="00781ED3"/>
    <w:rsid w:val="00782979"/>
    <w:rsid w:val="007837BC"/>
    <w:rsid w:val="0078387E"/>
    <w:rsid w:val="00784515"/>
    <w:rsid w:val="0078529E"/>
    <w:rsid w:val="00785C46"/>
    <w:rsid w:val="0078606D"/>
    <w:rsid w:val="007873C1"/>
    <w:rsid w:val="007875A1"/>
    <w:rsid w:val="00787D1D"/>
    <w:rsid w:val="00790768"/>
    <w:rsid w:val="0079088F"/>
    <w:rsid w:val="007909DC"/>
    <w:rsid w:val="00790E9E"/>
    <w:rsid w:val="0079237C"/>
    <w:rsid w:val="00793023"/>
    <w:rsid w:val="007936E7"/>
    <w:rsid w:val="00794DA8"/>
    <w:rsid w:val="00795492"/>
    <w:rsid w:val="00795A85"/>
    <w:rsid w:val="00796628"/>
    <w:rsid w:val="00796798"/>
    <w:rsid w:val="00796A1B"/>
    <w:rsid w:val="00796B7B"/>
    <w:rsid w:val="007A0210"/>
    <w:rsid w:val="007A1378"/>
    <w:rsid w:val="007A261E"/>
    <w:rsid w:val="007A30D6"/>
    <w:rsid w:val="007A3A36"/>
    <w:rsid w:val="007A62AE"/>
    <w:rsid w:val="007B05EC"/>
    <w:rsid w:val="007B2606"/>
    <w:rsid w:val="007B3364"/>
    <w:rsid w:val="007B3D4E"/>
    <w:rsid w:val="007B3E2E"/>
    <w:rsid w:val="007B50C9"/>
    <w:rsid w:val="007B6FA6"/>
    <w:rsid w:val="007B6FCA"/>
    <w:rsid w:val="007C03EC"/>
    <w:rsid w:val="007C072B"/>
    <w:rsid w:val="007C164F"/>
    <w:rsid w:val="007C1877"/>
    <w:rsid w:val="007C2E1D"/>
    <w:rsid w:val="007C50B3"/>
    <w:rsid w:val="007C5227"/>
    <w:rsid w:val="007C5815"/>
    <w:rsid w:val="007C5EA3"/>
    <w:rsid w:val="007C655A"/>
    <w:rsid w:val="007C65B3"/>
    <w:rsid w:val="007C71CA"/>
    <w:rsid w:val="007D0F0D"/>
    <w:rsid w:val="007D157D"/>
    <w:rsid w:val="007D239D"/>
    <w:rsid w:val="007D2ED9"/>
    <w:rsid w:val="007D35EB"/>
    <w:rsid w:val="007D4583"/>
    <w:rsid w:val="007D5997"/>
    <w:rsid w:val="007D6752"/>
    <w:rsid w:val="007D691B"/>
    <w:rsid w:val="007D6DB4"/>
    <w:rsid w:val="007D70E6"/>
    <w:rsid w:val="007D7645"/>
    <w:rsid w:val="007D7BA4"/>
    <w:rsid w:val="007E1564"/>
    <w:rsid w:val="007E216F"/>
    <w:rsid w:val="007E2DB7"/>
    <w:rsid w:val="007E2DE9"/>
    <w:rsid w:val="007E34F2"/>
    <w:rsid w:val="007E5FE4"/>
    <w:rsid w:val="007E6766"/>
    <w:rsid w:val="007E7675"/>
    <w:rsid w:val="007E79DE"/>
    <w:rsid w:val="007F02EE"/>
    <w:rsid w:val="007F0B84"/>
    <w:rsid w:val="007F109C"/>
    <w:rsid w:val="007F1D1F"/>
    <w:rsid w:val="007F26EC"/>
    <w:rsid w:val="007F2FEF"/>
    <w:rsid w:val="007F3093"/>
    <w:rsid w:val="007F71FF"/>
    <w:rsid w:val="007F743A"/>
    <w:rsid w:val="00800E1A"/>
    <w:rsid w:val="00801128"/>
    <w:rsid w:val="008013B4"/>
    <w:rsid w:val="008018FC"/>
    <w:rsid w:val="0080207E"/>
    <w:rsid w:val="008026B1"/>
    <w:rsid w:val="00802B4C"/>
    <w:rsid w:val="00802B7D"/>
    <w:rsid w:val="00804A63"/>
    <w:rsid w:val="00806E47"/>
    <w:rsid w:val="00810302"/>
    <w:rsid w:val="00811308"/>
    <w:rsid w:val="00811F4D"/>
    <w:rsid w:val="00813080"/>
    <w:rsid w:val="00813BC8"/>
    <w:rsid w:val="00813DC9"/>
    <w:rsid w:val="00813E22"/>
    <w:rsid w:val="008149CF"/>
    <w:rsid w:val="008154AC"/>
    <w:rsid w:val="00816628"/>
    <w:rsid w:val="008176D4"/>
    <w:rsid w:val="00817BFA"/>
    <w:rsid w:val="00821034"/>
    <w:rsid w:val="00822AFF"/>
    <w:rsid w:val="00822D5C"/>
    <w:rsid w:val="00824582"/>
    <w:rsid w:val="00824754"/>
    <w:rsid w:val="00824923"/>
    <w:rsid w:val="00825607"/>
    <w:rsid w:val="008259C8"/>
    <w:rsid w:val="00825D87"/>
    <w:rsid w:val="0082671C"/>
    <w:rsid w:val="00826FBB"/>
    <w:rsid w:val="00827394"/>
    <w:rsid w:val="00827779"/>
    <w:rsid w:val="00827BC4"/>
    <w:rsid w:val="00830062"/>
    <w:rsid w:val="00830A11"/>
    <w:rsid w:val="00832C3B"/>
    <w:rsid w:val="00832D42"/>
    <w:rsid w:val="00834CAC"/>
    <w:rsid w:val="00835B5B"/>
    <w:rsid w:val="008363FB"/>
    <w:rsid w:val="00836851"/>
    <w:rsid w:val="00836A29"/>
    <w:rsid w:val="00836E15"/>
    <w:rsid w:val="00841F66"/>
    <w:rsid w:val="008432CB"/>
    <w:rsid w:val="008433CC"/>
    <w:rsid w:val="008456E7"/>
    <w:rsid w:val="00846D7F"/>
    <w:rsid w:val="00846FEA"/>
    <w:rsid w:val="00847EEB"/>
    <w:rsid w:val="0085002D"/>
    <w:rsid w:val="0085033B"/>
    <w:rsid w:val="00851280"/>
    <w:rsid w:val="008514C3"/>
    <w:rsid w:val="00852AD5"/>
    <w:rsid w:val="00854947"/>
    <w:rsid w:val="008555DF"/>
    <w:rsid w:val="00855C8B"/>
    <w:rsid w:val="00855F36"/>
    <w:rsid w:val="0085662F"/>
    <w:rsid w:val="00856807"/>
    <w:rsid w:val="00857521"/>
    <w:rsid w:val="00857E4A"/>
    <w:rsid w:val="0086014B"/>
    <w:rsid w:val="008601AA"/>
    <w:rsid w:val="00860D25"/>
    <w:rsid w:val="0086179A"/>
    <w:rsid w:val="00862698"/>
    <w:rsid w:val="00862C49"/>
    <w:rsid w:val="008637EA"/>
    <w:rsid w:val="0086521B"/>
    <w:rsid w:val="00866659"/>
    <w:rsid w:val="00866C4B"/>
    <w:rsid w:val="00867E8B"/>
    <w:rsid w:val="00871C70"/>
    <w:rsid w:val="00872D31"/>
    <w:rsid w:val="00874698"/>
    <w:rsid w:val="0087488A"/>
    <w:rsid w:val="0087645E"/>
    <w:rsid w:val="0087660D"/>
    <w:rsid w:val="00876995"/>
    <w:rsid w:val="008803FC"/>
    <w:rsid w:val="008806F9"/>
    <w:rsid w:val="00880A13"/>
    <w:rsid w:val="00880F5F"/>
    <w:rsid w:val="00881B97"/>
    <w:rsid w:val="00881BC2"/>
    <w:rsid w:val="00882848"/>
    <w:rsid w:val="0088362A"/>
    <w:rsid w:val="008836AD"/>
    <w:rsid w:val="0088439A"/>
    <w:rsid w:val="00884D71"/>
    <w:rsid w:val="00885225"/>
    <w:rsid w:val="0088549B"/>
    <w:rsid w:val="0088638A"/>
    <w:rsid w:val="00893565"/>
    <w:rsid w:val="00893C2B"/>
    <w:rsid w:val="008948C7"/>
    <w:rsid w:val="00894EB9"/>
    <w:rsid w:val="008956CB"/>
    <w:rsid w:val="00897A6E"/>
    <w:rsid w:val="008A034A"/>
    <w:rsid w:val="008A1986"/>
    <w:rsid w:val="008A25D2"/>
    <w:rsid w:val="008A348D"/>
    <w:rsid w:val="008A351F"/>
    <w:rsid w:val="008A4B99"/>
    <w:rsid w:val="008A5A6E"/>
    <w:rsid w:val="008A77EF"/>
    <w:rsid w:val="008A7D97"/>
    <w:rsid w:val="008B020B"/>
    <w:rsid w:val="008B091E"/>
    <w:rsid w:val="008B1570"/>
    <w:rsid w:val="008B1DCB"/>
    <w:rsid w:val="008B3066"/>
    <w:rsid w:val="008B3342"/>
    <w:rsid w:val="008B360F"/>
    <w:rsid w:val="008B436A"/>
    <w:rsid w:val="008B4B84"/>
    <w:rsid w:val="008B6FC9"/>
    <w:rsid w:val="008B79EE"/>
    <w:rsid w:val="008C00FF"/>
    <w:rsid w:val="008C0466"/>
    <w:rsid w:val="008C4621"/>
    <w:rsid w:val="008C4BA4"/>
    <w:rsid w:val="008C5914"/>
    <w:rsid w:val="008C6299"/>
    <w:rsid w:val="008C6482"/>
    <w:rsid w:val="008C6A97"/>
    <w:rsid w:val="008C6B47"/>
    <w:rsid w:val="008C7105"/>
    <w:rsid w:val="008C7178"/>
    <w:rsid w:val="008D0DC9"/>
    <w:rsid w:val="008D1DC0"/>
    <w:rsid w:val="008D23D1"/>
    <w:rsid w:val="008D2B22"/>
    <w:rsid w:val="008D454C"/>
    <w:rsid w:val="008D485C"/>
    <w:rsid w:val="008D5908"/>
    <w:rsid w:val="008E02FA"/>
    <w:rsid w:val="008E1569"/>
    <w:rsid w:val="008E2BFD"/>
    <w:rsid w:val="008E30B4"/>
    <w:rsid w:val="008E4F18"/>
    <w:rsid w:val="008E5385"/>
    <w:rsid w:val="008E5BD5"/>
    <w:rsid w:val="008E5E0C"/>
    <w:rsid w:val="008E5E7B"/>
    <w:rsid w:val="008E6607"/>
    <w:rsid w:val="008E66D8"/>
    <w:rsid w:val="008E67C5"/>
    <w:rsid w:val="008E71AF"/>
    <w:rsid w:val="008F0EFF"/>
    <w:rsid w:val="008F1BDE"/>
    <w:rsid w:val="008F1C28"/>
    <w:rsid w:val="008F23DD"/>
    <w:rsid w:val="008F2EDC"/>
    <w:rsid w:val="008F5310"/>
    <w:rsid w:val="008F68EC"/>
    <w:rsid w:val="008F7F2F"/>
    <w:rsid w:val="0090109B"/>
    <w:rsid w:val="0090133E"/>
    <w:rsid w:val="00902A25"/>
    <w:rsid w:val="00903982"/>
    <w:rsid w:val="00904278"/>
    <w:rsid w:val="00904A55"/>
    <w:rsid w:val="00904E28"/>
    <w:rsid w:val="009066B2"/>
    <w:rsid w:val="00907042"/>
    <w:rsid w:val="00907095"/>
    <w:rsid w:val="00907184"/>
    <w:rsid w:val="0090754C"/>
    <w:rsid w:val="00911774"/>
    <w:rsid w:val="00911A53"/>
    <w:rsid w:val="00911AF1"/>
    <w:rsid w:val="00912C21"/>
    <w:rsid w:val="00913470"/>
    <w:rsid w:val="00913E28"/>
    <w:rsid w:val="009143A3"/>
    <w:rsid w:val="009179CF"/>
    <w:rsid w:val="009221B5"/>
    <w:rsid w:val="00924BB3"/>
    <w:rsid w:val="0092534A"/>
    <w:rsid w:val="0092695C"/>
    <w:rsid w:val="00926CCF"/>
    <w:rsid w:val="0093025F"/>
    <w:rsid w:val="00930B30"/>
    <w:rsid w:val="00930DE0"/>
    <w:rsid w:val="0093102F"/>
    <w:rsid w:val="00931A38"/>
    <w:rsid w:val="00931C92"/>
    <w:rsid w:val="00932F1E"/>
    <w:rsid w:val="009332D3"/>
    <w:rsid w:val="0093335D"/>
    <w:rsid w:val="00933BE2"/>
    <w:rsid w:val="00933CF2"/>
    <w:rsid w:val="009341F4"/>
    <w:rsid w:val="00934459"/>
    <w:rsid w:val="00934D14"/>
    <w:rsid w:val="0093606E"/>
    <w:rsid w:val="009366D3"/>
    <w:rsid w:val="00936A0B"/>
    <w:rsid w:val="00936B37"/>
    <w:rsid w:val="009375F6"/>
    <w:rsid w:val="009379CA"/>
    <w:rsid w:val="00937E51"/>
    <w:rsid w:val="00940AEB"/>
    <w:rsid w:val="00940E4C"/>
    <w:rsid w:val="00941A30"/>
    <w:rsid w:val="00941F6B"/>
    <w:rsid w:val="0094288F"/>
    <w:rsid w:val="00942F3D"/>
    <w:rsid w:val="00943ECE"/>
    <w:rsid w:val="00944D97"/>
    <w:rsid w:val="009460AE"/>
    <w:rsid w:val="009476D1"/>
    <w:rsid w:val="00947B36"/>
    <w:rsid w:val="00947EBB"/>
    <w:rsid w:val="00950478"/>
    <w:rsid w:val="009507E6"/>
    <w:rsid w:val="00950982"/>
    <w:rsid w:val="009519EB"/>
    <w:rsid w:val="00951AC6"/>
    <w:rsid w:val="00951AE9"/>
    <w:rsid w:val="00953EB6"/>
    <w:rsid w:val="0095444D"/>
    <w:rsid w:val="0095480F"/>
    <w:rsid w:val="00954855"/>
    <w:rsid w:val="00954F47"/>
    <w:rsid w:val="00955021"/>
    <w:rsid w:val="0095516E"/>
    <w:rsid w:val="009561A9"/>
    <w:rsid w:val="0095621D"/>
    <w:rsid w:val="0095658A"/>
    <w:rsid w:val="00961144"/>
    <w:rsid w:val="009611D1"/>
    <w:rsid w:val="00963A2F"/>
    <w:rsid w:val="0096489A"/>
    <w:rsid w:val="0096489B"/>
    <w:rsid w:val="00967890"/>
    <w:rsid w:val="00971160"/>
    <w:rsid w:val="009714A9"/>
    <w:rsid w:val="009721E5"/>
    <w:rsid w:val="009728E8"/>
    <w:rsid w:val="00972A46"/>
    <w:rsid w:val="00973358"/>
    <w:rsid w:val="00973958"/>
    <w:rsid w:val="00974808"/>
    <w:rsid w:val="0097483C"/>
    <w:rsid w:val="00974AD0"/>
    <w:rsid w:val="00975BC6"/>
    <w:rsid w:val="00975BD9"/>
    <w:rsid w:val="00975D18"/>
    <w:rsid w:val="009760B6"/>
    <w:rsid w:val="009764AC"/>
    <w:rsid w:val="0097777E"/>
    <w:rsid w:val="00977BAD"/>
    <w:rsid w:val="00980282"/>
    <w:rsid w:val="00980911"/>
    <w:rsid w:val="00982EB9"/>
    <w:rsid w:val="00982F3B"/>
    <w:rsid w:val="009841B1"/>
    <w:rsid w:val="00984BE6"/>
    <w:rsid w:val="00984ECC"/>
    <w:rsid w:val="0098611F"/>
    <w:rsid w:val="009868CB"/>
    <w:rsid w:val="00990B1B"/>
    <w:rsid w:val="00991510"/>
    <w:rsid w:val="00991A8F"/>
    <w:rsid w:val="00992CD6"/>
    <w:rsid w:val="00993419"/>
    <w:rsid w:val="009937BD"/>
    <w:rsid w:val="009946D8"/>
    <w:rsid w:val="0099592D"/>
    <w:rsid w:val="00995B6E"/>
    <w:rsid w:val="00996808"/>
    <w:rsid w:val="00996FD5"/>
    <w:rsid w:val="00997287"/>
    <w:rsid w:val="009A020E"/>
    <w:rsid w:val="009A0820"/>
    <w:rsid w:val="009A0E4C"/>
    <w:rsid w:val="009A100E"/>
    <w:rsid w:val="009A2291"/>
    <w:rsid w:val="009A32DB"/>
    <w:rsid w:val="009A3531"/>
    <w:rsid w:val="009A3A65"/>
    <w:rsid w:val="009A3E4E"/>
    <w:rsid w:val="009A547C"/>
    <w:rsid w:val="009A56EC"/>
    <w:rsid w:val="009A6286"/>
    <w:rsid w:val="009B1DDF"/>
    <w:rsid w:val="009B1E81"/>
    <w:rsid w:val="009B21D8"/>
    <w:rsid w:val="009B263D"/>
    <w:rsid w:val="009B2F0E"/>
    <w:rsid w:val="009B321C"/>
    <w:rsid w:val="009B3703"/>
    <w:rsid w:val="009B4F65"/>
    <w:rsid w:val="009B597C"/>
    <w:rsid w:val="009B5E6B"/>
    <w:rsid w:val="009B5F2B"/>
    <w:rsid w:val="009B6256"/>
    <w:rsid w:val="009B690A"/>
    <w:rsid w:val="009B71DD"/>
    <w:rsid w:val="009B7BDC"/>
    <w:rsid w:val="009B7CE1"/>
    <w:rsid w:val="009C1656"/>
    <w:rsid w:val="009C24FD"/>
    <w:rsid w:val="009C277E"/>
    <w:rsid w:val="009C2EB6"/>
    <w:rsid w:val="009C33BE"/>
    <w:rsid w:val="009C39BA"/>
    <w:rsid w:val="009C3FD9"/>
    <w:rsid w:val="009C43EB"/>
    <w:rsid w:val="009C47EE"/>
    <w:rsid w:val="009C492C"/>
    <w:rsid w:val="009C4E72"/>
    <w:rsid w:val="009C4EA5"/>
    <w:rsid w:val="009C51E9"/>
    <w:rsid w:val="009C60FE"/>
    <w:rsid w:val="009C6267"/>
    <w:rsid w:val="009C6385"/>
    <w:rsid w:val="009C6734"/>
    <w:rsid w:val="009C7860"/>
    <w:rsid w:val="009D1AC0"/>
    <w:rsid w:val="009D2213"/>
    <w:rsid w:val="009D4C4D"/>
    <w:rsid w:val="009D5347"/>
    <w:rsid w:val="009D5603"/>
    <w:rsid w:val="009D5FBA"/>
    <w:rsid w:val="009D695C"/>
    <w:rsid w:val="009D6D1E"/>
    <w:rsid w:val="009D6DB3"/>
    <w:rsid w:val="009D75A9"/>
    <w:rsid w:val="009E0124"/>
    <w:rsid w:val="009E100D"/>
    <w:rsid w:val="009E14BC"/>
    <w:rsid w:val="009E22DB"/>
    <w:rsid w:val="009E25C8"/>
    <w:rsid w:val="009E320F"/>
    <w:rsid w:val="009E3304"/>
    <w:rsid w:val="009E4B24"/>
    <w:rsid w:val="009E55CA"/>
    <w:rsid w:val="009E6BA1"/>
    <w:rsid w:val="009E70AB"/>
    <w:rsid w:val="009E77E9"/>
    <w:rsid w:val="009E7934"/>
    <w:rsid w:val="009F0976"/>
    <w:rsid w:val="009F0AE5"/>
    <w:rsid w:val="009F265A"/>
    <w:rsid w:val="009F47EE"/>
    <w:rsid w:val="009F7662"/>
    <w:rsid w:val="00A00039"/>
    <w:rsid w:val="00A03033"/>
    <w:rsid w:val="00A032FA"/>
    <w:rsid w:val="00A03601"/>
    <w:rsid w:val="00A03C1D"/>
    <w:rsid w:val="00A03FA5"/>
    <w:rsid w:val="00A04429"/>
    <w:rsid w:val="00A04F41"/>
    <w:rsid w:val="00A07B1A"/>
    <w:rsid w:val="00A10750"/>
    <w:rsid w:val="00A110D2"/>
    <w:rsid w:val="00A1147E"/>
    <w:rsid w:val="00A11745"/>
    <w:rsid w:val="00A11A6F"/>
    <w:rsid w:val="00A11F2E"/>
    <w:rsid w:val="00A1280C"/>
    <w:rsid w:val="00A1327F"/>
    <w:rsid w:val="00A13576"/>
    <w:rsid w:val="00A137D8"/>
    <w:rsid w:val="00A13FF2"/>
    <w:rsid w:val="00A1426E"/>
    <w:rsid w:val="00A150CC"/>
    <w:rsid w:val="00A153A7"/>
    <w:rsid w:val="00A15890"/>
    <w:rsid w:val="00A15DF9"/>
    <w:rsid w:val="00A16DCB"/>
    <w:rsid w:val="00A17728"/>
    <w:rsid w:val="00A179FE"/>
    <w:rsid w:val="00A20249"/>
    <w:rsid w:val="00A21A97"/>
    <w:rsid w:val="00A21B59"/>
    <w:rsid w:val="00A21CBD"/>
    <w:rsid w:val="00A21DC5"/>
    <w:rsid w:val="00A22B3B"/>
    <w:rsid w:val="00A2314C"/>
    <w:rsid w:val="00A243B0"/>
    <w:rsid w:val="00A245C7"/>
    <w:rsid w:val="00A24CAE"/>
    <w:rsid w:val="00A2550D"/>
    <w:rsid w:val="00A26554"/>
    <w:rsid w:val="00A31C0B"/>
    <w:rsid w:val="00A32023"/>
    <w:rsid w:val="00A3230C"/>
    <w:rsid w:val="00A32B11"/>
    <w:rsid w:val="00A32D89"/>
    <w:rsid w:val="00A330F1"/>
    <w:rsid w:val="00A33669"/>
    <w:rsid w:val="00A34349"/>
    <w:rsid w:val="00A344C8"/>
    <w:rsid w:val="00A34D41"/>
    <w:rsid w:val="00A350A0"/>
    <w:rsid w:val="00A3516B"/>
    <w:rsid w:val="00A35669"/>
    <w:rsid w:val="00A3712E"/>
    <w:rsid w:val="00A40008"/>
    <w:rsid w:val="00A40AAB"/>
    <w:rsid w:val="00A41350"/>
    <w:rsid w:val="00A422AE"/>
    <w:rsid w:val="00A42A27"/>
    <w:rsid w:val="00A42A67"/>
    <w:rsid w:val="00A42AC5"/>
    <w:rsid w:val="00A4357F"/>
    <w:rsid w:val="00A43B59"/>
    <w:rsid w:val="00A43B9F"/>
    <w:rsid w:val="00A44798"/>
    <w:rsid w:val="00A45061"/>
    <w:rsid w:val="00A4549C"/>
    <w:rsid w:val="00A45C37"/>
    <w:rsid w:val="00A460D6"/>
    <w:rsid w:val="00A4687A"/>
    <w:rsid w:val="00A500F0"/>
    <w:rsid w:val="00A5056D"/>
    <w:rsid w:val="00A508FF"/>
    <w:rsid w:val="00A512FA"/>
    <w:rsid w:val="00A514C1"/>
    <w:rsid w:val="00A51C05"/>
    <w:rsid w:val="00A526D4"/>
    <w:rsid w:val="00A54CD1"/>
    <w:rsid w:val="00A55943"/>
    <w:rsid w:val="00A566B9"/>
    <w:rsid w:val="00A577BC"/>
    <w:rsid w:val="00A578C9"/>
    <w:rsid w:val="00A57D8C"/>
    <w:rsid w:val="00A60418"/>
    <w:rsid w:val="00A60E73"/>
    <w:rsid w:val="00A61BDB"/>
    <w:rsid w:val="00A634A3"/>
    <w:rsid w:val="00A63721"/>
    <w:rsid w:val="00A64363"/>
    <w:rsid w:val="00A64804"/>
    <w:rsid w:val="00A64857"/>
    <w:rsid w:val="00A66184"/>
    <w:rsid w:val="00A6637D"/>
    <w:rsid w:val="00A672DC"/>
    <w:rsid w:val="00A7038A"/>
    <w:rsid w:val="00A70AF1"/>
    <w:rsid w:val="00A7176A"/>
    <w:rsid w:val="00A71D89"/>
    <w:rsid w:val="00A72EC3"/>
    <w:rsid w:val="00A75942"/>
    <w:rsid w:val="00A759FD"/>
    <w:rsid w:val="00A7620B"/>
    <w:rsid w:val="00A76C07"/>
    <w:rsid w:val="00A8009F"/>
    <w:rsid w:val="00A81661"/>
    <w:rsid w:val="00A82FC1"/>
    <w:rsid w:val="00A83264"/>
    <w:rsid w:val="00A83621"/>
    <w:rsid w:val="00A849E7"/>
    <w:rsid w:val="00A84B35"/>
    <w:rsid w:val="00A85326"/>
    <w:rsid w:val="00A87125"/>
    <w:rsid w:val="00A87B1B"/>
    <w:rsid w:val="00A87F83"/>
    <w:rsid w:val="00A90C06"/>
    <w:rsid w:val="00A9143A"/>
    <w:rsid w:val="00A9212F"/>
    <w:rsid w:val="00A93084"/>
    <w:rsid w:val="00A93A83"/>
    <w:rsid w:val="00A94D50"/>
    <w:rsid w:val="00A9571B"/>
    <w:rsid w:val="00A963D3"/>
    <w:rsid w:val="00A96576"/>
    <w:rsid w:val="00AA0462"/>
    <w:rsid w:val="00AA18F9"/>
    <w:rsid w:val="00AA2786"/>
    <w:rsid w:val="00AA3744"/>
    <w:rsid w:val="00AA408A"/>
    <w:rsid w:val="00AA4F21"/>
    <w:rsid w:val="00AA55C1"/>
    <w:rsid w:val="00AA57B1"/>
    <w:rsid w:val="00AB18DD"/>
    <w:rsid w:val="00AB1B17"/>
    <w:rsid w:val="00AB2295"/>
    <w:rsid w:val="00AB2450"/>
    <w:rsid w:val="00AB28FB"/>
    <w:rsid w:val="00AB2EB0"/>
    <w:rsid w:val="00AB328D"/>
    <w:rsid w:val="00AB46AC"/>
    <w:rsid w:val="00AB4930"/>
    <w:rsid w:val="00AB5181"/>
    <w:rsid w:val="00AB540B"/>
    <w:rsid w:val="00AB5C87"/>
    <w:rsid w:val="00AB5F94"/>
    <w:rsid w:val="00AB60D3"/>
    <w:rsid w:val="00AB7FB2"/>
    <w:rsid w:val="00AC0443"/>
    <w:rsid w:val="00AC0D6D"/>
    <w:rsid w:val="00AC1963"/>
    <w:rsid w:val="00AC229A"/>
    <w:rsid w:val="00AC267C"/>
    <w:rsid w:val="00AC285F"/>
    <w:rsid w:val="00AC28FD"/>
    <w:rsid w:val="00AC298C"/>
    <w:rsid w:val="00AC2A2B"/>
    <w:rsid w:val="00AC2EF0"/>
    <w:rsid w:val="00AC3468"/>
    <w:rsid w:val="00AC3F28"/>
    <w:rsid w:val="00AC4646"/>
    <w:rsid w:val="00AC597B"/>
    <w:rsid w:val="00AC6570"/>
    <w:rsid w:val="00AC6D67"/>
    <w:rsid w:val="00AC7C7F"/>
    <w:rsid w:val="00AD0698"/>
    <w:rsid w:val="00AD0AB9"/>
    <w:rsid w:val="00AD4321"/>
    <w:rsid w:val="00AD4AC6"/>
    <w:rsid w:val="00AD7113"/>
    <w:rsid w:val="00AD7D9B"/>
    <w:rsid w:val="00AE0A7B"/>
    <w:rsid w:val="00AE2050"/>
    <w:rsid w:val="00AE2855"/>
    <w:rsid w:val="00AE3289"/>
    <w:rsid w:val="00AE52AF"/>
    <w:rsid w:val="00AE5AE5"/>
    <w:rsid w:val="00AE66B4"/>
    <w:rsid w:val="00AE792B"/>
    <w:rsid w:val="00AF0020"/>
    <w:rsid w:val="00AF07D4"/>
    <w:rsid w:val="00AF19EF"/>
    <w:rsid w:val="00AF253B"/>
    <w:rsid w:val="00AF28B1"/>
    <w:rsid w:val="00AF43CA"/>
    <w:rsid w:val="00AF50B2"/>
    <w:rsid w:val="00AF52B3"/>
    <w:rsid w:val="00AF6848"/>
    <w:rsid w:val="00AF7681"/>
    <w:rsid w:val="00AF7DC3"/>
    <w:rsid w:val="00B00BDB"/>
    <w:rsid w:val="00B01B8D"/>
    <w:rsid w:val="00B03010"/>
    <w:rsid w:val="00B05B63"/>
    <w:rsid w:val="00B06DDA"/>
    <w:rsid w:val="00B07144"/>
    <w:rsid w:val="00B07436"/>
    <w:rsid w:val="00B074F9"/>
    <w:rsid w:val="00B07A8B"/>
    <w:rsid w:val="00B1006C"/>
    <w:rsid w:val="00B10542"/>
    <w:rsid w:val="00B117D0"/>
    <w:rsid w:val="00B118C4"/>
    <w:rsid w:val="00B12A99"/>
    <w:rsid w:val="00B12E2F"/>
    <w:rsid w:val="00B13C4D"/>
    <w:rsid w:val="00B13CF1"/>
    <w:rsid w:val="00B14499"/>
    <w:rsid w:val="00B14E7B"/>
    <w:rsid w:val="00B15FF9"/>
    <w:rsid w:val="00B16660"/>
    <w:rsid w:val="00B17A1D"/>
    <w:rsid w:val="00B21339"/>
    <w:rsid w:val="00B2177C"/>
    <w:rsid w:val="00B24B17"/>
    <w:rsid w:val="00B25242"/>
    <w:rsid w:val="00B254C0"/>
    <w:rsid w:val="00B25D64"/>
    <w:rsid w:val="00B26AC2"/>
    <w:rsid w:val="00B26BAA"/>
    <w:rsid w:val="00B27D75"/>
    <w:rsid w:val="00B318FD"/>
    <w:rsid w:val="00B32476"/>
    <w:rsid w:val="00B3251B"/>
    <w:rsid w:val="00B32D9D"/>
    <w:rsid w:val="00B33177"/>
    <w:rsid w:val="00B334CF"/>
    <w:rsid w:val="00B33929"/>
    <w:rsid w:val="00B346BD"/>
    <w:rsid w:val="00B351C0"/>
    <w:rsid w:val="00B35458"/>
    <w:rsid w:val="00B35464"/>
    <w:rsid w:val="00B366CA"/>
    <w:rsid w:val="00B367C0"/>
    <w:rsid w:val="00B36B07"/>
    <w:rsid w:val="00B36E1C"/>
    <w:rsid w:val="00B3740D"/>
    <w:rsid w:val="00B41A94"/>
    <w:rsid w:val="00B41B3B"/>
    <w:rsid w:val="00B41EE5"/>
    <w:rsid w:val="00B42754"/>
    <w:rsid w:val="00B431A2"/>
    <w:rsid w:val="00B43BED"/>
    <w:rsid w:val="00B44192"/>
    <w:rsid w:val="00B462E7"/>
    <w:rsid w:val="00B46A76"/>
    <w:rsid w:val="00B46B73"/>
    <w:rsid w:val="00B46BC4"/>
    <w:rsid w:val="00B51102"/>
    <w:rsid w:val="00B52063"/>
    <w:rsid w:val="00B52A80"/>
    <w:rsid w:val="00B53C07"/>
    <w:rsid w:val="00B5412E"/>
    <w:rsid w:val="00B541A4"/>
    <w:rsid w:val="00B5432B"/>
    <w:rsid w:val="00B54402"/>
    <w:rsid w:val="00B552B8"/>
    <w:rsid w:val="00B552D7"/>
    <w:rsid w:val="00B55816"/>
    <w:rsid w:val="00B55D6A"/>
    <w:rsid w:val="00B56677"/>
    <w:rsid w:val="00B56D7F"/>
    <w:rsid w:val="00B57456"/>
    <w:rsid w:val="00B5773C"/>
    <w:rsid w:val="00B61362"/>
    <w:rsid w:val="00B61B2F"/>
    <w:rsid w:val="00B61F7D"/>
    <w:rsid w:val="00B62154"/>
    <w:rsid w:val="00B62A31"/>
    <w:rsid w:val="00B63900"/>
    <w:rsid w:val="00B63D68"/>
    <w:rsid w:val="00B6405B"/>
    <w:rsid w:val="00B6492B"/>
    <w:rsid w:val="00B64BD6"/>
    <w:rsid w:val="00B650F8"/>
    <w:rsid w:val="00B65945"/>
    <w:rsid w:val="00B65C2F"/>
    <w:rsid w:val="00B65C45"/>
    <w:rsid w:val="00B67372"/>
    <w:rsid w:val="00B700D0"/>
    <w:rsid w:val="00B70622"/>
    <w:rsid w:val="00B7139D"/>
    <w:rsid w:val="00B714C3"/>
    <w:rsid w:val="00B7209D"/>
    <w:rsid w:val="00B72691"/>
    <w:rsid w:val="00B727A9"/>
    <w:rsid w:val="00B73D31"/>
    <w:rsid w:val="00B73F4A"/>
    <w:rsid w:val="00B74BC2"/>
    <w:rsid w:val="00B74FF3"/>
    <w:rsid w:val="00B769CA"/>
    <w:rsid w:val="00B80BCE"/>
    <w:rsid w:val="00B822D6"/>
    <w:rsid w:val="00B82E57"/>
    <w:rsid w:val="00B833DE"/>
    <w:rsid w:val="00B83A91"/>
    <w:rsid w:val="00B867F3"/>
    <w:rsid w:val="00B87018"/>
    <w:rsid w:val="00B87426"/>
    <w:rsid w:val="00B90353"/>
    <w:rsid w:val="00B90535"/>
    <w:rsid w:val="00B90783"/>
    <w:rsid w:val="00B90DF1"/>
    <w:rsid w:val="00B917BE"/>
    <w:rsid w:val="00B928A6"/>
    <w:rsid w:val="00B92BAE"/>
    <w:rsid w:val="00B93049"/>
    <w:rsid w:val="00B93696"/>
    <w:rsid w:val="00B9416A"/>
    <w:rsid w:val="00B942D7"/>
    <w:rsid w:val="00B950EF"/>
    <w:rsid w:val="00B95F49"/>
    <w:rsid w:val="00B97BF2"/>
    <w:rsid w:val="00BA0886"/>
    <w:rsid w:val="00BA13DB"/>
    <w:rsid w:val="00BA210F"/>
    <w:rsid w:val="00BA33BF"/>
    <w:rsid w:val="00BA386E"/>
    <w:rsid w:val="00BA3CC8"/>
    <w:rsid w:val="00BA4FAF"/>
    <w:rsid w:val="00BA56A1"/>
    <w:rsid w:val="00BA5718"/>
    <w:rsid w:val="00BA591E"/>
    <w:rsid w:val="00BB0536"/>
    <w:rsid w:val="00BB2322"/>
    <w:rsid w:val="00BB3278"/>
    <w:rsid w:val="00BB350A"/>
    <w:rsid w:val="00BB42E2"/>
    <w:rsid w:val="00BB5F2E"/>
    <w:rsid w:val="00BB770A"/>
    <w:rsid w:val="00BB7CC4"/>
    <w:rsid w:val="00BC0E91"/>
    <w:rsid w:val="00BC291E"/>
    <w:rsid w:val="00BC2932"/>
    <w:rsid w:val="00BC35AA"/>
    <w:rsid w:val="00BC3877"/>
    <w:rsid w:val="00BC39FE"/>
    <w:rsid w:val="00BC3DDF"/>
    <w:rsid w:val="00BC43E2"/>
    <w:rsid w:val="00BC4462"/>
    <w:rsid w:val="00BC4D1A"/>
    <w:rsid w:val="00BC674F"/>
    <w:rsid w:val="00BC7311"/>
    <w:rsid w:val="00BC758D"/>
    <w:rsid w:val="00BC78D0"/>
    <w:rsid w:val="00BC7957"/>
    <w:rsid w:val="00BC7F34"/>
    <w:rsid w:val="00BD02CF"/>
    <w:rsid w:val="00BD0B83"/>
    <w:rsid w:val="00BD0D1D"/>
    <w:rsid w:val="00BD0E9B"/>
    <w:rsid w:val="00BD1AB2"/>
    <w:rsid w:val="00BD2217"/>
    <w:rsid w:val="00BD2B5A"/>
    <w:rsid w:val="00BD33EA"/>
    <w:rsid w:val="00BD4D9F"/>
    <w:rsid w:val="00BD6F81"/>
    <w:rsid w:val="00BD7337"/>
    <w:rsid w:val="00BD77A9"/>
    <w:rsid w:val="00BD7BE6"/>
    <w:rsid w:val="00BD7FEE"/>
    <w:rsid w:val="00BE0053"/>
    <w:rsid w:val="00BE0CC2"/>
    <w:rsid w:val="00BE0D70"/>
    <w:rsid w:val="00BE1C57"/>
    <w:rsid w:val="00BE240A"/>
    <w:rsid w:val="00BE2E86"/>
    <w:rsid w:val="00BE3720"/>
    <w:rsid w:val="00BE37FD"/>
    <w:rsid w:val="00BE3973"/>
    <w:rsid w:val="00BE454B"/>
    <w:rsid w:val="00BE454C"/>
    <w:rsid w:val="00BE4AD6"/>
    <w:rsid w:val="00BE5048"/>
    <w:rsid w:val="00BE50DA"/>
    <w:rsid w:val="00BE576D"/>
    <w:rsid w:val="00BE61C5"/>
    <w:rsid w:val="00BE6BD8"/>
    <w:rsid w:val="00BE735E"/>
    <w:rsid w:val="00BE76E7"/>
    <w:rsid w:val="00BF0563"/>
    <w:rsid w:val="00BF2025"/>
    <w:rsid w:val="00BF47F3"/>
    <w:rsid w:val="00BF6F6F"/>
    <w:rsid w:val="00BF74A8"/>
    <w:rsid w:val="00C00336"/>
    <w:rsid w:val="00C010A2"/>
    <w:rsid w:val="00C03459"/>
    <w:rsid w:val="00C0375E"/>
    <w:rsid w:val="00C0397D"/>
    <w:rsid w:val="00C04C9A"/>
    <w:rsid w:val="00C05AC3"/>
    <w:rsid w:val="00C05B30"/>
    <w:rsid w:val="00C07DBD"/>
    <w:rsid w:val="00C10451"/>
    <w:rsid w:val="00C11789"/>
    <w:rsid w:val="00C11D14"/>
    <w:rsid w:val="00C14448"/>
    <w:rsid w:val="00C14AA9"/>
    <w:rsid w:val="00C15990"/>
    <w:rsid w:val="00C15B34"/>
    <w:rsid w:val="00C1785F"/>
    <w:rsid w:val="00C1792D"/>
    <w:rsid w:val="00C20144"/>
    <w:rsid w:val="00C210A5"/>
    <w:rsid w:val="00C21196"/>
    <w:rsid w:val="00C214F4"/>
    <w:rsid w:val="00C22C54"/>
    <w:rsid w:val="00C23C1D"/>
    <w:rsid w:val="00C2421C"/>
    <w:rsid w:val="00C25069"/>
    <w:rsid w:val="00C254F0"/>
    <w:rsid w:val="00C27420"/>
    <w:rsid w:val="00C279B0"/>
    <w:rsid w:val="00C30987"/>
    <w:rsid w:val="00C30BA0"/>
    <w:rsid w:val="00C30FCD"/>
    <w:rsid w:val="00C3212F"/>
    <w:rsid w:val="00C32234"/>
    <w:rsid w:val="00C323CA"/>
    <w:rsid w:val="00C32EC1"/>
    <w:rsid w:val="00C3319F"/>
    <w:rsid w:val="00C34493"/>
    <w:rsid w:val="00C344FE"/>
    <w:rsid w:val="00C347A9"/>
    <w:rsid w:val="00C347CD"/>
    <w:rsid w:val="00C35105"/>
    <w:rsid w:val="00C35E1B"/>
    <w:rsid w:val="00C3610B"/>
    <w:rsid w:val="00C36B0E"/>
    <w:rsid w:val="00C36C6A"/>
    <w:rsid w:val="00C4001D"/>
    <w:rsid w:val="00C40343"/>
    <w:rsid w:val="00C403A7"/>
    <w:rsid w:val="00C40630"/>
    <w:rsid w:val="00C40764"/>
    <w:rsid w:val="00C40799"/>
    <w:rsid w:val="00C40915"/>
    <w:rsid w:val="00C40E01"/>
    <w:rsid w:val="00C4138B"/>
    <w:rsid w:val="00C4197C"/>
    <w:rsid w:val="00C4209E"/>
    <w:rsid w:val="00C42A09"/>
    <w:rsid w:val="00C44769"/>
    <w:rsid w:val="00C456B5"/>
    <w:rsid w:val="00C45DE7"/>
    <w:rsid w:val="00C46762"/>
    <w:rsid w:val="00C46E68"/>
    <w:rsid w:val="00C47465"/>
    <w:rsid w:val="00C47BE6"/>
    <w:rsid w:val="00C47D92"/>
    <w:rsid w:val="00C50648"/>
    <w:rsid w:val="00C506CE"/>
    <w:rsid w:val="00C5221A"/>
    <w:rsid w:val="00C524E8"/>
    <w:rsid w:val="00C52BB7"/>
    <w:rsid w:val="00C531E1"/>
    <w:rsid w:val="00C54327"/>
    <w:rsid w:val="00C56245"/>
    <w:rsid w:val="00C57A77"/>
    <w:rsid w:val="00C57BDD"/>
    <w:rsid w:val="00C60B7B"/>
    <w:rsid w:val="00C60CB9"/>
    <w:rsid w:val="00C61954"/>
    <w:rsid w:val="00C61AD3"/>
    <w:rsid w:val="00C64D23"/>
    <w:rsid w:val="00C64E67"/>
    <w:rsid w:val="00C65A20"/>
    <w:rsid w:val="00C6675E"/>
    <w:rsid w:val="00C66D0C"/>
    <w:rsid w:val="00C671FD"/>
    <w:rsid w:val="00C674F3"/>
    <w:rsid w:val="00C675AB"/>
    <w:rsid w:val="00C70737"/>
    <w:rsid w:val="00C70C0E"/>
    <w:rsid w:val="00C719BD"/>
    <w:rsid w:val="00C72EE4"/>
    <w:rsid w:val="00C730B5"/>
    <w:rsid w:val="00C73C92"/>
    <w:rsid w:val="00C752B7"/>
    <w:rsid w:val="00C75335"/>
    <w:rsid w:val="00C759BC"/>
    <w:rsid w:val="00C76234"/>
    <w:rsid w:val="00C76F29"/>
    <w:rsid w:val="00C81A48"/>
    <w:rsid w:val="00C82257"/>
    <w:rsid w:val="00C8282B"/>
    <w:rsid w:val="00C82A97"/>
    <w:rsid w:val="00C82BBA"/>
    <w:rsid w:val="00C83582"/>
    <w:rsid w:val="00C857FF"/>
    <w:rsid w:val="00C85F47"/>
    <w:rsid w:val="00C862E7"/>
    <w:rsid w:val="00C879BB"/>
    <w:rsid w:val="00C87B9E"/>
    <w:rsid w:val="00C87C98"/>
    <w:rsid w:val="00C903F1"/>
    <w:rsid w:val="00C91780"/>
    <w:rsid w:val="00C91E66"/>
    <w:rsid w:val="00C9279E"/>
    <w:rsid w:val="00C93371"/>
    <w:rsid w:val="00C94632"/>
    <w:rsid w:val="00C96F2F"/>
    <w:rsid w:val="00C97D75"/>
    <w:rsid w:val="00CA0692"/>
    <w:rsid w:val="00CA07DD"/>
    <w:rsid w:val="00CA0C31"/>
    <w:rsid w:val="00CA3366"/>
    <w:rsid w:val="00CA3523"/>
    <w:rsid w:val="00CA3536"/>
    <w:rsid w:val="00CA434A"/>
    <w:rsid w:val="00CA49EE"/>
    <w:rsid w:val="00CA4FD6"/>
    <w:rsid w:val="00CA5114"/>
    <w:rsid w:val="00CA5122"/>
    <w:rsid w:val="00CA563F"/>
    <w:rsid w:val="00CB0229"/>
    <w:rsid w:val="00CB0C69"/>
    <w:rsid w:val="00CB0D73"/>
    <w:rsid w:val="00CB1D61"/>
    <w:rsid w:val="00CB2D92"/>
    <w:rsid w:val="00CB3266"/>
    <w:rsid w:val="00CB3B03"/>
    <w:rsid w:val="00CB3FD6"/>
    <w:rsid w:val="00CB4E7C"/>
    <w:rsid w:val="00CB56BE"/>
    <w:rsid w:val="00CB74BF"/>
    <w:rsid w:val="00CB76E7"/>
    <w:rsid w:val="00CC0AA3"/>
    <w:rsid w:val="00CC1E4F"/>
    <w:rsid w:val="00CC253C"/>
    <w:rsid w:val="00CC2BAD"/>
    <w:rsid w:val="00CC2D68"/>
    <w:rsid w:val="00CC2E2D"/>
    <w:rsid w:val="00CC313F"/>
    <w:rsid w:val="00CC41CB"/>
    <w:rsid w:val="00CC4887"/>
    <w:rsid w:val="00CC6567"/>
    <w:rsid w:val="00CC6704"/>
    <w:rsid w:val="00CC7908"/>
    <w:rsid w:val="00CD13DA"/>
    <w:rsid w:val="00CD171D"/>
    <w:rsid w:val="00CD3D09"/>
    <w:rsid w:val="00CD4157"/>
    <w:rsid w:val="00CD6A78"/>
    <w:rsid w:val="00CD7A46"/>
    <w:rsid w:val="00CE3B0C"/>
    <w:rsid w:val="00CE46B8"/>
    <w:rsid w:val="00CE4AB1"/>
    <w:rsid w:val="00CE4E3F"/>
    <w:rsid w:val="00CE5946"/>
    <w:rsid w:val="00CE6C00"/>
    <w:rsid w:val="00CE72C4"/>
    <w:rsid w:val="00CF005A"/>
    <w:rsid w:val="00CF12C8"/>
    <w:rsid w:val="00CF157C"/>
    <w:rsid w:val="00CF35CF"/>
    <w:rsid w:val="00CF3DC3"/>
    <w:rsid w:val="00CF3E73"/>
    <w:rsid w:val="00CF4A7E"/>
    <w:rsid w:val="00CF5B59"/>
    <w:rsid w:val="00CF6082"/>
    <w:rsid w:val="00CF6F35"/>
    <w:rsid w:val="00CF7CB1"/>
    <w:rsid w:val="00D00DCD"/>
    <w:rsid w:val="00D0101E"/>
    <w:rsid w:val="00D01CD1"/>
    <w:rsid w:val="00D01F62"/>
    <w:rsid w:val="00D020A9"/>
    <w:rsid w:val="00D033F9"/>
    <w:rsid w:val="00D03C88"/>
    <w:rsid w:val="00D04D02"/>
    <w:rsid w:val="00D05870"/>
    <w:rsid w:val="00D059E7"/>
    <w:rsid w:val="00D06625"/>
    <w:rsid w:val="00D06B2E"/>
    <w:rsid w:val="00D07ABC"/>
    <w:rsid w:val="00D07B28"/>
    <w:rsid w:val="00D10B0C"/>
    <w:rsid w:val="00D10E7A"/>
    <w:rsid w:val="00D11E5F"/>
    <w:rsid w:val="00D11FD1"/>
    <w:rsid w:val="00D130D9"/>
    <w:rsid w:val="00D15CCC"/>
    <w:rsid w:val="00D1624B"/>
    <w:rsid w:val="00D1673B"/>
    <w:rsid w:val="00D17105"/>
    <w:rsid w:val="00D178D8"/>
    <w:rsid w:val="00D17D9C"/>
    <w:rsid w:val="00D20E26"/>
    <w:rsid w:val="00D2142E"/>
    <w:rsid w:val="00D217FF"/>
    <w:rsid w:val="00D21967"/>
    <w:rsid w:val="00D22DA8"/>
    <w:rsid w:val="00D22E9C"/>
    <w:rsid w:val="00D23F09"/>
    <w:rsid w:val="00D24988"/>
    <w:rsid w:val="00D24FA1"/>
    <w:rsid w:val="00D266DC"/>
    <w:rsid w:val="00D3079C"/>
    <w:rsid w:val="00D31A45"/>
    <w:rsid w:val="00D31BD9"/>
    <w:rsid w:val="00D32AC4"/>
    <w:rsid w:val="00D32C62"/>
    <w:rsid w:val="00D35762"/>
    <w:rsid w:val="00D35B10"/>
    <w:rsid w:val="00D378EC"/>
    <w:rsid w:val="00D37D93"/>
    <w:rsid w:val="00D409C5"/>
    <w:rsid w:val="00D4182B"/>
    <w:rsid w:val="00D42157"/>
    <w:rsid w:val="00D42FD1"/>
    <w:rsid w:val="00D43731"/>
    <w:rsid w:val="00D43A1E"/>
    <w:rsid w:val="00D446D5"/>
    <w:rsid w:val="00D4562B"/>
    <w:rsid w:val="00D476A3"/>
    <w:rsid w:val="00D47E37"/>
    <w:rsid w:val="00D50194"/>
    <w:rsid w:val="00D502C4"/>
    <w:rsid w:val="00D510E8"/>
    <w:rsid w:val="00D5138E"/>
    <w:rsid w:val="00D5147C"/>
    <w:rsid w:val="00D51556"/>
    <w:rsid w:val="00D531D9"/>
    <w:rsid w:val="00D539FC"/>
    <w:rsid w:val="00D53AAC"/>
    <w:rsid w:val="00D55073"/>
    <w:rsid w:val="00D55596"/>
    <w:rsid w:val="00D5620B"/>
    <w:rsid w:val="00D56533"/>
    <w:rsid w:val="00D56762"/>
    <w:rsid w:val="00D567EE"/>
    <w:rsid w:val="00D5735E"/>
    <w:rsid w:val="00D603DA"/>
    <w:rsid w:val="00D60C61"/>
    <w:rsid w:val="00D6111B"/>
    <w:rsid w:val="00D61209"/>
    <w:rsid w:val="00D618BE"/>
    <w:rsid w:val="00D6196F"/>
    <w:rsid w:val="00D61FAD"/>
    <w:rsid w:val="00D623E8"/>
    <w:rsid w:val="00D62F49"/>
    <w:rsid w:val="00D63277"/>
    <w:rsid w:val="00D63B35"/>
    <w:rsid w:val="00D64042"/>
    <w:rsid w:val="00D65177"/>
    <w:rsid w:val="00D653BF"/>
    <w:rsid w:val="00D6603A"/>
    <w:rsid w:val="00D67C85"/>
    <w:rsid w:val="00D70154"/>
    <w:rsid w:val="00D70287"/>
    <w:rsid w:val="00D713E0"/>
    <w:rsid w:val="00D71B8D"/>
    <w:rsid w:val="00D71E48"/>
    <w:rsid w:val="00D734E1"/>
    <w:rsid w:val="00D738F1"/>
    <w:rsid w:val="00D746E0"/>
    <w:rsid w:val="00D763E2"/>
    <w:rsid w:val="00D76F47"/>
    <w:rsid w:val="00D77834"/>
    <w:rsid w:val="00D77C6D"/>
    <w:rsid w:val="00D82708"/>
    <w:rsid w:val="00D84742"/>
    <w:rsid w:val="00D848D7"/>
    <w:rsid w:val="00D84ABE"/>
    <w:rsid w:val="00D860FD"/>
    <w:rsid w:val="00D911DD"/>
    <w:rsid w:val="00D93296"/>
    <w:rsid w:val="00D97985"/>
    <w:rsid w:val="00D97C80"/>
    <w:rsid w:val="00DA129D"/>
    <w:rsid w:val="00DA18C1"/>
    <w:rsid w:val="00DA1CD1"/>
    <w:rsid w:val="00DA2865"/>
    <w:rsid w:val="00DA3EAF"/>
    <w:rsid w:val="00DA655E"/>
    <w:rsid w:val="00DA72DD"/>
    <w:rsid w:val="00DA7DB0"/>
    <w:rsid w:val="00DA7E63"/>
    <w:rsid w:val="00DB04C6"/>
    <w:rsid w:val="00DB08A8"/>
    <w:rsid w:val="00DB096E"/>
    <w:rsid w:val="00DB1444"/>
    <w:rsid w:val="00DB3096"/>
    <w:rsid w:val="00DB4568"/>
    <w:rsid w:val="00DB48AC"/>
    <w:rsid w:val="00DB522E"/>
    <w:rsid w:val="00DB5CDF"/>
    <w:rsid w:val="00DB6252"/>
    <w:rsid w:val="00DB6D63"/>
    <w:rsid w:val="00DB7193"/>
    <w:rsid w:val="00DC013E"/>
    <w:rsid w:val="00DC182F"/>
    <w:rsid w:val="00DC23C9"/>
    <w:rsid w:val="00DC27B4"/>
    <w:rsid w:val="00DC28E8"/>
    <w:rsid w:val="00DC2E5B"/>
    <w:rsid w:val="00DC34D6"/>
    <w:rsid w:val="00DC3C2A"/>
    <w:rsid w:val="00DC42CD"/>
    <w:rsid w:val="00DC49A5"/>
    <w:rsid w:val="00DC4CA2"/>
    <w:rsid w:val="00DC7FC8"/>
    <w:rsid w:val="00DD019D"/>
    <w:rsid w:val="00DD034A"/>
    <w:rsid w:val="00DD0CF1"/>
    <w:rsid w:val="00DD0DDB"/>
    <w:rsid w:val="00DD1375"/>
    <w:rsid w:val="00DD1C94"/>
    <w:rsid w:val="00DD2365"/>
    <w:rsid w:val="00DD2B04"/>
    <w:rsid w:val="00DD5014"/>
    <w:rsid w:val="00DD507A"/>
    <w:rsid w:val="00DD6BB7"/>
    <w:rsid w:val="00DD7531"/>
    <w:rsid w:val="00DE19D0"/>
    <w:rsid w:val="00DE2C2B"/>
    <w:rsid w:val="00DE3400"/>
    <w:rsid w:val="00DE3C2F"/>
    <w:rsid w:val="00DE478A"/>
    <w:rsid w:val="00DE4D0C"/>
    <w:rsid w:val="00DE507A"/>
    <w:rsid w:val="00DE5765"/>
    <w:rsid w:val="00DE668E"/>
    <w:rsid w:val="00DE6A37"/>
    <w:rsid w:val="00DE6ABB"/>
    <w:rsid w:val="00DE7D8B"/>
    <w:rsid w:val="00DF13EC"/>
    <w:rsid w:val="00DF16BA"/>
    <w:rsid w:val="00DF20DA"/>
    <w:rsid w:val="00DF2743"/>
    <w:rsid w:val="00DF3A77"/>
    <w:rsid w:val="00DF4942"/>
    <w:rsid w:val="00DF4C82"/>
    <w:rsid w:val="00DF504E"/>
    <w:rsid w:val="00DF717F"/>
    <w:rsid w:val="00DF71FD"/>
    <w:rsid w:val="00DF7762"/>
    <w:rsid w:val="00E000A4"/>
    <w:rsid w:val="00E011A3"/>
    <w:rsid w:val="00E0179B"/>
    <w:rsid w:val="00E01B29"/>
    <w:rsid w:val="00E01E15"/>
    <w:rsid w:val="00E01FA3"/>
    <w:rsid w:val="00E02928"/>
    <w:rsid w:val="00E02BB1"/>
    <w:rsid w:val="00E0325D"/>
    <w:rsid w:val="00E05CBC"/>
    <w:rsid w:val="00E06188"/>
    <w:rsid w:val="00E06273"/>
    <w:rsid w:val="00E06AB0"/>
    <w:rsid w:val="00E06FFB"/>
    <w:rsid w:val="00E07118"/>
    <w:rsid w:val="00E10238"/>
    <w:rsid w:val="00E1223D"/>
    <w:rsid w:val="00E12E10"/>
    <w:rsid w:val="00E1492E"/>
    <w:rsid w:val="00E15749"/>
    <w:rsid w:val="00E15A25"/>
    <w:rsid w:val="00E16F06"/>
    <w:rsid w:val="00E17541"/>
    <w:rsid w:val="00E21117"/>
    <w:rsid w:val="00E21D40"/>
    <w:rsid w:val="00E22DAA"/>
    <w:rsid w:val="00E2432B"/>
    <w:rsid w:val="00E245C0"/>
    <w:rsid w:val="00E2478C"/>
    <w:rsid w:val="00E249FB"/>
    <w:rsid w:val="00E256B2"/>
    <w:rsid w:val="00E25A66"/>
    <w:rsid w:val="00E26581"/>
    <w:rsid w:val="00E2796C"/>
    <w:rsid w:val="00E3064C"/>
    <w:rsid w:val="00E31460"/>
    <w:rsid w:val="00E317ED"/>
    <w:rsid w:val="00E328DE"/>
    <w:rsid w:val="00E339FD"/>
    <w:rsid w:val="00E3419B"/>
    <w:rsid w:val="00E34673"/>
    <w:rsid w:val="00E347D5"/>
    <w:rsid w:val="00E35474"/>
    <w:rsid w:val="00E35D4A"/>
    <w:rsid w:val="00E35E46"/>
    <w:rsid w:val="00E35E5A"/>
    <w:rsid w:val="00E361E9"/>
    <w:rsid w:val="00E373B9"/>
    <w:rsid w:val="00E405F5"/>
    <w:rsid w:val="00E40E97"/>
    <w:rsid w:val="00E40EEE"/>
    <w:rsid w:val="00E41382"/>
    <w:rsid w:val="00E41781"/>
    <w:rsid w:val="00E41BEE"/>
    <w:rsid w:val="00E41F35"/>
    <w:rsid w:val="00E433AE"/>
    <w:rsid w:val="00E440C4"/>
    <w:rsid w:val="00E44BCC"/>
    <w:rsid w:val="00E45BED"/>
    <w:rsid w:val="00E4695E"/>
    <w:rsid w:val="00E46D22"/>
    <w:rsid w:val="00E46E05"/>
    <w:rsid w:val="00E46FD7"/>
    <w:rsid w:val="00E47FB2"/>
    <w:rsid w:val="00E517FE"/>
    <w:rsid w:val="00E536F3"/>
    <w:rsid w:val="00E54702"/>
    <w:rsid w:val="00E54C82"/>
    <w:rsid w:val="00E54EA1"/>
    <w:rsid w:val="00E5537A"/>
    <w:rsid w:val="00E55581"/>
    <w:rsid w:val="00E55681"/>
    <w:rsid w:val="00E5568F"/>
    <w:rsid w:val="00E563C2"/>
    <w:rsid w:val="00E577AC"/>
    <w:rsid w:val="00E60367"/>
    <w:rsid w:val="00E6116D"/>
    <w:rsid w:val="00E615C1"/>
    <w:rsid w:val="00E62168"/>
    <w:rsid w:val="00E6227E"/>
    <w:rsid w:val="00E62352"/>
    <w:rsid w:val="00E6339A"/>
    <w:rsid w:val="00E63DAE"/>
    <w:rsid w:val="00E65128"/>
    <w:rsid w:val="00E67386"/>
    <w:rsid w:val="00E6775C"/>
    <w:rsid w:val="00E679C5"/>
    <w:rsid w:val="00E70F85"/>
    <w:rsid w:val="00E713F2"/>
    <w:rsid w:val="00E71FAE"/>
    <w:rsid w:val="00E743B9"/>
    <w:rsid w:val="00E76EB4"/>
    <w:rsid w:val="00E77B44"/>
    <w:rsid w:val="00E803EE"/>
    <w:rsid w:val="00E80801"/>
    <w:rsid w:val="00E81DE2"/>
    <w:rsid w:val="00E83829"/>
    <w:rsid w:val="00E84C05"/>
    <w:rsid w:val="00E85BBD"/>
    <w:rsid w:val="00E85D0A"/>
    <w:rsid w:val="00E86141"/>
    <w:rsid w:val="00E901E0"/>
    <w:rsid w:val="00E90B85"/>
    <w:rsid w:val="00E90EAB"/>
    <w:rsid w:val="00E9288B"/>
    <w:rsid w:val="00E92EC8"/>
    <w:rsid w:val="00E92FBA"/>
    <w:rsid w:val="00E931B9"/>
    <w:rsid w:val="00E97773"/>
    <w:rsid w:val="00EA068C"/>
    <w:rsid w:val="00EA1559"/>
    <w:rsid w:val="00EA3051"/>
    <w:rsid w:val="00EA3836"/>
    <w:rsid w:val="00EA77B7"/>
    <w:rsid w:val="00EB03EA"/>
    <w:rsid w:val="00EB0F05"/>
    <w:rsid w:val="00EB2114"/>
    <w:rsid w:val="00EB2B70"/>
    <w:rsid w:val="00EB3675"/>
    <w:rsid w:val="00EB3D71"/>
    <w:rsid w:val="00EB6590"/>
    <w:rsid w:val="00EB6728"/>
    <w:rsid w:val="00EC0BA2"/>
    <w:rsid w:val="00EC0ECA"/>
    <w:rsid w:val="00EC12BB"/>
    <w:rsid w:val="00EC1994"/>
    <w:rsid w:val="00EC2346"/>
    <w:rsid w:val="00EC237F"/>
    <w:rsid w:val="00EC6FCA"/>
    <w:rsid w:val="00EC794A"/>
    <w:rsid w:val="00EC7991"/>
    <w:rsid w:val="00ED2BD5"/>
    <w:rsid w:val="00ED3261"/>
    <w:rsid w:val="00ED4031"/>
    <w:rsid w:val="00ED518D"/>
    <w:rsid w:val="00ED531D"/>
    <w:rsid w:val="00ED55BD"/>
    <w:rsid w:val="00ED5A68"/>
    <w:rsid w:val="00ED679F"/>
    <w:rsid w:val="00ED6BC0"/>
    <w:rsid w:val="00ED6C23"/>
    <w:rsid w:val="00ED7AB0"/>
    <w:rsid w:val="00ED7DA3"/>
    <w:rsid w:val="00EE1226"/>
    <w:rsid w:val="00EE132D"/>
    <w:rsid w:val="00EE1C36"/>
    <w:rsid w:val="00EE34FE"/>
    <w:rsid w:val="00EE44A1"/>
    <w:rsid w:val="00EE472C"/>
    <w:rsid w:val="00EE47A0"/>
    <w:rsid w:val="00EE55D9"/>
    <w:rsid w:val="00EE5AB5"/>
    <w:rsid w:val="00EE65C9"/>
    <w:rsid w:val="00EF0768"/>
    <w:rsid w:val="00EF0A55"/>
    <w:rsid w:val="00EF0E69"/>
    <w:rsid w:val="00EF13BD"/>
    <w:rsid w:val="00EF3957"/>
    <w:rsid w:val="00EF3A45"/>
    <w:rsid w:val="00EF4F56"/>
    <w:rsid w:val="00EF645B"/>
    <w:rsid w:val="00EF6A6D"/>
    <w:rsid w:val="00EF7589"/>
    <w:rsid w:val="00F00C76"/>
    <w:rsid w:val="00F011FF"/>
    <w:rsid w:val="00F01679"/>
    <w:rsid w:val="00F01BA4"/>
    <w:rsid w:val="00F0268F"/>
    <w:rsid w:val="00F02F46"/>
    <w:rsid w:val="00F03C86"/>
    <w:rsid w:val="00F043A8"/>
    <w:rsid w:val="00F058C8"/>
    <w:rsid w:val="00F075A4"/>
    <w:rsid w:val="00F100AB"/>
    <w:rsid w:val="00F1034F"/>
    <w:rsid w:val="00F103C3"/>
    <w:rsid w:val="00F11047"/>
    <w:rsid w:val="00F1174E"/>
    <w:rsid w:val="00F11812"/>
    <w:rsid w:val="00F11E2A"/>
    <w:rsid w:val="00F125CC"/>
    <w:rsid w:val="00F13090"/>
    <w:rsid w:val="00F146B3"/>
    <w:rsid w:val="00F1518B"/>
    <w:rsid w:val="00F20B6D"/>
    <w:rsid w:val="00F22738"/>
    <w:rsid w:val="00F229B5"/>
    <w:rsid w:val="00F2416A"/>
    <w:rsid w:val="00F24720"/>
    <w:rsid w:val="00F25568"/>
    <w:rsid w:val="00F25D5C"/>
    <w:rsid w:val="00F2659D"/>
    <w:rsid w:val="00F26D30"/>
    <w:rsid w:val="00F27545"/>
    <w:rsid w:val="00F27923"/>
    <w:rsid w:val="00F27B41"/>
    <w:rsid w:val="00F30534"/>
    <w:rsid w:val="00F30772"/>
    <w:rsid w:val="00F30F0E"/>
    <w:rsid w:val="00F32014"/>
    <w:rsid w:val="00F32D75"/>
    <w:rsid w:val="00F3365E"/>
    <w:rsid w:val="00F34425"/>
    <w:rsid w:val="00F34C87"/>
    <w:rsid w:val="00F36D47"/>
    <w:rsid w:val="00F4095D"/>
    <w:rsid w:val="00F40A40"/>
    <w:rsid w:val="00F40E0F"/>
    <w:rsid w:val="00F42B41"/>
    <w:rsid w:val="00F43C51"/>
    <w:rsid w:val="00F44E39"/>
    <w:rsid w:val="00F458B0"/>
    <w:rsid w:val="00F458ED"/>
    <w:rsid w:val="00F46A53"/>
    <w:rsid w:val="00F47286"/>
    <w:rsid w:val="00F47823"/>
    <w:rsid w:val="00F47A09"/>
    <w:rsid w:val="00F47E91"/>
    <w:rsid w:val="00F519E7"/>
    <w:rsid w:val="00F51D27"/>
    <w:rsid w:val="00F52186"/>
    <w:rsid w:val="00F52C31"/>
    <w:rsid w:val="00F54A4D"/>
    <w:rsid w:val="00F55ADD"/>
    <w:rsid w:val="00F5715E"/>
    <w:rsid w:val="00F60186"/>
    <w:rsid w:val="00F62E18"/>
    <w:rsid w:val="00F6369A"/>
    <w:rsid w:val="00F63DE3"/>
    <w:rsid w:val="00F6421E"/>
    <w:rsid w:val="00F65CBC"/>
    <w:rsid w:val="00F6633E"/>
    <w:rsid w:val="00F66491"/>
    <w:rsid w:val="00F66CE7"/>
    <w:rsid w:val="00F6777C"/>
    <w:rsid w:val="00F71983"/>
    <w:rsid w:val="00F72495"/>
    <w:rsid w:val="00F72627"/>
    <w:rsid w:val="00F72C67"/>
    <w:rsid w:val="00F7372E"/>
    <w:rsid w:val="00F75291"/>
    <w:rsid w:val="00F75647"/>
    <w:rsid w:val="00F75B5B"/>
    <w:rsid w:val="00F80152"/>
    <w:rsid w:val="00F803F1"/>
    <w:rsid w:val="00F8113A"/>
    <w:rsid w:val="00F82689"/>
    <w:rsid w:val="00F82C4E"/>
    <w:rsid w:val="00F8359D"/>
    <w:rsid w:val="00F847DB"/>
    <w:rsid w:val="00F849AF"/>
    <w:rsid w:val="00F86135"/>
    <w:rsid w:val="00F86805"/>
    <w:rsid w:val="00F86945"/>
    <w:rsid w:val="00F86E99"/>
    <w:rsid w:val="00F9082C"/>
    <w:rsid w:val="00F928F9"/>
    <w:rsid w:val="00F9291B"/>
    <w:rsid w:val="00F92ABC"/>
    <w:rsid w:val="00F92F70"/>
    <w:rsid w:val="00F9353C"/>
    <w:rsid w:val="00F93728"/>
    <w:rsid w:val="00F940F1"/>
    <w:rsid w:val="00F94599"/>
    <w:rsid w:val="00F960F6"/>
    <w:rsid w:val="00F968D7"/>
    <w:rsid w:val="00F96D38"/>
    <w:rsid w:val="00F974A2"/>
    <w:rsid w:val="00FA008A"/>
    <w:rsid w:val="00FA2176"/>
    <w:rsid w:val="00FA2665"/>
    <w:rsid w:val="00FA2BB7"/>
    <w:rsid w:val="00FA4561"/>
    <w:rsid w:val="00FA4774"/>
    <w:rsid w:val="00FA537F"/>
    <w:rsid w:val="00FA596C"/>
    <w:rsid w:val="00FA69B2"/>
    <w:rsid w:val="00FA73FD"/>
    <w:rsid w:val="00FB0AF2"/>
    <w:rsid w:val="00FB29A7"/>
    <w:rsid w:val="00FB4D60"/>
    <w:rsid w:val="00FB515E"/>
    <w:rsid w:val="00FB5ED1"/>
    <w:rsid w:val="00FB603E"/>
    <w:rsid w:val="00FB6484"/>
    <w:rsid w:val="00FB6E5F"/>
    <w:rsid w:val="00FC0033"/>
    <w:rsid w:val="00FC0658"/>
    <w:rsid w:val="00FC0D96"/>
    <w:rsid w:val="00FC10D3"/>
    <w:rsid w:val="00FC135A"/>
    <w:rsid w:val="00FC1372"/>
    <w:rsid w:val="00FC1D17"/>
    <w:rsid w:val="00FC2845"/>
    <w:rsid w:val="00FC3481"/>
    <w:rsid w:val="00FC5923"/>
    <w:rsid w:val="00FC6395"/>
    <w:rsid w:val="00FC6F25"/>
    <w:rsid w:val="00FC6FA2"/>
    <w:rsid w:val="00FC7F04"/>
    <w:rsid w:val="00FD0151"/>
    <w:rsid w:val="00FD02C4"/>
    <w:rsid w:val="00FD03F6"/>
    <w:rsid w:val="00FD1C8F"/>
    <w:rsid w:val="00FD1EC5"/>
    <w:rsid w:val="00FD33B5"/>
    <w:rsid w:val="00FD4003"/>
    <w:rsid w:val="00FD4701"/>
    <w:rsid w:val="00FD4E02"/>
    <w:rsid w:val="00FD6810"/>
    <w:rsid w:val="00FD7215"/>
    <w:rsid w:val="00FD790D"/>
    <w:rsid w:val="00FD7F11"/>
    <w:rsid w:val="00FE03F3"/>
    <w:rsid w:val="00FE080C"/>
    <w:rsid w:val="00FE1003"/>
    <w:rsid w:val="00FE17EF"/>
    <w:rsid w:val="00FE49F0"/>
    <w:rsid w:val="00FE634F"/>
    <w:rsid w:val="00FE6A7E"/>
    <w:rsid w:val="00FE6F9C"/>
    <w:rsid w:val="00FE766F"/>
    <w:rsid w:val="00FE776B"/>
    <w:rsid w:val="00FF07C8"/>
    <w:rsid w:val="00FF0F61"/>
    <w:rsid w:val="00FF16B9"/>
    <w:rsid w:val="00FF285B"/>
    <w:rsid w:val="00FF310C"/>
    <w:rsid w:val="00FF3D70"/>
    <w:rsid w:val="00FF45EB"/>
    <w:rsid w:val="00FF5CEF"/>
    <w:rsid w:val="00FF5E37"/>
    <w:rsid w:val="00FF69FC"/>
    <w:rsid w:val="00FF6A8D"/>
    <w:rsid w:val="00FF7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 fillcolor="white">
      <v:fill color="white"/>
      <v:shadow on="t" opacity="52429f"/>
    </o:shapedefaults>
    <o:shapelayout v:ext="edit">
      <o:idmap v:ext="edit" data="1"/>
    </o:shapelayout>
  </w:shapeDefaults>
  <w:decimalSymbol w:val="."/>
  <w:listSeparator w:val=","/>
  <w14:docId w14:val="5E87FF1A"/>
  <w15:chartTrackingRefBased/>
  <w15:docId w15:val="{CEF04F71-54EA-41C0-9886-3D5EA7940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heading 2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99"/>
    <w:lsdException w:name="caption" w:semiHidden="1" w:unhideWhenUsed="1" w:qFormat="1"/>
    <w:lsdException w:name="annotation reference" w:uiPriority="99"/>
    <w:lsdException w:name="Hyperlink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rsid w:val="00F5715E"/>
    <w:rPr>
      <w:sz w:val="24"/>
      <w:szCs w:val="24"/>
      <w:lang w:eastAsia="en-US"/>
    </w:rPr>
  </w:style>
  <w:style w:type="paragraph" w:styleId="11">
    <w:name w:val="heading 1"/>
    <w:aliases w:val=". (1.0),- 1st Order Heading,Indent1"/>
    <w:basedOn w:val="a0"/>
    <w:next w:val="2"/>
    <w:link w:val="1Char"/>
    <w:rsid w:val="00D84ABE"/>
    <w:pPr>
      <w:keepNext/>
      <w:keepLines/>
      <w:spacing w:after="240"/>
      <w:outlineLvl w:val="0"/>
    </w:pPr>
    <w:rPr>
      <w:b/>
      <w:kern w:val="28"/>
      <w:sz w:val="26"/>
      <w:szCs w:val="20"/>
    </w:rPr>
  </w:style>
  <w:style w:type="paragraph" w:styleId="2">
    <w:name w:val="heading 2"/>
    <w:aliases w:val="제목 2 Char Char,제목 2 Char Char Char Char Char Char Char Char Char Char Char Char,Char,2 HEADING,제목 2 Char Char Char Char Char Char Char Char Char Char Char Char Char, Char,제목 2 Char1,ART"/>
    <w:basedOn w:val="11"/>
    <w:link w:val="2Char"/>
    <w:qFormat/>
    <w:rsid w:val="00E06AB0"/>
    <w:pPr>
      <w:keepNext w:val="0"/>
      <w:keepLines w:val="0"/>
      <w:numPr>
        <w:ilvl w:val="1"/>
        <w:numId w:val="9"/>
      </w:numPr>
      <w:tabs>
        <w:tab w:val="left" w:pos="240"/>
      </w:tabs>
      <w:suppressAutoHyphens/>
      <w:outlineLvl w:val="1"/>
    </w:pPr>
    <w:rPr>
      <w:b w:val="0"/>
      <w:snapToGrid w:val="0"/>
      <w:sz w:val="20"/>
      <w:lang w:eastAsia="ko-KR"/>
    </w:rPr>
  </w:style>
  <w:style w:type="paragraph" w:styleId="32">
    <w:name w:val="heading 3"/>
    <w:basedOn w:val="11"/>
    <w:link w:val="3Char"/>
    <w:rsid w:val="00D84ABE"/>
    <w:pPr>
      <w:keepNext w:val="0"/>
      <w:tabs>
        <w:tab w:val="left" w:pos="2340"/>
      </w:tabs>
      <w:suppressAutoHyphens/>
      <w:outlineLvl w:val="2"/>
    </w:pPr>
    <w:rPr>
      <w:b w:val="0"/>
      <w:snapToGrid w:val="0"/>
      <w:sz w:val="22"/>
    </w:rPr>
  </w:style>
  <w:style w:type="paragraph" w:styleId="43">
    <w:name w:val="heading 4"/>
    <w:basedOn w:val="11"/>
    <w:link w:val="4Char"/>
    <w:rsid w:val="00D84ABE"/>
    <w:pPr>
      <w:keepNext w:val="0"/>
      <w:tabs>
        <w:tab w:val="left" w:pos="3420"/>
      </w:tabs>
      <w:outlineLvl w:val="3"/>
    </w:pPr>
    <w:rPr>
      <w:rFonts w:ascii="New York" w:hAnsi="New York"/>
      <w:b w:val="0"/>
      <w:snapToGrid w:val="0"/>
      <w:sz w:val="22"/>
    </w:rPr>
  </w:style>
  <w:style w:type="paragraph" w:styleId="52">
    <w:name w:val="heading 5"/>
    <w:basedOn w:val="43"/>
    <w:link w:val="5Char"/>
    <w:rsid w:val="00D84ABE"/>
    <w:pPr>
      <w:widowControl w:val="0"/>
      <w:tabs>
        <w:tab w:val="clear" w:pos="3420"/>
      </w:tabs>
      <w:outlineLvl w:val="4"/>
    </w:pPr>
  </w:style>
  <w:style w:type="paragraph" w:styleId="60">
    <w:name w:val="heading 6"/>
    <w:aliases w:val="Gliederung6,doc6"/>
    <w:basedOn w:val="a0"/>
    <w:next w:val="a0"/>
    <w:link w:val="6Char"/>
    <w:qFormat/>
    <w:rsid w:val="00D84ABE"/>
    <w:pPr>
      <w:keepLines/>
      <w:widowControl w:val="0"/>
      <w:numPr>
        <w:ilvl w:val="5"/>
        <w:numId w:val="9"/>
      </w:numPr>
      <w:spacing w:before="240" w:after="60"/>
      <w:outlineLvl w:val="5"/>
    </w:pPr>
    <w:rPr>
      <w:i/>
      <w:sz w:val="22"/>
      <w:szCs w:val="20"/>
    </w:rPr>
  </w:style>
  <w:style w:type="paragraph" w:styleId="7">
    <w:name w:val="heading 7"/>
    <w:aliases w:val="Gliederung7,doc7"/>
    <w:basedOn w:val="a0"/>
    <w:next w:val="a0"/>
    <w:qFormat/>
    <w:rsid w:val="00D84ABE"/>
    <w:pPr>
      <w:keepLines/>
      <w:widowControl w:val="0"/>
      <w:numPr>
        <w:ilvl w:val="6"/>
        <w:numId w:val="9"/>
      </w:numPr>
      <w:spacing w:before="240" w:after="60"/>
      <w:outlineLvl w:val="6"/>
    </w:pPr>
    <w:rPr>
      <w:rFonts w:ascii="Arial" w:hAnsi="Arial"/>
      <w:sz w:val="20"/>
      <w:szCs w:val="20"/>
    </w:rPr>
  </w:style>
  <w:style w:type="paragraph" w:styleId="8">
    <w:name w:val="heading 8"/>
    <w:aliases w:val="Gliederung8,doc8"/>
    <w:basedOn w:val="a0"/>
    <w:next w:val="a0"/>
    <w:qFormat/>
    <w:rsid w:val="00D84ABE"/>
    <w:pPr>
      <w:keepLines/>
      <w:widowControl w:val="0"/>
      <w:numPr>
        <w:ilvl w:val="7"/>
        <w:numId w:val="9"/>
      </w:numPr>
      <w:spacing w:before="240" w:after="60"/>
      <w:outlineLvl w:val="7"/>
    </w:pPr>
    <w:rPr>
      <w:rFonts w:ascii="Arial" w:hAnsi="Arial"/>
      <w:i/>
      <w:sz w:val="20"/>
      <w:szCs w:val="20"/>
    </w:rPr>
  </w:style>
  <w:style w:type="paragraph" w:styleId="9">
    <w:name w:val="heading 9"/>
    <w:aliases w:val="Gliederung9,doc9"/>
    <w:basedOn w:val="a0"/>
    <w:next w:val="a0"/>
    <w:qFormat/>
    <w:rsid w:val="00D84ABE"/>
    <w:pPr>
      <w:keepLines/>
      <w:widowControl w:val="0"/>
      <w:numPr>
        <w:ilvl w:val="8"/>
        <w:numId w:val="9"/>
      </w:numPr>
      <w:spacing w:before="240" w:after="60"/>
      <w:outlineLvl w:val="8"/>
    </w:pPr>
    <w:rPr>
      <w:rFonts w:ascii="Arial" w:hAnsi="Arial"/>
      <w:b/>
      <w:i/>
      <w:sz w:val="18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rsid w:val="00104020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0"/>
    <w:link w:val="Char0"/>
    <w:rsid w:val="00104020"/>
    <w:pPr>
      <w:tabs>
        <w:tab w:val="center" w:pos="4252"/>
        <w:tab w:val="right" w:pos="8504"/>
      </w:tabs>
      <w:snapToGrid w:val="0"/>
    </w:pPr>
  </w:style>
  <w:style w:type="table" w:styleId="a6">
    <w:name w:val="Table Grid"/>
    <w:basedOn w:val="a2"/>
    <w:rsid w:val="007D70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ApprovalLevel">
    <w:name w:val="Approval Level"/>
    <w:basedOn w:val="a0"/>
    <w:next w:val="a0"/>
    <w:semiHidden/>
    <w:rsid w:val="007D70E6"/>
    <w:pPr>
      <w:keepLines/>
      <w:widowControl w:val="0"/>
      <w:spacing w:before="60" w:after="160"/>
    </w:pPr>
    <w:rPr>
      <w:b/>
      <w:sz w:val="20"/>
      <w:szCs w:val="20"/>
    </w:rPr>
  </w:style>
  <w:style w:type="paragraph" w:customStyle="1" w:styleId="TableHeader">
    <w:name w:val="Table Header"/>
    <w:basedOn w:val="33"/>
    <w:semiHidden/>
    <w:rsid w:val="00D734E1"/>
    <w:pPr>
      <w:spacing w:after="0"/>
      <w:ind w:leftChars="0" w:left="0"/>
      <w:jc w:val="center"/>
    </w:pPr>
    <w:rPr>
      <w:b/>
      <w:bCs/>
      <w:sz w:val="22"/>
      <w:szCs w:val="20"/>
    </w:rPr>
  </w:style>
  <w:style w:type="paragraph" w:customStyle="1" w:styleId="TableTextLeft">
    <w:name w:val="Table Text Left"/>
    <w:basedOn w:val="33"/>
    <w:semiHidden/>
    <w:rsid w:val="00D734E1"/>
    <w:pPr>
      <w:spacing w:after="0"/>
      <w:ind w:leftChars="0" w:left="0"/>
    </w:pPr>
    <w:rPr>
      <w:sz w:val="22"/>
      <w:szCs w:val="20"/>
    </w:rPr>
  </w:style>
  <w:style w:type="paragraph" w:customStyle="1" w:styleId="TableTextCenter">
    <w:name w:val="Table Text Center"/>
    <w:basedOn w:val="33"/>
    <w:semiHidden/>
    <w:rsid w:val="00D734E1"/>
    <w:pPr>
      <w:spacing w:after="0"/>
      <w:ind w:leftChars="0" w:left="0"/>
      <w:jc w:val="center"/>
    </w:pPr>
    <w:rPr>
      <w:sz w:val="22"/>
      <w:szCs w:val="20"/>
    </w:rPr>
  </w:style>
  <w:style w:type="paragraph" w:styleId="33">
    <w:name w:val="Body Text Indent 3"/>
    <w:basedOn w:val="a0"/>
    <w:rsid w:val="00D734E1"/>
    <w:pPr>
      <w:spacing w:after="180"/>
      <w:ind w:leftChars="400" w:left="851"/>
    </w:pPr>
    <w:rPr>
      <w:sz w:val="16"/>
      <w:szCs w:val="16"/>
    </w:rPr>
  </w:style>
  <w:style w:type="paragraph" w:styleId="a7">
    <w:name w:val="Balloon Text"/>
    <w:basedOn w:val="a0"/>
    <w:semiHidden/>
    <w:rsid w:val="007413E2"/>
    <w:rPr>
      <w:rFonts w:ascii="Arial" w:eastAsia="돋움" w:hAnsi="Arial"/>
      <w:sz w:val="18"/>
      <w:szCs w:val="18"/>
    </w:rPr>
  </w:style>
  <w:style w:type="character" w:styleId="a8">
    <w:name w:val="annotation reference"/>
    <w:uiPriority w:val="99"/>
    <w:rsid w:val="003612EF"/>
    <w:rPr>
      <w:sz w:val="18"/>
      <w:szCs w:val="18"/>
    </w:rPr>
  </w:style>
  <w:style w:type="paragraph" w:styleId="a9">
    <w:name w:val="annotation text"/>
    <w:basedOn w:val="a0"/>
    <w:link w:val="Char1"/>
    <w:uiPriority w:val="99"/>
    <w:rsid w:val="003612EF"/>
  </w:style>
  <w:style w:type="paragraph" w:styleId="aa">
    <w:name w:val="annotation subject"/>
    <w:basedOn w:val="a9"/>
    <w:next w:val="a9"/>
    <w:semiHidden/>
    <w:rsid w:val="003612EF"/>
    <w:rPr>
      <w:b/>
      <w:bCs/>
    </w:rPr>
  </w:style>
  <w:style w:type="character" w:styleId="ab">
    <w:name w:val="page number"/>
    <w:basedOn w:val="a1"/>
    <w:rsid w:val="006114FA"/>
  </w:style>
  <w:style w:type="paragraph" w:customStyle="1" w:styleId="12">
    <w:name w:val="제목 1수준"/>
    <w:basedOn w:val="11"/>
    <w:link w:val="1Char0"/>
    <w:rsid w:val="00220D25"/>
    <w:pPr>
      <w:snapToGrid w:val="0"/>
      <w:spacing w:after="60"/>
    </w:pPr>
    <w:rPr>
      <w:sz w:val="24"/>
      <w:szCs w:val="24"/>
      <w:u w:val="thick"/>
    </w:rPr>
  </w:style>
  <w:style w:type="paragraph" w:customStyle="1" w:styleId="20">
    <w:name w:val="제목 2수준"/>
    <w:basedOn w:val="2"/>
    <w:link w:val="2Char0"/>
    <w:rsid w:val="006A45C0"/>
    <w:pPr>
      <w:tabs>
        <w:tab w:val="num" w:pos="851"/>
      </w:tabs>
      <w:snapToGrid w:val="0"/>
      <w:spacing w:after="60"/>
      <w:ind w:left="850" w:hanging="510"/>
    </w:pPr>
    <w:rPr>
      <w:sz w:val="24"/>
      <w:szCs w:val="24"/>
    </w:rPr>
  </w:style>
  <w:style w:type="paragraph" w:customStyle="1" w:styleId="21">
    <w:name w:val="굵은 제목 2수준"/>
    <w:basedOn w:val="2"/>
    <w:rsid w:val="00E713F2"/>
    <w:pPr>
      <w:snapToGrid w:val="0"/>
      <w:spacing w:after="60"/>
      <w:ind w:left="850" w:hanging="510"/>
      <w:jc w:val="both"/>
    </w:pPr>
    <w:rPr>
      <w:b/>
      <w:bCs/>
      <w:sz w:val="24"/>
    </w:rPr>
  </w:style>
  <w:style w:type="paragraph" w:customStyle="1" w:styleId="34">
    <w:name w:val="제목 3수준"/>
    <w:basedOn w:val="32"/>
    <w:link w:val="3Char0"/>
    <w:rsid w:val="004820FC"/>
    <w:pPr>
      <w:snapToGrid w:val="0"/>
      <w:spacing w:after="60"/>
      <w:jc w:val="both"/>
    </w:pPr>
    <w:rPr>
      <w:sz w:val="24"/>
      <w:szCs w:val="24"/>
      <w:lang w:eastAsia="ko-KR"/>
    </w:rPr>
  </w:style>
  <w:style w:type="paragraph" w:customStyle="1" w:styleId="44">
    <w:name w:val="제목 4수준"/>
    <w:basedOn w:val="43"/>
    <w:link w:val="4Char0"/>
    <w:rsid w:val="00220D25"/>
    <w:pPr>
      <w:tabs>
        <w:tab w:val="clear" w:pos="3420"/>
      </w:tabs>
      <w:snapToGrid w:val="0"/>
      <w:spacing w:after="60"/>
      <w:jc w:val="both"/>
    </w:pPr>
    <w:rPr>
      <w:rFonts w:ascii="Times New Roman" w:hAnsi="Times New Roman"/>
      <w:sz w:val="24"/>
      <w:szCs w:val="24"/>
      <w:lang w:eastAsia="ko-KR"/>
    </w:rPr>
  </w:style>
  <w:style w:type="paragraph" w:customStyle="1" w:styleId="53">
    <w:name w:val="제목 5수준"/>
    <w:basedOn w:val="52"/>
    <w:rsid w:val="00E05CBC"/>
    <w:pPr>
      <w:snapToGrid w:val="0"/>
      <w:spacing w:after="60"/>
      <w:jc w:val="both"/>
    </w:pPr>
    <w:rPr>
      <w:rFonts w:ascii="Times New Roman" w:hAnsi="Times New Roman"/>
      <w:sz w:val="24"/>
      <w:szCs w:val="24"/>
      <w:lang w:eastAsia="ko-KR"/>
    </w:rPr>
  </w:style>
  <w:style w:type="paragraph" w:customStyle="1" w:styleId="31">
    <w:name w:val="기호 3수준"/>
    <w:basedOn w:val="20"/>
    <w:rsid w:val="00220D25"/>
    <w:pPr>
      <w:numPr>
        <w:ilvl w:val="2"/>
        <w:numId w:val="2"/>
      </w:numPr>
      <w:tabs>
        <w:tab w:val="num" w:pos="1106"/>
      </w:tabs>
    </w:pPr>
  </w:style>
  <w:style w:type="paragraph" w:customStyle="1" w:styleId="42">
    <w:name w:val="기호 4수준"/>
    <w:basedOn w:val="43"/>
    <w:rsid w:val="00220D25"/>
    <w:pPr>
      <w:numPr>
        <w:ilvl w:val="3"/>
        <w:numId w:val="1"/>
      </w:numPr>
      <w:snapToGrid w:val="0"/>
      <w:spacing w:after="60"/>
      <w:jc w:val="both"/>
    </w:pPr>
    <w:rPr>
      <w:rFonts w:ascii="Times New Roman" w:hAnsi="Times New Roman"/>
      <w:sz w:val="24"/>
      <w:szCs w:val="24"/>
      <w:lang w:eastAsia="ko-KR"/>
    </w:rPr>
  </w:style>
  <w:style w:type="paragraph" w:customStyle="1" w:styleId="5">
    <w:name w:val="기호 5수준"/>
    <w:basedOn w:val="43"/>
    <w:link w:val="5Char0"/>
    <w:rsid w:val="00EE132D"/>
    <w:pPr>
      <w:numPr>
        <w:ilvl w:val="4"/>
        <w:numId w:val="3"/>
      </w:numPr>
      <w:snapToGrid w:val="0"/>
      <w:spacing w:after="60"/>
      <w:jc w:val="both"/>
    </w:pPr>
    <w:rPr>
      <w:rFonts w:ascii="Times New Roman" w:hAnsi="Times New Roman"/>
      <w:sz w:val="24"/>
      <w:szCs w:val="24"/>
      <w:lang w:eastAsia="ko-KR"/>
    </w:rPr>
  </w:style>
  <w:style w:type="paragraph" w:customStyle="1" w:styleId="6">
    <w:name w:val="기호 6수준"/>
    <w:basedOn w:val="52"/>
    <w:link w:val="6Char0"/>
    <w:rsid w:val="00220D25"/>
    <w:pPr>
      <w:numPr>
        <w:ilvl w:val="4"/>
        <w:numId w:val="4"/>
      </w:numPr>
      <w:snapToGrid w:val="0"/>
      <w:spacing w:after="60"/>
      <w:jc w:val="both"/>
    </w:pPr>
    <w:rPr>
      <w:rFonts w:ascii="Times New Roman" w:hAnsi="Times New Roman"/>
      <w:sz w:val="24"/>
      <w:szCs w:val="24"/>
      <w:lang w:eastAsia="ko-KR"/>
    </w:rPr>
  </w:style>
  <w:style w:type="paragraph" w:customStyle="1" w:styleId="13">
    <w:name w:val="힌글 제목 1 수준"/>
    <w:basedOn w:val="12"/>
    <w:rsid w:val="00220D25"/>
    <w:pPr>
      <w:spacing w:after="240"/>
      <w:ind w:left="340"/>
    </w:pPr>
    <w:rPr>
      <w:sz w:val="20"/>
      <w:szCs w:val="20"/>
      <w:u w:val="none"/>
    </w:rPr>
  </w:style>
  <w:style w:type="paragraph" w:customStyle="1" w:styleId="54">
    <w:name w:val="한글 기호5수준"/>
    <w:basedOn w:val="5"/>
    <w:rsid w:val="00220D25"/>
    <w:pPr>
      <w:numPr>
        <w:ilvl w:val="0"/>
        <w:numId w:val="0"/>
      </w:numPr>
      <w:spacing w:after="240"/>
      <w:ind w:leftChars="1134" w:left="2722"/>
    </w:pPr>
    <w:rPr>
      <w:sz w:val="20"/>
      <w:szCs w:val="22"/>
    </w:rPr>
  </w:style>
  <w:style w:type="paragraph" w:customStyle="1" w:styleId="22">
    <w:name w:val="한글 제목 2수준"/>
    <w:basedOn w:val="35"/>
    <w:link w:val="2Char1"/>
    <w:rsid w:val="005F64EB"/>
    <w:pPr>
      <w:ind w:leftChars="0" w:left="851"/>
    </w:pPr>
    <w:rPr>
      <w:szCs w:val="20"/>
    </w:rPr>
  </w:style>
  <w:style w:type="character" w:customStyle="1" w:styleId="1Char">
    <w:name w:val="제목 1 Char"/>
    <w:aliases w:val=". (1.0) Char,- 1st Order Heading Char,Indent1 Char"/>
    <w:link w:val="11"/>
    <w:rsid w:val="002777CC"/>
    <w:rPr>
      <w:rFonts w:eastAsia="바탕"/>
      <w:b/>
      <w:kern w:val="28"/>
      <w:sz w:val="26"/>
      <w:lang w:val="en-US" w:eastAsia="en-US" w:bidi="ar-SA"/>
    </w:rPr>
  </w:style>
  <w:style w:type="character" w:customStyle="1" w:styleId="2Char">
    <w:name w:val="제목 2 Char"/>
    <w:aliases w:val="제목 2 Char Char Char,제목 2 Char Char Char Char Char Char Char Char Char Char Char Char Char1,Char Char,2 HEADING Char,제목 2 Char Char Char Char Char Char Char Char Char Char Char Char Char Char, Char Char"/>
    <w:link w:val="2"/>
    <w:rsid w:val="00E06AB0"/>
    <w:rPr>
      <w:snapToGrid w:val="0"/>
      <w:kern w:val="28"/>
    </w:rPr>
  </w:style>
  <w:style w:type="character" w:customStyle="1" w:styleId="2Char0">
    <w:name w:val="제목 2수준 Char"/>
    <w:link w:val="20"/>
    <w:rsid w:val="006A45C0"/>
    <w:rPr>
      <w:snapToGrid w:val="0"/>
      <w:kern w:val="28"/>
      <w:sz w:val="24"/>
      <w:szCs w:val="24"/>
    </w:rPr>
  </w:style>
  <w:style w:type="character" w:customStyle="1" w:styleId="2Char1">
    <w:name w:val="한글 제목 2수준 Char"/>
    <w:link w:val="22"/>
    <w:rsid w:val="005F64EB"/>
    <w:rPr>
      <w:rFonts w:eastAsia="바탕"/>
      <w:b/>
      <w:snapToGrid w:val="0"/>
      <w:kern w:val="28"/>
      <w:sz w:val="24"/>
      <w:szCs w:val="24"/>
      <w:lang w:val="en-US" w:eastAsia="ko-KR" w:bidi="ar-SA"/>
    </w:rPr>
  </w:style>
  <w:style w:type="character" w:customStyle="1" w:styleId="1Char0">
    <w:name w:val="제목 1수준 Char"/>
    <w:link w:val="12"/>
    <w:rsid w:val="00220D25"/>
    <w:rPr>
      <w:rFonts w:eastAsia="바탕"/>
      <w:b/>
      <w:kern w:val="28"/>
      <w:sz w:val="24"/>
      <w:szCs w:val="24"/>
      <w:u w:val="thick"/>
      <w:lang w:val="en-US" w:eastAsia="en-US" w:bidi="ar-SA"/>
    </w:rPr>
  </w:style>
  <w:style w:type="paragraph" w:customStyle="1" w:styleId="35">
    <w:name w:val="한글 제목 3수준"/>
    <w:basedOn w:val="34"/>
    <w:rsid w:val="00E05CBC"/>
    <w:pPr>
      <w:spacing w:after="240"/>
      <w:ind w:leftChars="638" w:left="1531"/>
    </w:pPr>
    <w:rPr>
      <w:sz w:val="20"/>
      <w:szCs w:val="22"/>
    </w:rPr>
  </w:style>
  <w:style w:type="paragraph" w:customStyle="1" w:styleId="45">
    <w:name w:val="한글 제목 4수준"/>
    <w:basedOn w:val="44"/>
    <w:link w:val="4Char1"/>
    <w:rsid w:val="00220D25"/>
    <w:pPr>
      <w:spacing w:after="240"/>
      <w:ind w:leftChars="992" w:left="2381"/>
    </w:pPr>
    <w:rPr>
      <w:sz w:val="20"/>
      <w:szCs w:val="22"/>
    </w:rPr>
  </w:style>
  <w:style w:type="paragraph" w:customStyle="1" w:styleId="46">
    <w:name w:val="한글 기호 4수준"/>
    <w:basedOn w:val="42"/>
    <w:rsid w:val="00220D25"/>
    <w:pPr>
      <w:numPr>
        <w:ilvl w:val="0"/>
        <w:numId w:val="0"/>
      </w:numPr>
      <w:spacing w:after="240"/>
      <w:ind w:leftChars="780" w:left="1872"/>
    </w:pPr>
    <w:rPr>
      <w:sz w:val="20"/>
      <w:szCs w:val="22"/>
    </w:rPr>
  </w:style>
  <w:style w:type="paragraph" w:customStyle="1" w:styleId="36">
    <w:name w:val="한글 기호 3수준"/>
    <w:basedOn w:val="31"/>
    <w:rsid w:val="00220D25"/>
    <w:pPr>
      <w:numPr>
        <w:ilvl w:val="0"/>
        <w:numId w:val="0"/>
      </w:numPr>
      <w:spacing w:after="240"/>
      <w:ind w:leftChars="496" w:left="1190"/>
    </w:pPr>
    <w:rPr>
      <w:sz w:val="20"/>
      <w:szCs w:val="22"/>
    </w:rPr>
  </w:style>
  <w:style w:type="paragraph" w:customStyle="1" w:styleId="55">
    <w:name w:val="한글 제목 5수준"/>
    <w:basedOn w:val="53"/>
    <w:link w:val="5Char1"/>
    <w:rsid w:val="00E05CBC"/>
    <w:pPr>
      <w:ind w:leftChars="1418" w:left="3403"/>
    </w:pPr>
    <w:rPr>
      <w:sz w:val="20"/>
      <w:szCs w:val="22"/>
    </w:rPr>
  </w:style>
  <w:style w:type="paragraph" w:customStyle="1" w:styleId="a">
    <w:name w:val="부록"/>
    <w:basedOn w:val="a0"/>
    <w:rsid w:val="005D1827"/>
    <w:pPr>
      <w:numPr>
        <w:numId w:val="5"/>
      </w:numPr>
      <w:tabs>
        <w:tab w:val="num" w:pos="1684"/>
      </w:tabs>
      <w:suppressAutoHyphens/>
      <w:snapToGrid w:val="0"/>
      <w:spacing w:after="240"/>
      <w:ind w:left="1417" w:hanging="527"/>
      <w:jc w:val="both"/>
      <w:outlineLvl w:val="1"/>
    </w:pPr>
    <w:rPr>
      <w:snapToGrid w:val="0"/>
      <w:kern w:val="28"/>
      <w:sz w:val="20"/>
      <w:szCs w:val="20"/>
      <w:lang w:eastAsia="ko-KR"/>
    </w:rPr>
  </w:style>
  <w:style w:type="paragraph" w:customStyle="1" w:styleId="Appendix">
    <w:name w:val="Appendix"/>
    <w:basedOn w:val="a0"/>
    <w:rsid w:val="005D1827"/>
    <w:pPr>
      <w:numPr>
        <w:numId w:val="6"/>
      </w:numPr>
      <w:snapToGrid w:val="0"/>
      <w:spacing w:after="60"/>
    </w:pPr>
  </w:style>
  <w:style w:type="paragraph" w:customStyle="1" w:styleId="61">
    <w:name w:val="한글 기호 6수준"/>
    <w:basedOn w:val="6"/>
    <w:rsid w:val="00220D25"/>
    <w:pPr>
      <w:numPr>
        <w:ilvl w:val="0"/>
        <w:numId w:val="0"/>
      </w:numPr>
      <w:spacing w:after="240"/>
      <w:ind w:leftChars="1559" w:left="3742"/>
    </w:pPr>
    <w:rPr>
      <w:sz w:val="20"/>
    </w:rPr>
  </w:style>
  <w:style w:type="character" w:customStyle="1" w:styleId="4Char0">
    <w:name w:val="제목 4수준 Char"/>
    <w:link w:val="44"/>
    <w:rsid w:val="00A03FA5"/>
    <w:rPr>
      <w:snapToGrid w:val="0"/>
      <w:kern w:val="28"/>
      <w:sz w:val="24"/>
      <w:szCs w:val="24"/>
    </w:rPr>
  </w:style>
  <w:style w:type="character" w:customStyle="1" w:styleId="3Char0">
    <w:name w:val="제목 3수준 Char"/>
    <w:link w:val="34"/>
    <w:rsid w:val="00C34493"/>
    <w:rPr>
      <w:snapToGrid w:val="0"/>
      <w:kern w:val="28"/>
      <w:sz w:val="24"/>
      <w:szCs w:val="24"/>
    </w:rPr>
  </w:style>
  <w:style w:type="paragraph" w:customStyle="1" w:styleId="14">
    <w:name w:val="한글 1수준"/>
    <w:basedOn w:val="11"/>
    <w:next w:val="2"/>
    <w:rsid w:val="00D77834"/>
    <w:pPr>
      <w:tabs>
        <w:tab w:val="num" w:pos="0"/>
      </w:tabs>
      <w:snapToGrid w:val="0"/>
      <w:ind w:left="340" w:hanging="340"/>
    </w:pPr>
    <w:rPr>
      <w:rFonts w:ascii="바탕" w:hAnsi="바탕"/>
      <w:sz w:val="20"/>
      <w:u w:val="thick"/>
      <w:lang w:eastAsia="ko-KR"/>
    </w:rPr>
  </w:style>
  <w:style w:type="paragraph" w:customStyle="1" w:styleId="37">
    <w:name w:val="한글 3수준"/>
    <w:basedOn w:val="32"/>
    <w:rsid w:val="00D77834"/>
    <w:pPr>
      <w:tabs>
        <w:tab w:val="num" w:pos="1531"/>
      </w:tabs>
      <w:snapToGrid w:val="0"/>
      <w:ind w:left="1531" w:hanging="680"/>
      <w:jc w:val="both"/>
    </w:pPr>
    <w:rPr>
      <w:rFonts w:ascii="바탕" w:hAnsi="바탕"/>
      <w:b/>
      <w:sz w:val="20"/>
      <w:lang w:eastAsia="ko-KR"/>
    </w:rPr>
  </w:style>
  <w:style w:type="paragraph" w:customStyle="1" w:styleId="47">
    <w:name w:val="한글 4수준"/>
    <w:basedOn w:val="43"/>
    <w:rsid w:val="00D77834"/>
    <w:pPr>
      <w:tabs>
        <w:tab w:val="clear" w:pos="3420"/>
        <w:tab w:val="num" w:pos="2381"/>
      </w:tabs>
      <w:snapToGrid w:val="0"/>
      <w:ind w:left="2381" w:hanging="850"/>
      <w:jc w:val="both"/>
    </w:pPr>
    <w:rPr>
      <w:rFonts w:ascii="바탕" w:hAnsi="바탕"/>
      <w:b/>
      <w:sz w:val="20"/>
      <w:lang w:eastAsia="ko-KR"/>
    </w:rPr>
  </w:style>
  <w:style w:type="paragraph" w:customStyle="1" w:styleId="56">
    <w:name w:val="한글 5수준"/>
    <w:basedOn w:val="52"/>
    <w:rsid w:val="00D77834"/>
    <w:pPr>
      <w:tabs>
        <w:tab w:val="num" w:pos="3402"/>
      </w:tabs>
      <w:snapToGrid w:val="0"/>
      <w:ind w:left="3402" w:hanging="1021"/>
      <w:jc w:val="both"/>
    </w:pPr>
    <w:rPr>
      <w:rFonts w:ascii="Times New Roman" w:hAnsi="Times New Roman"/>
      <w:b/>
      <w:sz w:val="20"/>
      <w:szCs w:val="24"/>
      <w:lang w:eastAsia="ko-KR"/>
    </w:rPr>
  </w:style>
  <w:style w:type="paragraph" w:styleId="15">
    <w:name w:val="toc 1"/>
    <w:basedOn w:val="a0"/>
    <w:next w:val="a0"/>
    <w:link w:val="1Char1"/>
    <w:autoRedefine/>
    <w:uiPriority w:val="39"/>
    <w:rsid w:val="00A3516B"/>
    <w:pPr>
      <w:tabs>
        <w:tab w:val="left" w:pos="255"/>
        <w:tab w:val="left" w:pos="375"/>
        <w:tab w:val="right" w:leader="dot" w:pos="8477"/>
      </w:tabs>
      <w:spacing w:line="480" w:lineRule="auto"/>
      <w:outlineLvl w:val="0"/>
    </w:pPr>
  </w:style>
  <w:style w:type="paragraph" w:styleId="23">
    <w:name w:val="toc 2"/>
    <w:basedOn w:val="a0"/>
    <w:next w:val="a0"/>
    <w:autoRedefine/>
    <w:uiPriority w:val="39"/>
    <w:rsid w:val="009D5603"/>
    <w:pPr>
      <w:ind w:leftChars="200" w:left="425"/>
    </w:pPr>
  </w:style>
  <w:style w:type="paragraph" w:styleId="38">
    <w:name w:val="toc 3"/>
    <w:basedOn w:val="a0"/>
    <w:next w:val="a0"/>
    <w:autoRedefine/>
    <w:uiPriority w:val="39"/>
    <w:rsid w:val="009D5603"/>
    <w:pPr>
      <w:ind w:leftChars="400" w:left="850"/>
    </w:pPr>
  </w:style>
  <w:style w:type="paragraph" w:styleId="48">
    <w:name w:val="toc 4"/>
    <w:basedOn w:val="a0"/>
    <w:next w:val="a0"/>
    <w:autoRedefine/>
    <w:uiPriority w:val="39"/>
    <w:unhideWhenUsed/>
    <w:rsid w:val="009D5603"/>
    <w:pPr>
      <w:widowControl w:val="0"/>
      <w:wordWrap w:val="0"/>
      <w:autoSpaceDE w:val="0"/>
      <w:autoSpaceDN w:val="0"/>
      <w:ind w:leftChars="600" w:left="1275"/>
      <w:jc w:val="both"/>
    </w:pPr>
    <w:rPr>
      <w:rFonts w:ascii="맑은 고딕" w:eastAsia="맑은 고딕" w:hAnsi="맑은 고딕"/>
      <w:kern w:val="2"/>
      <w:sz w:val="20"/>
      <w:szCs w:val="22"/>
      <w:lang w:eastAsia="ko-KR"/>
    </w:rPr>
  </w:style>
  <w:style w:type="paragraph" w:styleId="57">
    <w:name w:val="toc 5"/>
    <w:basedOn w:val="a0"/>
    <w:next w:val="a0"/>
    <w:autoRedefine/>
    <w:uiPriority w:val="39"/>
    <w:unhideWhenUsed/>
    <w:rsid w:val="009D5603"/>
    <w:pPr>
      <w:widowControl w:val="0"/>
      <w:wordWrap w:val="0"/>
      <w:autoSpaceDE w:val="0"/>
      <w:autoSpaceDN w:val="0"/>
      <w:ind w:leftChars="800" w:left="1700"/>
      <w:jc w:val="both"/>
    </w:pPr>
    <w:rPr>
      <w:rFonts w:ascii="맑은 고딕" w:eastAsia="맑은 고딕" w:hAnsi="맑은 고딕"/>
      <w:kern w:val="2"/>
      <w:sz w:val="20"/>
      <w:szCs w:val="22"/>
      <w:lang w:eastAsia="ko-KR"/>
    </w:rPr>
  </w:style>
  <w:style w:type="paragraph" w:styleId="62">
    <w:name w:val="toc 6"/>
    <w:basedOn w:val="a0"/>
    <w:next w:val="a0"/>
    <w:autoRedefine/>
    <w:uiPriority w:val="39"/>
    <w:unhideWhenUsed/>
    <w:rsid w:val="009D5603"/>
    <w:pPr>
      <w:widowControl w:val="0"/>
      <w:wordWrap w:val="0"/>
      <w:autoSpaceDE w:val="0"/>
      <w:autoSpaceDN w:val="0"/>
      <w:ind w:leftChars="1000" w:left="2125"/>
      <w:jc w:val="both"/>
    </w:pPr>
    <w:rPr>
      <w:rFonts w:ascii="맑은 고딕" w:eastAsia="맑은 고딕" w:hAnsi="맑은 고딕"/>
      <w:kern w:val="2"/>
      <w:sz w:val="20"/>
      <w:szCs w:val="22"/>
      <w:lang w:eastAsia="ko-KR"/>
    </w:rPr>
  </w:style>
  <w:style w:type="paragraph" w:styleId="70">
    <w:name w:val="toc 7"/>
    <w:basedOn w:val="a0"/>
    <w:next w:val="a0"/>
    <w:autoRedefine/>
    <w:uiPriority w:val="39"/>
    <w:unhideWhenUsed/>
    <w:rsid w:val="009D5603"/>
    <w:pPr>
      <w:widowControl w:val="0"/>
      <w:wordWrap w:val="0"/>
      <w:autoSpaceDE w:val="0"/>
      <w:autoSpaceDN w:val="0"/>
      <w:ind w:leftChars="1200" w:left="2550"/>
      <w:jc w:val="both"/>
    </w:pPr>
    <w:rPr>
      <w:rFonts w:ascii="맑은 고딕" w:eastAsia="맑은 고딕" w:hAnsi="맑은 고딕"/>
      <w:kern w:val="2"/>
      <w:sz w:val="20"/>
      <w:szCs w:val="22"/>
      <w:lang w:eastAsia="ko-KR"/>
    </w:rPr>
  </w:style>
  <w:style w:type="paragraph" w:styleId="80">
    <w:name w:val="toc 8"/>
    <w:basedOn w:val="a0"/>
    <w:next w:val="a0"/>
    <w:autoRedefine/>
    <w:uiPriority w:val="39"/>
    <w:unhideWhenUsed/>
    <w:rsid w:val="009D5603"/>
    <w:pPr>
      <w:widowControl w:val="0"/>
      <w:wordWrap w:val="0"/>
      <w:autoSpaceDE w:val="0"/>
      <w:autoSpaceDN w:val="0"/>
      <w:ind w:leftChars="1400" w:left="2975"/>
      <w:jc w:val="both"/>
    </w:pPr>
    <w:rPr>
      <w:rFonts w:ascii="맑은 고딕" w:eastAsia="맑은 고딕" w:hAnsi="맑은 고딕"/>
      <w:kern w:val="2"/>
      <w:sz w:val="20"/>
      <w:szCs w:val="22"/>
      <w:lang w:eastAsia="ko-KR"/>
    </w:rPr>
  </w:style>
  <w:style w:type="paragraph" w:styleId="90">
    <w:name w:val="toc 9"/>
    <w:basedOn w:val="a0"/>
    <w:next w:val="a0"/>
    <w:autoRedefine/>
    <w:uiPriority w:val="39"/>
    <w:unhideWhenUsed/>
    <w:rsid w:val="009D5603"/>
    <w:pPr>
      <w:widowControl w:val="0"/>
      <w:wordWrap w:val="0"/>
      <w:autoSpaceDE w:val="0"/>
      <w:autoSpaceDN w:val="0"/>
      <w:ind w:leftChars="1600" w:left="3400"/>
      <w:jc w:val="both"/>
    </w:pPr>
    <w:rPr>
      <w:rFonts w:ascii="맑은 고딕" w:eastAsia="맑은 고딕" w:hAnsi="맑은 고딕"/>
      <w:kern w:val="2"/>
      <w:sz w:val="20"/>
      <w:szCs w:val="22"/>
      <w:lang w:eastAsia="ko-KR"/>
    </w:rPr>
  </w:style>
  <w:style w:type="character" w:styleId="ac">
    <w:name w:val="Hyperlink"/>
    <w:uiPriority w:val="99"/>
    <w:unhideWhenUsed/>
    <w:rsid w:val="009D5603"/>
    <w:rPr>
      <w:color w:val="0000FF"/>
      <w:u w:val="single"/>
    </w:rPr>
  </w:style>
  <w:style w:type="paragraph" w:styleId="TOC">
    <w:name w:val="TOC Heading"/>
    <w:basedOn w:val="11"/>
    <w:next w:val="a0"/>
    <w:uiPriority w:val="39"/>
    <w:semiHidden/>
    <w:unhideWhenUsed/>
    <w:qFormat/>
    <w:rsid w:val="009D5603"/>
    <w:pPr>
      <w:spacing w:before="480" w:after="0" w:line="276" w:lineRule="auto"/>
      <w:outlineLvl w:val="9"/>
    </w:pPr>
    <w:rPr>
      <w:rFonts w:ascii="맑은 고딕" w:eastAsia="맑은 고딕" w:hAnsi="맑은 고딕"/>
      <w:bCs/>
      <w:color w:val="365F91"/>
      <w:kern w:val="0"/>
      <w:sz w:val="28"/>
      <w:szCs w:val="28"/>
      <w:lang w:eastAsia="ko-KR"/>
    </w:rPr>
  </w:style>
  <w:style w:type="paragraph" w:customStyle="1" w:styleId="24">
    <w:name w:val="영어 우선 제목 2수준"/>
    <w:basedOn w:val="2"/>
    <w:link w:val="2Char2"/>
    <w:rsid w:val="0028641C"/>
    <w:pPr>
      <w:numPr>
        <w:ilvl w:val="0"/>
        <w:numId w:val="0"/>
      </w:numPr>
      <w:tabs>
        <w:tab w:val="num" w:pos="851"/>
        <w:tab w:val="num" w:pos="1173"/>
      </w:tabs>
      <w:snapToGrid w:val="0"/>
      <w:spacing w:after="60"/>
      <w:ind w:left="850" w:hanging="510"/>
    </w:pPr>
    <w:rPr>
      <w:sz w:val="24"/>
      <w:szCs w:val="24"/>
    </w:rPr>
  </w:style>
  <w:style w:type="character" w:customStyle="1" w:styleId="2Char2">
    <w:name w:val="영어 우선 제목 2수준 Char"/>
    <w:link w:val="24"/>
    <w:rsid w:val="0028641C"/>
    <w:rPr>
      <w:rFonts w:eastAsia="바탕"/>
      <w:b/>
      <w:snapToGrid w:val="0"/>
      <w:kern w:val="28"/>
      <w:sz w:val="24"/>
      <w:szCs w:val="24"/>
      <w:lang w:val="en-US" w:eastAsia="en-US" w:bidi="ar-SA"/>
    </w:rPr>
  </w:style>
  <w:style w:type="character" w:customStyle="1" w:styleId="CharChar1">
    <w:name w:val="Char Char1"/>
    <w:rsid w:val="0028641C"/>
    <w:rPr>
      <w:rFonts w:eastAsia="바탕"/>
      <w:b/>
      <w:kern w:val="28"/>
      <w:sz w:val="26"/>
      <w:lang w:val="en-US" w:eastAsia="en-US" w:bidi="ar-SA"/>
    </w:rPr>
  </w:style>
  <w:style w:type="character" w:customStyle="1" w:styleId="3Char">
    <w:name w:val="제목 3 Char"/>
    <w:link w:val="32"/>
    <w:rsid w:val="0028641C"/>
    <w:rPr>
      <w:rFonts w:eastAsia="바탕"/>
      <w:b/>
      <w:snapToGrid w:val="0"/>
      <w:kern w:val="28"/>
      <w:sz w:val="22"/>
      <w:lang w:val="en-US" w:eastAsia="en-US" w:bidi="ar-SA"/>
    </w:rPr>
  </w:style>
  <w:style w:type="character" w:customStyle="1" w:styleId="4Char">
    <w:name w:val="제목 4 Char"/>
    <w:link w:val="43"/>
    <w:rsid w:val="0028641C"/>
    <w:rPr>
      <w:rFonts w:ascii="New York" w:eastAsia="바탕" w:hAnsi="New York"/>
      <w:b/>
      <w:snapToGrid w:val="0"/>
      <w:kern w:val="28"/>
      <w:sz w:val="22"/>
      <w:lang w:val="en-US" w:eastAsia="en-US" w:bidi="ar-SA"/>
    </w:rPr>
  </w:style>
  <w:style w:type="character" w:customStyle="1" w:styleId="5Char">
    <w:name w:val="제목 5 Char"/>
    <w:link w:val="52"/>
    <w:rsid w:val="0028641C"/>
    <w:rPr>
      <w:rFonts w:ascii="New York" w:eastAsia="바탕" w:hAnsi="New York"/>
      <w:b/>
      <w:snapToGrid w:val="0"/>
      <w:kern w:val="28"/>
      <w:sz w:val="22"/>
      <w:lang w:val="en-US" w:eastAsia="en-US" w:bidi="ar-SA"/>
    </w:rPr>
  </w:style>
  <w:style w:type="paragraph" w:customStyle="1" w:styleId="16">
    <w:name w:val="영어 우선 제목 1수준"/>
    <w:basedOn w:val="11"/>
    <w:link w:val="1Char2"/>
    <w:rsid w:val="0028641C"/>
    <w:pPr>
      <w:tabs>
        <w:tab w:val="num" w:pos="0"/>
      </w:tabs>
      <w:snapToGrid w:val="0"/>
      <w:spacing w:after="60"/>
      <w:ind w:left="340" w:hanging="340"/>
    </w:pPr>
    <w:rPr>
      <w:sz w:val="24"/>
      <w:szCs w:val="24"/>
      <w:u w:val="thick"/>
    </w:rPr>
  </w:style>
  <w:style w:type="character" w:customStyle="1" w:styleId="1Char2">
    <w:name w:val="영어 우선 제목 1수준 Char"/>
    <w:link w:val="16"/>
    <w:rsid w:val="0028641C"/>
    <w:rPr>
      <w:rFonts w:eastAsia="바탕"/>
      <w:b/>
      <w:kern w:val="28"/>
      <w:sz w:val="24"/>
      <w:szCs w:val="24"/>
      <w:u w:val="thick"/>
      <w:lang w:val="en-US" w:eastAsia="en-US" w:bidi="ar-SA"/>
    </w:rPr>
  </w:style>
  <w:style w:type="paragraph" w:customStyle="1" w:styleId="25">
    <w:name w:val="영어 우선 굵은 제목 2수준"/>
    <w:basedOn w:val="2"/>
    <w:rsid w:val="0028641C"/>
    <w:pPr>
      <w:numPr>
        <w:ilvl w:val="0"/>
        <w:numId w:val="0"/>
      </w:numPr>
      <w:tabs>
        <w:tab w:val="num" w:pos="852"/>
        <w:tab w:val="num" w:pos="1173"/>
      </w:tabs>
      <w:snapToGrid w:val="0"/>
      <w:spacing w:after="60"/>
      <w:ind w:left="850" w:hanging="510"/>
      <w:jc w:val="both"/>
    </w:pPr>
    <w:rPr>
      <w:b/>
      <w:bCs/>
      <w:sz w:val="24"/>
    </w:rPr>
  </w:style>
  <w:style w:type="paragraph" w:customStyle="1" w:styleId="39">
    <w:name w:val="영어 우선 제목 3수준"/>
    <w:basedOn w:val="32"/>
    <w:link w:val="3Char1"/>
    <w:rsid w:val="0028641C"/>
    <w:pPr>
      <w:tabs>
        <w:tab w:val="num" w:pos="1531"/>
      </w:tabs>
      <w:snapToGrid w:val="0"/>
      <w:spacing w:after="60"/>
      <w:ind w:left="1531" w:hanging="680"/>
      <w:jc w:val="both"/>
    </w:pPr>
    <w:rPr>
      <w:sz w:val="24"/>
      <w:szCs w:val="24"/>
      <w:lang w:eastAsia="ko-KR"/>
    </w:rPr>
  </w:style>
  <w:style w:type="character" w:customStyle="1" w:styleId="3Char1">
    <w:name w:val="영어 우선 제목 3수준 Char"/>
    <w:link w:val="39"/>
    <w:rsid w:val="0028641C"/>
    <w:rPr>
      <w:snapToGrid w:val="0"/>
      <w:kern w:val="28"/>
      <w:sz w:val="24"/>
      <w:szCs w:val="24"/>
    </w:rPr>
  </w:style>
  <w:style w:type="paragraph" w:customStyle="1" w:styleId="41">
    <w:name w:val="영어 우선 제목 4수준"/>
    <w:basedOn w:val="43"/>
    <w:link w:val="4Char2"/>
    <w:rsid w:val="0028641C"/>
    <w:pPr>
      <w:numPr>
        <w:ilvl w:val="3"/>
        <w:numId w:val="7"/>
      </w:numPr>
      <w:tabs>
        <w:tab w:val="clear" w:pos="3420"/>
      </w:tabs>
      <w:snapToGrid w:val="0"/>
      <w:spacing w:after="60"/>
      <w:ind w:left="2382" w:hanging="851"/>
      <w:jc w:val="both"/>
    </w:pPr>
    <w:rPr>
      <w:rFonts w:ascii="Times New Roman" w:hAnsi="Times New Roman"/>
      <w:sz w:val="24"/>
      <w:szCs w:val="24"/>
      <w:lang w:eastAsia="ko-KR"/>
    </w:rPr>
  </w:style>
  <w:style w:type="paragraph" w:customStyle="1" w:styleId="51">
    <w:name w:val="영어 우선 제목 5수준"/>
    <w:basedOn w:val="52"/>
    <w:link w:val="5Char2"/>
    <w:rsid w:val="0028641C"/>
    <w:pPr>
      <w:numPr>
        <w:ilvl w:val="4"/>
        <w:numId w:val="7"/>
      </w:numPr>
      <w:snapToGrid w:val="0"/>
      <w:spacing w:after="60"/>
      <w:jc w:val="both"/>
    </w:pPr>
    <w:rPr>
      <w:rFonts w:ascii="Times New Roman" w:hAnsi="Times New Roman"/>
      <w:sz w:val="24"/>
      <w:szCs w:val="24"/>
      <w:lang w:eastAsia="ko-KR"/>
    </w:rPr>
  </w:style>
  <w:style w:type="character" w:customStyle="1" w:styleId="5Char0">
    <w:name w:val="기호 5수준 Char"/>
    <w:link w:val="5"/>
    <w:rsid w:val="0028641C"/>
    <w:rPr>
      <w:snapToGrid w:val="0"/>
      <w:kern w:val="28"/>
      <w:sz w:val="24"/>
      <w:szCs w:val="24"/>
    </w:rPr>
  </w:style>
  <w:style w:type="character" w:customStyle="1" w:styleId="6Char0">
    <w:name w:val="기호 6수준 Char"/>
    <w:link w:val="6"/>
    <w:rsid w:val="0028641C"/>
    <w:rPr>
      <w:snapToGrid w:val="0"/>
      <w:kern w:val="28"/>
      <w:sz w:val="24"/>
      <w:szCs w:val="24"/>
    </w:rPr>
  </w:style>
  <w:style w:type="paragraph" w:customStyle="1" w:styleId="1Char3">
    <w:name w:val="한글 우선 제목 1수준 Char"/>
    <w:basedOn w:val="11"/>
    <w:rsid w:val="0028641C"/>
    <w:pPr>
      <w:tabs>
        <w:tab w:val="num" w:pos="0"/>
      </w:tabs>
      <w:snapToGrid w:val="0"/>
      <w:spacing w:after="60"/>
      <w:ind w:left="340" w:hanging="340"/>
    </w:pPr>
    <w:rPr>
      <w:sz w:val="20"/>
      <w:szCs w:val="24"/>
      <w:u w:val="thick"/>
      <w:lang w:eastAsia="ko-KR"/>
    </w:rPr>
  </w:style>
  <w:style w:type="paragraph" w:customStyle="1" w:styleId="3a">
    <w:name w:val="한글 우선 제목 3수준"/>
    <w:basedOn w:val="32"/>
    <w:rsid w:val="0028641C"/>
    <w:pPr>
      <w:tabs>
        <w:tab w:val="num" w:pos="1531"/>
      </w:tabs>
      <w:snapToGrid w:val="0"/>
      <w:spacing w:after="60"/>
      <w:ind w:left="1531" w:hanging="680"/>
      <w:jc w:val="both"/>
    </w:pPr>
    <w:rPr>
      <w:sz w:val="20"/>
      <w:szCs w:val="24"/>
      <w:lang w:eastAsia="ko-KR"/>
    </w:rPr>
  </w:style>
  <w:style w:type="paragraph" w:customStyle="1" w:styleId="49">
    <w:name w:val="한글 우선 제목 4수준"/>
    <w:basedOn w:val="43"/>
    <w:rsid w:val="0028641C"/>
    <w:pPr>
      <w:tabs>
        <w:tab w:val="clear" w:pos="3420"/>
        <w:tab w:val="num" w:pos="2381"/>
      </w:tabs>
      <w:snapToGrid w:val="0"/>
      <w:spacing w:after="60"/>
      <w:ind w:left="2382" w:hanging="851"/>
      <w:jc w:val="both"/>
    </w:pPr>
    <w:rPr>
      <w:rFonts w:ascii="Times New Roman" w:hAnsi="Times New Roman"/>
      <w:sz w:val="20"/>
      <w:szCs w:val="24"/>
      <w:lang w:eastAsia="ko-KR"/>
    </w:rPr>
  </w:style>
  <w:style w:type="paragraph" w:customStyle="1" w:styleId="58">
    <w:name w:val="한글 우선 제목 5수준"/>
    <w:basedOn w:val="52"/>
    <w:rsid w:val="0028641C"/>
    <w:pPr>
      <w:tabs>
        <w:tab w:val="num" w:pos="3402"/>
      </w:tabs>
      <w:snapToGrid w:val="0"/>
      <w:spacing w:after="60"/>
      <w:ind w:left="3402" w:hanging="1021"/>
      <w:jc w:val="both"/>
    </w:pPr>
    <w:rPr>
      <w:rFonts w:ascii="Times New Roman" w:hAnsi="Times New Roman"/>
      <w:sz w:val="20"/>
      <w:szCs w:val="24"/>
      <w:lang w:eastAsia="ko-KR"/>
    </w:rPr>
  </w:style>
  <w:style w:type="paragraph" w:customStyle="1" w:styleId="3b">
    <w:name w:val="한글 우선 기호 3수준"/>
    <w:basedOn w:val="a0"/>
    <w:rsid w:val="0028641C"/>
    <w:pPr>
      <w:tabs>
        <w:tab w:val="num" w:pos="1191"/>
      </w:tabs>
      <w:suppressAutoHyphens/>
      <w:snapToGrid w:val="0"/>
      <w:spacing w:after="60"/>
      <w:ind w:left="1191" w:hanging="340"/>
      <w:jc w:val="both"/>
      <w:outlineLvl w:val="1"/>
    </w:pPr>
    <w:rPr>
      <w:snapToGrid w:val="0"/>
      <w:kern w:val="28"/>
      <w:sz w:val="20"/>
      <w:lang w:eastAsia="ko-KR"/>
    </w:rPr>
  </w:style>
  <w:style w:type="paragraph" w:customStyle="1" w:styleId="59">
    <w:name w:val="한글 우선 기호 5수준"/>
    <w:basedOn w:val="43"/>
    <w:rsid w:val="0028641C"/>
    <w:pPr>
      <w:tabs>
        <w:tab w:val="num" w:pos="2721"/>
      </w:tabs>
      <w:snapToGrid w:val="0"/>
      <w:spacing w:after="60"/>
      <w:ind w:left="2721" w:hanging="340"/>
      <w:jc w:val="both"/>
    </w:pPr>
    <w:rPr>
      <w:rFonts w:ascii="Times New Roman" w:hAnsi="Times New Roman"/>
      <w:sz w:val="20"/>
      <w:szCs w:val="24"/>
      <w:lang w:eastAsia="ko-KR"/>
    </w:rPr>
  </w:style>
  <w:style w:type="paragraph" w:customStyle="1" w:styleId="5a">
    <w:name w:val="영어 기호5수준"/>
    <w:basedOn w:val="59"/>
    <w:rsid w:val="0028641C"/>
    <w:pPr>
      <w:tabs>
        <w:tab w:val="clear" w:pos="2721"/>
      </w:tabs>
      <w:spacing w:after="240"/>
      <w:ind w:leftChars="1134" w:left="2722" w:firstLine="0"/>
    </w:pPr>
    <w:rPr>
      <w:sz w:val="24"/>
      <w:szCs w:val="22"/>
    </w:rPr>
  </w:style>
  <w:style w:type="paragraph" w:customStyle="1" w:styleId="4a">
    <w:name w:val="영어 제목 4수준"/>
    <w:basedOn w:val="49"/>
    <w:rsid w:val="0028641C"/>
    <w:pPr>
      <w:tabs>
        <w:tab w:val="clear" w:pos="2381"/>
      </w:tabs>
      <w:spacing w:after="240"/>
      <w:ind w:leftChars="992" w:left="2381" w:firstLine="0"/>
    </w:pPr>
    <w:rPr>
      <w:sz w:val="24"/>
      <w:szCs w:val="22"/>
    </w:rPr>
  </w:style>
  <w:style w:type="paragraph" w:customStyle="1" w:styleId="Appendix0">
    <w:name w:val="Appendix (영어)"/>
    <w:basedOn w:val="a0"/>
    <w:rsid w:val="0028641C"/>
    <w:pPr>
      <w:tabs>
        <w:tab w:val="num" w:pos="1140"/>
      </w:tabs>
      <w:suppressAutoHyphens/>
      <w:snapToGrid w:val="0"/>
      <w:spacing w:after="240"/>
      <w:ind w:left="1701" w:hanging="1361"/>
      <w:jc w:val="both"/>
      <w:outlineLvl w:val="1"/>
    </w:pPr>
    <w:rPr>
      <w:snapToGrid w:val="0"/>
      <w:kern w:val="28"/>
      <w:szCs w:val="20"/>
      <w:lang w:eastAsia="ko-KR"/>
    </w:rPr>
  </w:style>
  <w:style w:type="paragraph" w:customStyle="1" w:styleId="3c">
    <w:name w:val="영어 제목 3수준"/>
    <w:basedOn w:val="3a"/>
    <w:rsid w:val="0028641C"/>
    <w:pPr>
      <w:tabs>
        <w:tab w:val="clear" w:pos="1531"/>
      </w:tabs>
      <w:spacing w:after="240"/>
      <w:ind w:leftChars="638" w:left="638" w:firstLine="0"/>
    </w:pPr>
    <w:rPr>
      <w:sz w:val="24"/>
      <w:szCs w:val="22"/>
    </w:rPr>
  </w:style>
  <w:style w:type="character" w:styleId="ad">
    <w:name w:val="FollowedHyperlink"/>
    <w:rsid w:val="0028641C"/>
    <w:rPr>
      <w:color w:val="800080"/>
      <w:u w:val="single"/>
    </w:rPr>
  </w:style>
  <w:style w:type="paragraph" w:styleId="ae">
    <w:name w:val="Date"/>
    <w:basedOn w:val="a0"/>
    <w:next w:val="a0"/>
    <w:link w:val="Char2"/>
    <w:rsid w:val="00253D81"/>
  </w:style>
  <w:style w:type="character" w:customStyle="1" w:styleId="Char2">
    <w:name w:val="날짜 Char"/>
    <w:link w:val="ae"/>
    <w:rsid w:val="00253D81"/>
    <w:rPr>
      <w:sz w:val="24"/>
      <w:szCs w:val="24"/>
      <w:lang w:eastAsia="en-US"/>
    </w:rPr>
  </w:style>
  <w:style w:type="character" w:customStyle="1" w:styleId="Char0">
    <w:name w:val="바닥글 Char"/>
    <w:link w:val="a5"/>
    <w:rsid w:val="00FF3D70"/>
    <w:rPr>
      <w:sz w:val="24"/>
      <w:szCs w:val="24"/>
      <w:lang w:eastAsia="en-US"/>
    </w:rPr>
  </w:style>
  <w:style w:type="paragraph" w:customStyle="1" w:styleId="26">
    <w:name w:val="한글 2수준"/>
    <w:basedOn w:val="2"/>
    <w:link w:val="2CharChar"/>
    <w:rsid w:val="00364162"/>
    <w:pPr>
      <w:numPr>
        <w:ilvl w:val="0"/>
        <w:numId w:val="0"/>
      </w:numPr>
      <w:tabs>
        <w:tab w:val="num" w:pos="851"/>
        <w:tab w:val="num" w:pos="1220"/>
      </w:tabs>
      <w:snapToGrid w:val="0"/>
      <w:ind w:left="850" w:hanging="510"/>
      <w:jc w:val="both"/>
    </w:pPr>
    <w:rPr>
      <w:rFonts w:ascii="바탕" w:hAnsi="바탕"/>
      <w:b/>
    </w:rPr>
  </w:style>
  <w:style w:type="character" w:customStyle="1" w:styleId="2CharChar">
    <w:name w:val="한글 2수준 Char Char"/>
    <w:link w:val="26"/>
    <w:rsid w:val="00364162"/>
    <w:rPr>
      <w:rFonts w:ascii="바탕" w:eastAsia="바탕" w:hAnsi="바탕"/>
      <w:b/>
      <w:snapToGrid w:val="0"/>
      <w:kern w:val="28"/>
      <w:sz w:val="22"/>
      <w:lang w:val="en-US" w:eastAsia="en-US" w:bidi="ar-SA"/>
    </w:rPr>
  </w:style>
  <w:style w:type="paragraph" w:customStyle="1" w:styleId="af">
    <w:name w:val="바탕글"/>
    <w:basedOn w:val="a0"/>
    <w:rsid w:val="00AF253B"/>
    <w:pPr>
      <w:snapToGrid w:val="0"/>
      <w:spacing w:line="384" w:lineRule="auto"/>
      <w:jc w:val="both"/>
    </w:pPr>
    <w:rPr>
      <w:rFonts w:ascii="바탕" w:hAnsi="바탕" w:cs="굴림"/>
      <w:color w:val="000000"/>
      <w:sz w:val="20"/>
      <w:szCs w:val="20"/>
      <w:lang w:eastAsia="ko-KR"/>
    </w:rPr>
  </w:style>
  <w:style w:type="paragraph" w:styleId="af0">
    <w:name w:val="List Paragraph"/>
    <w:basedOn w:val="a0"/>
    <w:uiPriority w:val="34"/>
    <w:qFormat/>
    <w:rsid w:val="00344917"/>
    <w:pPr>
      <w:ind w:leftChars="400" w:left="800"/>
    </w:pPr>
  </w:style>
  <w:style w:type="paragraph" w:styleId="27">
    <w:name w:val="Body Text 2"/>
    <w:basedOn w:val="a0"/>
    <w:link w:val="2Char3"/>
    <w:rsid w:val="006C5E8D"/>
    <w:pPr>
      <w:spacing w:after="180" w:line="480" w:lineRule="auto"/>
    </w:pPr>
  </w:style>
  <w:style w:type="character" w:customStyle="1" w:styleId="2Char3">
    <w:name w:val="본문 2 Char"/>
    <w:link w:val="27"/>
    <w:rsid w:val="006C5E8D"/>
    <w:rPr>
      <w:sz w:val="24"/>
      <w:szCs w:val="24"/>
      <w:lang w:eastAsia="en-US"/>
    </w:rPr>
  </w:style>
  <w:style w:type="paragraph" w:styleId="3d">
    <w:name w:val="Body Text 3"/>
    <w:basedOn w:val="a0"/>
    <w:link w:val="3Char2"/>
    <w:rsid w:val="006C5E8D"/>
    <w:pPr>
      <w:spacing w:after="180"/>
    </w:pPr>
    <w:rPr>
      <w:sz w:val="16"/>
      <w:szCs w:val="16"/>
    </w:rPr>
  </w:style>
  <w:style w:type="character" w:customStyle="1" w:styleId="3Char2">
    <w:name w:val="본문 3 Char"/>
    <w:link w:val="3d"/>
    <w:rsid w:val="006C5E8D"/>
    <w:rPr>
      <w:sz w:val="16"/>
      <w:szCs w:val="16"/>
      <w:lang w:eastAsia="en-US"/>
    </w:rPr>
  </w:style>
  <w:style w:type="character" w:customStyle="1" w:styleId="4Char2">
    <w:name w:val="영어 우선 제목 4수준 Char"/>
    <w:link w:val="41"/>
    <w:rsid w:val="006C5E8D"/>
    <w:rPr>
      <w:snapToGrid w:val="0"/>
      <w:kern w:val="28"/>
      <w:sz w:val="24"/>
      <w:szCs w:val="24"/>
    </w:rPr>
  </w:style>
  <w:style w:type="character" w:customStyle="1" w:styleId="4Char1">
    <w:name w:val="한글 제목 4수준 Char"/>
    <w:link w:val="45"/>
    <w:rsid w:val="006C5E8D"/>
    <w:rPr>
      <w:rFonts w:ascii="New York" w:eastAsia="바탕" w:hAnsi="New York"/>
      <w:b/>
      <w:snapToGrid w:val="0"/>
      <w:kern w:val="28"/>
      <w:sz w:val="24"/>
      <w:szCs w:val="22"/>
      <w:lang w:val="en-US" w:eastAsia="en-US" w:bidi="ar-SA"/>
    </w:rPr>
  </w:style>
  <w:style w:type="character" w:customStyle="1" w:styleId="5Char2">
    <w:name w:val="영어 우선 제목 5수준 Char"/>
    <w:link w:val="51"/>
    <w:rsid w:val="006C5E8D"/>
    <w:rPr>
      <w:snapToGrid w:val="0"/>
      <w:kern w:val="28"/>
      <w:sz w:val="24"/>
      <w:szCs w:val="24"/>
    </w:rPr>
  </w:style>
  <w:style w:type="character" w:customStyle="1" w:styleId="5Char1">
    <w:name w:val="한글 제목 5수준 Char"/>
    <w:link w:val="55"/>
    <w:rsid w:val="006C5E8D"/>
    <w:rPr>
      <w:rFonts w:ascii="New York" w:eastAsia="바탕" w:hAnsi="New York"/>
      <w:b/>
      <w:snapToGrid w:val="0"/>
      <w:kern w:val="28"/>
      <w:sz w:val="24"/>
      <w:szCs w:val="22"/>
      <w:lang w:val="en-US" w:eastAsia="en-US" w:bidi="ar-SA"/>
    </w:rPr>
  </w:style>
  <w:style w:type="paragraph" w:styleId="af1">
    <w:name w:val="Document Map"/>
    <w:basedOn w:val="a0"/>
    <w:link w:val="Char3"/>
    <w:rsid w:val="006C5E8D"/>
    <w:pPr>
      <w:shd w:val="clear" w:color="auto" w:fill="000080"/>
    </w:pPr>
    <w:rPr>
      <w:rFonts w:ascii="Arial" w:eastAsia="돋움" w:hAnsi="Arial"/>
    </w:rPr>
  </w:style>
  <w:style w:type="character" w:customStyle="1" w:styleId="Char3">
    <w:name w:val="문서 구조 Char"/>
    <w:link w:val="af1"/>
    <w:rsid w:val="006C5E8D"/>
    <w:rPr>
      <w:rFonts w:ascii="Arial" w:eastAsia="돋움" w:hAnsi="Arial"/>
      <w:sz w:val="24"/>
      <w:szCs w:val="24"/>
      <w:shd w:val="clear" w:color="auto" w:fill="000080"/>
      <w:lang w:eastAsia="en-US"/>
    </w:rPr>
  </w:style>
  <w:style w:type="paragraph" w:customStyle="1" w:styleId="4">
    <w:name w:val="오창_ 영어 기호 4수준"/>
    <w:basedOn w:val="43"/>
    <w:uiPriority w:val="99"/>
    <w:rsid w:val="00DD507A"/>
    <w:pPr>
      <w:numPr>
        <w:numId w:val="8"/>
      </w:numPr>
      <w:snapToGrid w:val="0"/>
      <w:spacing w:after="60"/>
      <w:jc w:val="both"/>
    </w:pPr>
    <w:rPr>
      <w:rFonts w:ascii="Times New Roman" w:eastAsia="맑은 고딕" w:hAnsi="Times New Roman"/>
      <w:sz w:val="24"/>
      <w:szCs w:val="24"/>
      <w:lang w:eastAsia="ko-KR"/>
    </w:rPr>
  </w:style>
  <w:style w:type="paragraph" w:customStyle="1" w:styleId="10">
    <w:name w:val="영어1수준(오창)"/>
    <w:basedOn w:val="11"/>
    <w:next w:val="17"/>
    <w:link w:val="1Char4"/>
    <w:uiPriority w:val="99"/>
    <w:qFormat/>
    <w:rsid w:val="00F72495"/>
    <w:pPr>
      <w:numPr>
        <w:numId w:val="9"/>
      </w:numPr>
      <w:snapToGrid w:val="0"/>
      <w:spacing w:after="60"/>
    </w:pPr>
    <w:rPr>
      <w:rFonts w:eastAsia="맑은 고딕"/>
      <w:sz w:val="24"/>
      <w:szCs w:val="24"/>
      <w:lang w:eastAsia="ko-KR"/>
    </w:rPr>
  </w:style>
  <w:style w:type="paragraph" w:customStyle="1" w:styleId="28">
    <w:name w:val="2수준(오창)"/>
    <w:basedOn w:val="2"/>
    <w:next w:val="3e"/>
    <w:link w:val="2Char4"/>
    <w:uiPriority w:val="99"/>
    <w:qFormat/>
    <w:rsid w:val="006F1A72"/>
    <w:pPr>
      <w:snapToGrid w:val="0"/>
      <w:spacing w:after="60"/>
      <w:contextualSpacing/>
      <w:jc w:val="both"/>
    </w:pPr>
    <w:rPr>
      <w:sz w:val="24"/>
      <w:szCs w:val="24"/>
    </w:rPr>
  </w:style>
  <w:style w:type="paragraph" w:customStyle="1" w:styleId="3f">
    <w:name w:val="오창_ 영어 제목 3수준"/>
    <w:basedOn w:val="a0"/>
    <w:link w:val="3Char3"/>
    <w:uiPriority w:val="99"/>
    <w:rsid w:val="00DD507A"/>
    <w:pPr>
      <w:keepLines/>
      <w:suppressAutoHyphens/>
      <w:adjustRightInd w:val="0"/>
      <w:snapToGrid w:val="0"/>
      <w:spacing w:after="60"/>
      <w:ind w:rightChars="100" w:right="240"/>
      <w:contextualSpacing/>
      <w:jc w:val="both"/>
      <w:outlineLvl w:val="2"/>
    </w:pPr>
    <w:rPr>
      <w:rFonts w:eastAsia="맑은 고딕"/>
      <w:snapToGrid w:val="0"/>
      <w:kern w:val="28"/>
      <w:lang w:eastAsia="ko-KR"/>
    </w:rPr>
  </w:style>
  <w:style w:type="paragraph" w:customStyle="1" w:styleId="29">
    <w:name w:val="오창_ 한글 2수준"/>
    <w:basedOn w:val="a0"/>
    <w:link w:val="2Char5"/>
    <w:uiPriority w:val="99"/>
    <w:rsid w:val="00DD507A"/>
    <w:pPr>
      <w:keepLines/>
      <w:tabs>
        <w:tab w:val="num" w:pos="1220"/>
        <w:tab w:val="num" w:pos="2721"/>
        <w:tab w:val="left" w:pos="3420"/>
      </w:tabs>
      <w:snapToGrid w:val="0"/>
      <w:spacing w:after="240"/>
      <w:ind w:leftChars="350" w:left="350"/>
      <w:jc w:val="both"/>
      <w:outlineLvl w:val="1"/>
    </w:pPr>
    <w:rPr>
      <w:rFonts w:ascii="바탕" w:hAnsi="바탕"/>
      <w:snapToGrid w:val="0"/>
      <w:kern w:val="28"/>
      <w:sz w:val="20"/>
      <w:szCs w:val="20"/>
      <w:lang w:eastAsia="ko-KR"/>
    </w:rPr>
  </w:style>
  <w:style w:type="paragraph" w:customStyle="1" w:styleId="4b">
    <w:name w:val="오창_ 한글 기호 4수준"/>
    <w:basedOn w:val="4"/>
    <w:uiPriority w:val="99"/>
    <w:rsid w:val="00971160"/>
    <w:pPr>
      <w:numPr>
        <w:numId w:val="0"/>
      </w:numPr>
      <w:spacing w:after="240"/>
      <w:ind w:leftChars="950" w:left="950"/>
    </w:pPr>
    <w:rPr>
      <w:rFonts w:eastAsia="바탕"/>
      <w:sz w:val="20"/>
      <w:szCs w:val="22"/>
    </w:rPr>
  </w:style>
  <w:style w:type="paragraph" w:customStyle="1" w:styleId="17">
    <w:name w:val="오창_ 한글 제목 1 수준"/>
    <w:basedOn w:val="10"/>
    <w:link w:val="1Char5"/>
    <w:uiPriority w:val="99"/>
    <w:rsid w:val="00DD507A"/>
    <w:pPr>
      <w:numPr>
        <w:numId w:val="0"/>
      </w:numPr>
      <w:spacing w:after="240"/>
      <w:ind w:left="340"/>
    </w:pPr>
    <w:rPr>
      <w:sz w:val="20"/>
      <w:szCs w:val="20"/>
    </w:rPr>
  </w:style>
  <w:style w:type="paragraph" w:customStyle="1" w:styleId="3e">
    <w:name w:val="오창_ 한글 제목 3수준"/>
    <w:basedOn w:val="a0"/>
    <w:uiPriority w:val="99"/>
    <w:rsid w:val="00DD507A"/>
    <w:pPr>
      <w:keepLines/>
      <w:tabs>
        <w:tab w:val="left" w:pos="3420"/>
      </w:tabs>
      <w:snapToGrid w:val="0"/>
      <w:spacing w:after="100" w:afterAutospacing="1"/>
      <w:ind w:leftChars="650" w:left="650"/>
      <w:jc w:val="both"/>
      <w:outlineLvl w:val="3"/>
    </w:pPr>
    <w:rPr>
      <w:snapToGrid w:val="0"/>
      <w:kern w:val="28"/>
      <w:sz w:val="20"/>
      <w:lang w:eastAsia="ko-KR"/>
    </w:rPr>
  </w:style>
  <w:style w:type="paragraph" w:styleId="af2">
    <w:name w:val="Revision"/>
    <w:hidden/>
    <w:uiPriority w:val="99"/>
    <w:semiHidden/>
    <w:rsid w:val="00B73D31"/>
    <w:rPr>
      <w:sz w:val="24"/>
      <w:szCs w:val="24"/>
      <w:lang w:eastAsia="en-US"/>
    </w:rPr>
  </w:style>
  <w:style w:type="paragraph" w:customStyle="1" w:styleId="18">
    <w:name w:val="한글1수준(오창)"/>
    <w:basedOn w:val="17"/>
    <w:link w:val="1Char6"/>
    <w:qFormat/>
    <w:rsid w:val="00F72495"/>
    <w:pPr>
      <w:ind w:left="284"/>
    </w:pPr>
    <w:rPr>
      <w:rFonts w:ascii="바탕" w:eastAsia="바탕" w:hAnsi="바탕" w:cs="바탕"/>
      <w:b w:val="0"/>
    </w:rPr>
  </w:style>
  <w:style w:type="paragraph" w:customStyle="1" w:styleId="2a">
    <w:name w:val="한글2수준(오창)"/>
    <w:basedOn w:val="29"/>
    <w:link w:val="2Char6"/>
    <w:qFormat/>
    <w:rsid w:val="00F82C4E"/>
    <w:pPr>
      <w:ind w:leftChars="0" w:left="851"/>
      <w:contextualSpacing/>
    </w:pPr>
    <w:rPr>
      <w:rFonts w:ascii="Times New Roman" w:hAnsi="Times New Roman"/>
    </w:rPr>
  </w:style>
  <w:style w:type="character" w:customStyle="1" w:styleId="1Char4">
    <w:name w:val="영어1수준(오창) Char"/>
    <w:link w:val="10"/>
    <w:uiPriority w:val="99"/>
    <w:rsid w:val="00F72495"/>
    <w:rPr>
      <w:rFonts w:eastAsia="맑은 고딕"/>
      <w:b/>
      <w:kern w:val="28"/>
      <w:sz w:val="24"/>
      <w:szCs w:val="24"/>
    </w:rPr>
  </w:style>
  <w:style w:type="character" w:customStyle="1" w:styleId="1Char5">
    <w:name w:val="오창_ 한글 제목 1 수준 Char"/>
    <w:link w:val="17"/>
    <w:uiPriority w:val="99"/>
    <w:rsid w:val="00513C56"/>
    <w:rPr>
      <w:rFonts w:eastAsia="맑은 고딕"/>
      <w:b/>
      <w:kern w:val="28"/>
      <w:sz w:val="24"/>
      <w:szCs w:val="24"/>
    </w:rPr>
  </w:style>
  <w:style w:type="character" w:customStyle="1" w:styleId="1Char6">
    <w:name w:val="한글1수준(오창) Char"/>
    <w:link w:val="18"/>
    <w:rsid w:val="00F72495"/>
    <w:rPr>
      <w:rFonts w:ascii="바탕" w:hAnsi="바탕" w:cs="바탕"/>
      <w:kern w:val="28"/>
    </w:rPr>
  </w:style>
  <w:style w:type="paragraph" w:customStyle="1" w:styleId="3f0">
    <w:name w:val="영어3수준(오창)"/>
    <w:basedOn w:val="3f"/>
    <w:link w:val="3Char4"/>
    <w:qFormat/>
    <w:rsid w:val="009C4E72"/>
    <w:pPr>
      <w:adjustRightInd/>
      <w:ind w:rightChars="0" w:right="0"/>
      <w:outlineLvl w:val="1"/>
    </w:pPr>
    <w:rPr>
      <w:rFonts w:eastAsia="바탕"/>
      <w:sz w:val="20"/>
    </w:rPr>
  </w:style>
  <w:style w:type="character" w:customStyle="1" w:styleId="2Char5">
    <w:name w:val="오창_ 한글 2수준 Char"/>
    <w:link w:val="29"/>
    <w:uiPriority w:val="99"/>
    <w:rsid w:val="0040107B"/>
    <w:rPr>
      <w:rFonts w:ascii="바탕" w:hAnsi="바탕"/>
      <w:snapToGrid w:val="0"/>
      <w:kern w:val="28"/>
    </w:rPr>
  </w:style>
  <w:style w:type="character" w:customStyle="1" w:styleId="2Char6">
    <w:name w:val="한글2수준(오창) Char"/>
    <w:link w:val="2a"/>
    <w:rsid w:val="00F82C4E"/>
    <w:rPr>
      <w:rFonts w:ascii="바탕" w:hAnsi="바탕"/>
      <w:snapToGrid w:val="0"/>
      <w:kern w:val="28"/>
    </w:rPr>
  </w:style>
  <w:style w:type="paragraph" w:customStyle="1" w:styleId="3f1">
    <w:name w:val="한글3수준(오창)"/>
    <w:basedOn w:val="37"/>
    <w:link w:val="3Char5"/>
    <w:qFormat/>
    <w:rsid w:val="00D56533"/>
    <w:pPr>
      <w:ind w:left="1701"/>
    </w:pPr>
    <w:rPr>
      <w:rFonts w:ascii="Times New Roman" w:hAnsi="Times New Roman"/>
      <w:b w:val="0"/>
    </w:rPr>
  </w:style>
  <w:style w:type="character" w:customStyle="1" w:styleId="3Char3">
    <w:name w:val="오창_ 영어 제목 3수준 Char"/>
    <w:link w:val="3f"/>
    <w:uiPriority w:val="99"/>
    <w:rsid w:val="003E582D"/>
    <w:rPr>
      <w:rFonts w:eastAsia="맑은 고딕"/>
      <w:snapToGrid w:val="0"/>
      <w:kern w:val="28"/>
      <w:sz w:val="24"/>
      <w:szCs w:val="24"/>
    </w:rPr>
  </w:style>
  <w:style w:type="character" w:customStyle="1" w:styleId="3Char4">
    <w:name w:val="영어3수준(오창) Char"/>
    <w:link w:val="3f0"/>
    <w:rsid w:val="009C4E72"/>
    <w:rPr>
      <w:rFonts w:eastAsia="맑은 고딕"/>
      <w:snapToGrid w:val="0"/>
      <w:kern w:val="28"/>
      <w:sz w:val="24"/>
      <w:szCs w:val="24"/>
    </w:rPr>
  </w:style>
  <w:style w:type="paragraph" w:customStyle="1" w:styleId="40">
    <w:name w:val="영어4수준(오창)"/>
    <w:basedOn w:val="10"/>
    <w:link w:val="4Char3"/>
    <w:qFormat/>
    <w:rsid w:val="006B73BB"/>
    <w:pPr>
      <w:numPr>
        <w:ilvl w:val="3"/>
      </w:numPr>
      <w:contextualSpacing/>
      <w:jc w:val="both"/>
      <w:outlineLvl w:val="3"/>
    </w:pPr>
    <w:rPr>
      <w:rFonts w:eastAsia="바탕"/>
      <w:b w:val="0"/>
    </w:rPr>
  </w:style>
  <w:style w:type="character" w:customStyle="1" w:styleId="3Char5">
    <w:name w:val="한글3수준(오창) Char"/>
    <w:link w:val="3f1"/>
    <w:rsid w:val="00D56533"/>
    <w:rPr>
      <w:rFonts w:eastAsia="맑은 고딕"/>
      <w:snapToGrid w:val="0"/>
      <w:kern w:val="28"/>
      <w:sz w:val="24"/>
      <w:szCs w:val="24"/>
    </w:rPr>
  </w:style>
  <w:style w:type="paragraph" w:customStyle="1" w:styleId="4c">
    <w:name w:val="한글4수준(오창)"/>
    <w:basedOn w:val="40"/>
    <w:link w:val="4Char4"/>
    <w:qFormat/>
    <w:rsid w:val="0080207E"/>
    <w:pPr>
      <w:numPr>
        <w:ilvl w:val="0"/>
        <w:numId w:val="0"/>
      </w:numPr>
      <w:spacing w:after="240"/>
      <w:ind w:left="2410"/>
    </w:pPr>
    <w:rPr>
      <w:rFonts w:ascii="바탕" w:hAnsi="바탕"/>
      <w:sz w:val="20"/>
    </w:rPr>
  </w:style>
  <w:style w:type="character" w:customStyle="1" w:styleId="4Char3">
    <w:name w:val="영어4수준(오창) Char"/>
    <w:link w:val="40"/>
    <w:rsid w:val="006B73BB"/>
    <w:rPr>
      <w:kern w:val="28"/>
      <w:sz w:val="24"/>
      <w:szCs w:val="24"/>
    </w:rPr>
  </w:style>
  <w:style w:type="paragraph" w:customStyle="1" w:styleId="50">
    <w:name w:val="영어5수준(오창)"/>
    <w:basedOn w:val="60"/>
    <w:link w:val="5Char3"/>
    <w:qFormat/>
    <w:rsid w:val="00AA4F21"/>
    <w:pPr>
      <w:numPr>
        <w:ilvl w:val="4"/>
      </w:numPr>
      <w:snapToGrid w:val="0"/>
      <w:spacing w:before="0"/>
      <w:contextualSpacing/>
      <w:jc w:val="both"/>
      <w:outlineLvl w:val="4"/>
    </w:pPr>
    <w:rPr>
      <w:i w:val="0"/>
      <w:sz w:val="24"/>
    </w:rPr>
  </w:style>
  <w:style w:type="character" w:customStyle="1" w:styleId="4Char4">
    <w:name w:val="한글4수준(오창) Char"/>
    <w:link w:val="4c"/>
    <w:rsid w:val="0080207E"/>
    <w:rPr>
      <w:rFonts w:ascii="바탕" w:eastAsia="맑은 고딕" w:hAnsi="바탕"/>
      <w:b w:val="0"/>
      <w:kern w:val="28"/>
      <w:sz w:val="24"/>
      <w:szCs w:val="24"/>
      <w:u w:val="thick"/>
      <w:lang w:val="en-US" w:eastAsia="en-US" w:bidi="ar-SA"/>
    </w:rPr>
  </w:style>
  <w:style w:type="paragraph" w:customStyle="1" w:styleId="5b">
    <w:name w:val="한글5수준(오창)"/>
    <w:basedOn w:val="50"/>
    <w:link w:val="5Char4"/>
    <w:qFormat/>
    <w:rsid w:val="00F82C4E"/>
    <w:pPr>
      <w:numPr>
        <w:ilvl w:val="0"/>
        <w:numId w:val="0"/>
      </w:numPr>
      <w:spacing w:after="240"/>
      <w:ind w:left="3402"/>
    </w:pPr>
    <w:rPr>
      <w:sz w:val="20"/>
      <w:lang w:eastAsia="ko-KR"/>
    </w:rPr>
  </w:style>
  <w:style w:type="character" w:customStyle="1" w:styleId="6Char">
    <w:name w:val="제목 6 Char"/>
    <w:aliases w:val="Gliederung6 Char,doc6 Char"/>
    <w:link w:val="60"/>
    <w:rsid w:val="009841B1"/>
    <w:rPr>
      <w:i/>
      <w:sz w:val="22"/>
      <w:lang w:eastAsia="en-US"/>
    </w:rPr>
  </w:style>
  <w:style w:type="character" w:customStyle="1" w:styleId="5Char3">
    <w:name w:val="영어5수준(오창) Char"/>
    <w:link w:val="50"/>
    <w:rsid w:val="00AA4F21"/>
    <w:rPr>
      <w:sz w:val="24"/>
      <w:lang w:eastAsia="en-US"/>
    </w:rPr>
  </w:style>
  <w:style w:type="paragraph" w:customStyle="1" w:styleId="63">
    <w:name w:val="영어6수준(오창)"/>
    <w:basedOn w:val="60"/>
    <w:link w:val="6Char1"/>
    <w:qFormat/>
    <w:rsid w:val="00AA4F21"/>
    <w:pPr>
      <w:snapToGrid w:val="0"/>
      <w:spacing w:before="0"/>
      <w:ind w:left="4678" w:hanging="1276"/>
      <w:contextualSpacing/>
      <w:jc w:val="both"/>
    </w:pPr>
    <w:rPr>
      <w:i w:val="0"/>
      <w:sz w:val="24"/>
    </w:rPr>
  </w:style>
  <w:style w:type="character" w:customStyle="1" w:styleId="5Char4">
    <w:name w:val="한글5수준(오창) Char"/>
    <w:link w:val="5b"/>
    <w:rsid w:val="00F82C4E"/>
    <w:rPr>
      <w:sz w:val="24"/>
      <w:lang w:eastAsia="en-US"/>
    </w:rPr>
  </w:style>
  <w:style w:type="paragraph" w:customStyle="1" w:styleId="64">
    <w:name w:val="한글6수준(오창)"/>
    <w:basedOn w:val="63"/>
    <w:link w:val="6Char2"/>
    <w:qFormat/>
    <w:rsid w:val="00F82C4E"/>
    <w:pPr>
      <w:numPr>
        <w:ilvl w:val="0"/>
        <w:numId w:val="0"/>
      </w:numPr>
      <w:spacing w:after="240"/>
      <w:ind w:left="4678"/>
    </w:pPr>
    <w:rPr>
      <w:sz w:val="20"/>
      <w:lang w:eastAsia="ko-KR"/>
    </w:rPr>
  </w:style>
  <w:style w:type="character" w:customStyle="1" w:styleId="6Char1">
    <w:name w:val="영어6수준(오창) Char"/>
    <w:link w:val="63"/>
    <w:rsid w:val="00AA4F21"/>
    <w:rPr>
      <w:sz w:val="24"/>
      <w:lang w:eastAsia="en-US"/>
    </w:rPr>
  </w:style>
  <w:style w:type="character" w:customStyle="1" w:styleId="Char">
    <w:name w:val="머리글 Char"/>
    <w:link w:val="a4"/>
    <w:rsid w:val="00854947"/>
    <w:rPr>
      <w:sz w:val="24"/>
      <w:szCs w:val="24"/>
      <w:lang w:eastAsia="en-US"/>
    </w:rPr>
  </w:style>
  <w:style w:type="character" w:customStyle="1" w:styleId="6Char2">
    <w:name w:val="한글6수준(오창) Char"/>
    <w:link w:val="64"/>
    <w:rsid w:val="00F82C4E"/>
    <w:rPr>
      <w:sz w:val="24"/>
      <w:lang w:eastAsia="en-US"/>
    </w:rPr>
  </w:style>
  <w:style w:type="paragraph" w:customStyle="1" w:styleId="1">
    <w:name w:val="목차영문1"/>
    <w:basedOn w:val="af0"/>
    <w:link w:val="1Char7"/>
    <w:qFormat/>
    <w:rsid w:val="00BB2322"/>
    <w:pPr>
      <w:numPr>
        <w:numId w:val="10"/>
      </w:numPr>
      <w:ind w:leftChars="0" w:left="0"/>
    </w:pPr>
    <w:rPr>
      <w:b/>
      <w:lang w:eastAsia="ko-KR"/>
    </w:rPr>
  </w:style>
  <w:style w:type="character" w:customStyle="1" w:styleId="1Char7">
    <w:name w:val="목차영문1 Char"/>
    <w:link w:val="1"/>
    <w:rsid w:val="00BB2322"/>
    <w:rPr>
      <w:b/>
      <w:sz w:val="24"/>
      <w:szCs w:val="24"/>
    </w:rPr>
  </w:style>
  <w:style w:type="character" w:customStyle="1" w:styleId="fntk058">
    <w:name w:val="fnt_k058"/>
    <w:rsid w:val="00BD0B83"/>
    <w:rPr>
      <w:rFonts w:ascii="굴림" w:hAnsi="굴림" w:hint="default"/>
      <w:color w:val="000000"/>
      <w:sz w:val="20"/>
      <w:szCs w:val="20"/>
    </w:rPr>
  </w:style>
  <w:style w:type="paragraph" w:customStyle="1" w:styleId="19">
    <w:name w:val="스타일1"/>
    <w:basedOn w:val="3"/>
    <w:link w:val="1Char8"/>
    <w:qFormat/>
    <w:rsid w:val="00ED7AB0"/>
    <w:pPr>
      <w:ind w:leftChars="400" w:left="1160" w:hangingChars="100" w:hanging="200"/>
    </w:pPr>
    <w:rPr>
      <w:sz w:val="20"/>
      <w:szCs w:val="20"/>
    </w:rPr>
  </w:style>
  <w:style w:type="paragraph" w:customStyle="1" w:styleId="2b">
    <w:name w:val="스타일2"/>
    <w:basedOn w:val="28"/>
    <w:link w:val="2Char7"/>
    <w:qFormat/>
    <w:rsid w:val="00237211"/>
    <w:rPr>
      <w:sz w:val="20"/>
      <w:szCs w:val="20"/>
    </w:rPr>
  </w:style>
  <w:style w:type="character" w:customStyle="1" w:styleId="1Char8">
    <w:name w:val="스타일1 Char"/>
    <w:link w:val="19"/>
    <w:rsid w:val="00ED7AB0"/>
    <w:rPr>
      <w:lang w:eastAsia="en-US"/>
    </w:rPr>
  </w:style>
  <w:style w:type="paragraph" w:customStyle="1" w:styleId="2156">
    <w:name w:val="2156ㅗㄹ홓롫ㅎ"/>
    <w:basedOn w:val="15"/>
    <w:link w:val="2156Char"/>
    <w:qFormat/>
    <w:rsid w:val="00723124"/>
    <w:pPr>
      <w:ind w:firstLineChars="100" w:firstLine="240"/>
    </w:pPr>
    <w:rPr>
      <w:noProof/>
    </w:rPr>
  </w:style>
  <w:style w:type="character" w:customStyle="1" w:styleId="2Char4">
    <w:name w:val="2수준(오창) Char"/>
    <w:link w:val="28"/>
    <w:uiPriority w:val="99"/>
    <w:rsid w:val="006F1A72"/>
    <w:rPr>
      <w:snapToGrid w:val="0"/>
      <w:kern w:val="28"/>
      <w:sz w:val="24"/>
      <w:szCs w:val="24"/>
    </w:rPr>
  </w:style>
  <w:style w:type="character" w:customStyle="1" w:styleId="2Char7">
    <w:name w:val="스타일2 Char"/>
    <w:link w:val="2b"/>
    <w:rsid w:val="00237211"/>
    <w:rPr>
      <w:snapToGrid w:val="0"/>
      <w:kern w:val="28"/>
      <w:sz w:val="24"/>
      <w:szCs w:val="24"/>
    </w:rPr>
  </w:style>
  <w:style w:type="paragraph" w:customStyle="1" w:styleId="af3">
    <w:name w:val="우레랍"/>
    <w:basedOn w:val="19"/>
    <w:link w:val="Char4"/>
    <w:qFormat/>
    <w:rsid w:val="009E14BC"/>
    <w:pPr>
      <w:tabs>
        <w:tab w:val="num" w:pos="1418"/>
      </w:tabs>
      <w:ind w:left="1134" w:right="240"/>
    </w:pPr>
  </w:style>
  <w:style w:type="character" w:customStyle="1" w:styleId="1Char1">
    <w:name w:val="목차 1 Char"/>
    <w:link w:val="15"/>
    <w:uiPriority w:val="39"/>
    <w:rsid w:val="00A3516B"/>
    <w:rPr>
      <w:sz w:val="24"/>
      <w:szCs w:val="24"/>
      <w:lang w:eastAsia="en-US"/>
    </w:rPr>
  </w:style>
  <w:style w:type="character" w:customStyle="1" w:styleId="2156Char">
    <w:name w:val="2156ㅗㄹ홓롫ㅎ Char"/>
    <w:link w:val="2156"/>
    <w:rsid w:val="00723124"/>
    <w:rPr>
      <w:noProof/>
      <w:sz w:val="24"/>
      <w:szCs w:val="24"/>
      <w:lang w:eastAsia="en-US"/>
    </w:rPr>
  </w:style>
  <w:style w:type="paragraph" w:customStyle="1" w:styleId="af4">
    <w:name w:val="김대영"/>
    <w:basedOn w:val="28"/>
    <w:link w:val="Char5"/>
    <w:qFormat/>
    <w:rsid w:val="00442555"/>
    <w:pPr>
      <w:ind w:left="851"/>
    </w:pPr>
  </w:style>
  <w:style w:type="character" w:customStyle="1" w:styleId="Char4">
    <w:name w:val="우레랍 Char"/>
    <w:link w:val="af3"/>
    <w:rsid w:val="009E14BC"/>
    <w:rPr>
      <w:lang w:eastAsia="en-US"/>
    </w:rPr>
  </w:style>
  <w:style w:type="character" w:customStyle="1" w:styleId="Char1">
    <w:name w:val="메모 텍스트 Char"/>
    <w:link w:val="a9"/>
    <w:uiPriority w:val="99"/>
    <w:rsid w:val="000C02A1"/>
    <w:rPr>
      <w:sz w:val="24"/>
      <w:szCs w:val="24"/>
      <w:lang w:eastAsia="en-US"/>
    </w:rPr>
  </w:style>
  <w:style w:type="character" w:customStyle="1" w:styleId="Char5">
    <w:name w:val="김대영 Char"/>
    <w:link w:val="af4"/>
    <w:rsid w:val="00442555"/>
    <w:rPr>
      <w:snapToGrid w:val="0"/>
      <w:kern w:val="28"/>
      <w:sz w:val="24"/>
      <w:szCs w:val="24"/>
    </w:rPr>
  </w:style>
  <w:style w:type="paragraph" w:customStyle="1" w:styleId="af5">
    <w:name w:val="표"/>
    <w:basedOn w:val="3f0"/>
    <w:link w:val="Char6"/>
    <w:qFormat/>
    <w:rsid w:val="00094E6B"/>
    <w:pPr>
      <w:contextualSpacing w:val="0"/>
      <w:jc w:val="left"/>
    </w:pPr>
    <w:rPr>
      <w:rFonts w:eastAsia="맑은 고딕"/>
      <w:sz w:val="24"/>
    </w:rPr>
  </w:style>
  <w:style w:type="character" w:customStyle="1" w:styleId="Char6">
    <w:name w:val="표 Char"/>
    <w:link w:val="af5"/>
    <w:rsid w:val="00094E6B"/>
    <w:rPr>
      <w:rFonts w:eastAsia="맑은 고딕"/>
      <w:snapToGrid w:val="0"/>
      <w:kern w:val="28"/>
      <w:sz w:val="24"/>
      <w:szCs w:val="24"/>
    </w:rPr>
  </w:style>
  <w:style w:type="character" w:customStyle="1" w:styleId="1Char9">
    <w:name w:val="한글 1 Char"/>
    <w:link w:val="1a"/>
    <w:locked/>
    <w:rsid w:val="002713C4"/>
    <w:rPr>
      <w:rFonts w:ascii="맑은 고딕" w:eastAsia="맑은 고딕" w:hAnsi="맑은 고딕"/>
      <w:kern w:val="28"/>
      <w:sz w:val="24"/>
      <w:szCs w:val="24"/>
    </w:rPr>
  </w:style>
  <w:style w:type="paragraph" w:customStyle="1" w:styleId="1a">
    <w:name w:val="한글 1"/>
    <w:basedOn w:val="a0"/>
    <w:link w:val="1Char9"/>
    <w:qFormat/>
    <w:rsid w:val="002713C4"/>
    <w:pPr>
      <w:keepLines/>
      <w:suppressAutoHyphens/>
      <w:snapToGrid w:val="0"/>
      <w:spacing w:after="180"/>
      <w:ind w:left="284"/>
      <w:contextualSpacing/>
      <w:outlineLvl w:val="1"/>
    </w:pPr>
    <w:rPr>
      <w:rFonts w:ascii="맑은 고딕" w:eastAsia="맑은 고딕" w:hAnsi="맑은 고딕"/>
      <w:kern w:val="28"/>
      <w:lang w:eastAsia="ko-KR"/>
    </w:rPr>
  </w:style>
  <w:style w:type="paragraph" w:styleId="af6">
    <w:name w:val="caption"/>
    <w:basedOn w:val="a0"/>
    <w:next w:val="a0"/>
    <w:unhideWhenUsed/>
    <w:qFormat/>
    <w:rsid w:val="00D60C61"/>
    <w:rPr>
      <w:b/>
      <w:bCs/>
      <w:sz w:val="20"/>
      <w:szCs w:val="20"/>
    </w:rPr>
  </w:style>
  <w:style w:type="paragraph" w:customStyle="1" w:styleId="PPQR1">
    <w:name w:val="PPQR 1수준"/>
    <w:basedOn w:val="15"/>
    <w:link w:val="PPQR1Char"/>
    <w:qFormat/>
    <w:rsid w:val="00D24FA1"/>
    <w:rPr>
      <w:lang w:eastAsia="ko-KR"/>
    </w:rPr>
  </w:style>
  <w:style w:type="paragraph" w:customStyle="1" w:styleId="PPQR">
    <w:name w:val="PPQR 스타일지정"/>
    <w:basedOn w:val="10"/>
    <w:next w:val="2"/>
    <w:link w:val="PPQRChar"/>
    <w:autoRedefine/>
    <w:rsid w:val="00D24FA1"/>
    <w:pPr>
      <w:numPr>
        <w:numId w:val="11"/>
      </w:numPr>
      <w:spacing w:after="240"/>
      <w:ind w:left="403" w:hanging="403"/>
    </w:pPr>
    <w:rPr>
      <w:rFonts w:eastAsia="바탕"/>
    </w:rPr>
  </w:style>
  <w:style w:type="character" w:customStyle="1" w:styleId="PPQRChar">
    <w:name w:val="PPQR 스타일지정 Char"/>
    <w:link w:val="PPQR"/>
    <w:rsid w:val="00D24FA1"/>
    <w:rPr>
      <w:rFonts w:eastAsia="맑은 고딕"/>
      <w:b/>
      <w:kern w:val="28"/>
      <w:sz w:val="24"/>
      <w:szCs w:val="24"/>
    </w:rPr>
  </w:style>
  <w:style w:type="paragraph" w:customStyle="1" w:styleId="2c">
    <w:name w:val="영어2수준(오창)"/>
    <w:basedOn w:val="2"/>
    <w:uiPriority w:val="99"/>
    <w:qFormat/>
    <w:rsid w:val="004E680B"/>
    <w:pPr>
      <w:tabs>
        <w:tab w:val="clear" w:pos="240"/>
        <w:tab w:val="num" w:pos="482"/>
      </w:tabs>
      <w:snapToGrid w:val="0"/>
      <w:spacing w:after="60"/>
      <w:ind w:left="907" w:hanging="567"/>
      <w:contextualSpacing/>
      <w:jc w:val="both"/>
    </w:pPr>
    <w:rPr>
      <w:sz w:val="24"/>
      <w:szCs w:val="24"/>
    </w:rPr>
  </w:style>
  <w:style w:type="character" w:customStyle="1" w:styleId="PPQR1Char">
    <w:name w:val="PPQR 1수준 Char"/>
    <w:link w:val="PPQR1"/>
    <w:rsid w:val="00D24FA1"/>
    <w:rPr>
      <w:sz w:val="24"/>
      <w:szCs w:val="24"/>
      <w:lang w:eastAsia="en-US"/>
    </w:rPr>
  </w:style>
  <w:style w:type="paragraph" w:customStyle="1" w:styleId="2d">
    <w:name w:val="한글2"/>
    <w:basedOn w:val="28"/>
    <w:link w:val="2Char8"/>
    <w:qFormat/>
    <w:rsid w:val="004E680B"/>
    <w:pPr>
      <w:numPr>
        <w:ilvl w:val="0"/>
        <w:numId w:val="0"/>
      </w:numPr>
      <w:tabs>
        <w:tab w:val="clear" w:pos="240"/>
      </w:tabs>
      <w:spacing w:after="180"/>
      <w:ind w:left="992"/>
    </w:pPr>
  </w:style>
  <w:style w:type="character" w:customStyle="1" w:styleId="2Char8">
    <w:name w:val="한글2 Char"/>
    <w:link w:val="2d"/>
    <w:rsid w:val="004E680B"/>
    <w:rPr>
      <w:snapToGrid w:val="0"/>
      <w:kern w:val="28"/>
      <w:sz w:val="24"/>
      <w:szCs w:val="24"/>
    </w:rPr>
  </w:style>
  <w:style w:type="numbering" w:customStyle="1" w:styleId="30">
    <w:name w:val="스타일3"/>
    <w:uiPriority w:val="99"/>
    <w:rsid w:val="003462D7"/>
    <w:pPr>
      <w:numPr>
        <w:numId w:val="13"/>
      </w:numPr>
    </w:pPr>
  </w:style>
  <w:style w:type="paragraph" w:customStyle="1" w:styleId="3">
    <w:name w:val="스타일 3"/>
    <w:basedOn w:val="a0"/>
    <w:rsid w:val="00ED7AB0"/>
    <w:pPr>
      <w:numPr>
        <w:ilvl w:val="2"/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5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92615">
              <w:marLeft w:val="0"/>
              <w:marRight w:val="0"/>
              <w:marTop w:val="21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220266">
                  <w:marLeft w:val="15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00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29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8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9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0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9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83484">
              <w:marLeft w:val="0"/>
              <w:marRight w:val="0"/>
              <w:marTop w:val="21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2262">
                  <w:marLeft w:val="15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1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37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0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9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6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2.xm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microsoft.com/office/2016/09/relationships/commentsIds" Target="commentsIds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51060;&#54840;&#54788;\Desktop\SOP%20Template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6EB085-2590-4723-9BD0-321819DC3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SOP Template</Template>
  <TotalTime>52</TotalTime>
  <Pages>17</Pages>
  <Words>1905</Words>
  <Characters>8093</Characters>
  <Application>Microsoft Office Word</Application>
  <DocSecurity>2</DocSecurity>
  <Lines>67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Approval Signatures</vt:lpstr>
    </vt:vector>
  </TitlesOfParts>
  <Company/>
  <LinksUpToDate>false</LinksUpToDate>
  <CharactersWithSpaces>9979</CharactersWithSpaces>
  <SharedDoc>false</SharedDoc>
  <HLinks>
    <vt:vector size="96" baseType="variant">
      <vt:variant>
        <vt:i4>1900592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_Toc12380222</vt:lpwstr>
      </vt:variant>
      <vt:variant>
        <vt:i4>1900592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_Toc12380222</vt:lpwstr>
      </vt:variant>
      <vt:variant>
        <vt:i4>1966128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_Toc12380221</vt:lpwstr>
      </vt:variant>
      <vt:variant>
        <vt:i4>2031664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_Toc12380220</vt:lpwstr>
      </vt:variant>
      <vt:variant>
        <vt:i4>1441843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_Toc12380219</vt:lpwstr>
      </vt:variant>
      <vt:variant>
        <vt:i4>1507379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_Toc12380218</vt:lpwstr>
      </vt:variant>
      <vt:variant>
        <vt:i4>1572915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_Toc12380217</vt:lpwstr>
      </vt:variant>
      <vt:variant>
        <vt:i4>1638451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_Toc12380216</vt:lpwstr>
      </vt:variant>
      <vt:variant>
        <vt:i4>1703987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_Toc12380215</vt:lpwstr>
      </vt:variant>
      <vt:variant>
        <vt:i4>1769523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_Toc12380214</vt:lpwstr>
      </vt:variant>
      <vt:variant>
        <vt:i4>1835059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_Toc12380213</vt:lpwstr>
      </vt:variant>
      <vt:variant>
        <vt:i4>1966131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_Toc12380211</vt:lpwstr>
      </vt:variant>
      <vt:variant>
        <vt:i4>2031667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_Toc12380210</vt:lpwstr>
      </vt:variant>
      <vt:variant>
        <vt:i4>1441842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_Toc12380209</vt:lpwstr>
      </vt:variant>
      <vt:variant>
        <vt:i4>1507378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_Toc12380208</vt:lpwstr>
      </vt:variant>
      <vt:variant>
        <vt:i4>1638450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_Toc12380206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Approval Signatures</dc:title>
  <dc:subject/>
  <dc:creator>QA</dc:creator>
  <cp:keywords/>
  <cp:lastModifiedBy>박수민</cp:lastModifiedBy>
  <cp:revision>7</cp:revision>
  <cp:lastPrinted>2019-12-20T02:13:00Z</cp:lastPrinted>
  <dcterms:created xsi:type="dcterms:W3CDTF">2025-04-03T13:19:00Z</dcterms:created>
  <dcterms:modified xsi:type="dcterms:W3CDTF">2025-04-03T14:17:00Z</dcterms:modified>
</cp:coreProperties>
</file>